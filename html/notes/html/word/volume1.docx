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180" w:rsidRPr="008F51A0" w:rsidRDefault="008F51A0" w:rsidP="008F51A0">
      <w:pPr>
        <w:pStyle w:val="Heading1"/>
        <w:jc w:val="center"/>
        <w:rPr>
          <w:rFonts w:ascii="Bookman Old Style" w:hAnsi="Bookman Old Style"/>
          <w:sz w:val="40"/>
          <w:szCs w:val="40"/>
        </w:rPr>
      </w:pPr>
      <w:r w:rsidRPr="008F51A0">
        <w:rPr>
          <w:rFonts w:ascii="Bookman Old Style" w:hAnsi="Bookman Old Style"/>
          <w:noProof/>
          <w:sz w:val="24"/>
          <w:szCs w:val="24"/>
        </w:rPr>
        <w:drawing>
          <wp:anchor distT="0" distB="0" distL="114300" distR="114300" simplePos="0" relativeHeight="251658240" behindDoc="0" locked="0" layoutInCell="1" allowOverlap="1" wp14:anchorId="26D55A07" wp14:editId="61EB97B5">
            <wp:simplePos x="0" y="0"/>
            <wp:positionH relativeFrom="margin">
              <wp:align>center</wp:align>
            </wp:positionH>
            <wp:positionV relativeFrom="paragraph">
              <wp:posOffset>523417</wp:posOffset>
            </wp:positionV>
            <wp:extent cx="2216150" cy="1554480"/>
            <wp:effectExtent l="0" t="0" r="0" b="7620"/>
            <wp:wrapTopAndBottom/>
            <wp:docPr id="1" name="Picture 1" descr="HTML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615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180" w:rsidRPr="008F51A0">
        <w:rPr>
          <w:rFonts w:ascii="Bookman Old Style" w:eastAsiaTheme="minorEastAsia" w:hAnsi="Bookman Old Style"/>
          <w:sz w:val="40"/>
          <w:szCs w:val="40"/>
          <w:lang w:eastAsia="zh-CN"/>
        </w:rPr>
        <w:t>H</w:t>
      </w:r>
      <w:r w:rsidRPr="008F51A0">
        <w:rPr>
          <w:rFonts w:ascii="Bookman Old Style" w:hAnsi="Bookman Old Style"/>
          <w:sz w:val="40"/>
          <w:szCs w:val="40"/>
        </w:rPr>
        <w:t>TML</w:t>
      </w:r>
    </w:p>
    <w:p w:rsidR="00F56180" w:rsidRPr="008F51A0" w:rsidRDefault="00F56180" w:rsidP="008F51A0">
      <w:pPr>
        <w:spacing w:line="360" w:lineRule="auto"/>
        <w:rPr>
          <w:rFonts w:ascii="Bookman Old Style" w:eastAsia="Times New Roman" w:hAnsi="Bookman Old Style" w:cs="Times New Roman"/>
          <w:sz w:val="24"/>
          <w:szCs w:val="24"/>
        </w:rPr>
      </w:pPr>
    </w:p>
    <w:p w:rsidR="00F56180" w:rsidRPr="008F51A0" w:rsidRDefault="00F56180" w:rsidP="008F51A0">
      <w:pPr>
        <w:numPr>
          <w:ilvl w:val="0"/>
          <w:numId w:val="1"/>
        </w:numPr>
        <w:shd w:val="clear" w:color="auto" w:fill="FFFFFF"/>
        <w:spacing w:line="360" w:lineRule="auto"/>
        <w:jc w:val="both"/>
        <w:rPr>
          <w:rFonts w:ascii="Bookman Old Style" w:hAnsi="Bookman Old Style" w:cs="Segoe UI"/>
          <w:color w:val="000000"/>
        </w:rPr>
      </w:pPr>
      <w:r w:rsidRPr="008F51A0">
        <w:rPr>
          <w:rFonts w:ascii="Bookman Old Style" w:hAnsi="Bookman Old Style" w:cs="Segoe UI"/>
          <w:color w:val="000000"/>
        </w:rPr>
        <w:t xml:space="preserve">HTML stands for </w:t>
      </w:r>
      <w:r w:rsidR="006216D3" w:rsidRPr="008F51A0">
        <w:rPr>
          <w:rFonts w:ascii="Bookman Old Style" w:hAnsi="Bookman Old Style" w:cs="Segoe UI"/>
          <w:color w:val="000000"/>
        </w:rPr>
        <w:t>Hypertext</w:t>
      </w:r>
      <w:r w:rsidRPr="008F51A0">
        <w:rPr>
          <w:rFonts w:ascii="Bookman Old Style" w:hAnsi="Bookman Old Style" w:cs="Segoe UI"/>
          <w:color w:val="000000"/>
        </w:rPr>
        <w:t xml:space="preserve"> Markup Language.</w:t>
      </w:r>
    </w:p>
    <w:p w:rsidR="00F56180" w:rsidRPr="008F51A0" w:rsidRDefault="00F56180" w:rsidP="008F51A0">
      <w:pPr>
        <w:numPr>
          <w:ilvl w:val="0"/>
          <w:numId w:val="1"/>
        </w:numPr>
        <w:shd w:val="clear" w:color="auto" w:fill="FFFFFF"/>
        <w:spacing w:line="360" w:lineRule="auto"/>
        <w:jc w:val="both"/>
        <w:rPr>
          <w:rFonts w:ascii="Bookman Old Style" w:hAnsi="Bookman Old Style" w:cs="Segoe UI"/>
          <w:color w:val="000000"/>
        </w:rPr>
      </w:pPr>
      <w:r w:rsidRPr="008F51A0">
        <w:rPr>
          <w:rFonts w:ascii="Bookman Old Style" w:hAnsi="Bookman Old Style" w:cs="Segoe UI"/>
          <w:color w:val="000000"/>
        </w:rPr>
        <w:t>HTML is used to create web page</w:t>
      </w:r>
      <w:bookmarkStart w:id="0" w:name="_GoBack"/>
      <w:bookmarkEnd w:id="0"/>
      <w:r w:rsidRPr="008F51A0">
        <w:rPr>
          <w:rFonts w:ascii="Bookman Old Style" w:hAnsi="Bookman Old Style" w:cs="Segoe UI"/>
          <w:color w:val="000000"/>
        </w:rPr>
        <w:t>s and web applications.</w:t>
      </w:r>
    </w:p>
    <w:p w:rsidR="00F56180" w:rsidRPr="008F51A0" w:rsidRDefault="00F56180" w:rsidP="008F51A0">
      <w:pPr>
        <w:numPr>
          <w:ilvl w:val="0"/>
          <w:numId w:val="1"/>
        </w:numPr>
        <w:shd w:val="clear" w:color="auto" w:fill="FFFFFF"/>
        <w:spacing w:line="360" w:lineRule="auto"/>
        <w:jc w:val="both"/>
        <w:rPr>
          <w:rFonts w:ascii="Bookman Old Style" w:hAnsi="Bookman Old Style" w:cs="Segoe UI"/>
          <w:color w:val="000000"/>
        </w:rPr>
      </w:pPr>
      <w:r w:rsidRPr="008F51A0">
        <w:rPr>
          <w:rFonts w:ascii="Bookman Old Style" w:hAnsi="Bookman Old Style" w:cs="Segoe UI"/>
          <w:color w:val="000000"/>
        </w:rPr>
        <w:t>HTML is widely used language on the web.</w:t>
      </w:r>
    </w:p>
    <w:p w:rsidR="00F56180" w:rsidRPr="008F51A0" w:rsidRDefault="00F56180" w:rsidP="008F51A0">
      <w:pPr>
        <w:numPr>
          <w:ilvl w:val="0"/>
          <w:numId w:val="1"/>
        </w:numPr>
        <w:shd w:val="clear" w:color="auto" w:fill="FFFFFF"/>
        <w:spacing w:line="360" w:lineRule="auto"/>
        <w:jc w:val="both"/>
        <w:rPr>
          <w:rFonts w:ascii="Bookman Old Style" w:hAnsi="Bookman Old Style" w:cs="Segoe UI"/>
          <w:color w:val="000000"/>
        </w:rPr>
      </w:pPr>
      <w:r w:rsidRPr="008F51A0">
        <w:rPr>
          <w:rFonts w:ascii="Bookman Old Style" w:hAnsi="Bookman Old Style" w:cs="Segoe UI"/>
          <w:color w:val="000000"/>
        </w:rPr>
        <w:t>We can create a static website by HTML only.</w:t>
      </w:r>
    </w:p>
    <w:p w:rsidR="00F56180" w:rsidRPr="008F51A0" w:rsidRDefault="00F56180" w:rsidP="008F51A0">
      <w:pPr>
        <w:numPr>
          <w:ilvl w:val="0"/>
          <w:numId w:val="1"/>
        </w:numPr>
        <w:shd w:val="clear" w:color="auto" w:fill="FFFFFF"/>
        <w:spacing w:line="360" w:lineRule="auto"/>
        <w:jc w:val="both"/>
        <w:rPr>
          <w:rFonts w:ascii="Bookman Old Style" w:hAnsi="Bookman Old Style" w:cs="Segoe UI"/>
          <w:color w:val="000000"/>
        </w:rPr>
      </w:pPr>
      <w:r w:rsidRPr="008F51A0">
        <w:rPr>
          <w:rFonts w:ascii="Bookman Old Style" w:hAnsi="Bookman Old Style" w:cs="Segoe UI"/>
          <w:color w:val="000000"/>
        </w:rPr>
        <w:t>Technically, HTML is a Markup language rather than a programming language.</w:t>
      </w:r>
    </w:p>
    <w:p w:rsidR="00A93FB1" w:rsidRPr="008F51A0" w:rsidRDefault="00A93FB1" w:rsidP="008F51A0">
      <w:pPr>
        <w:pStyle w:val="Heading1"/>
        <w:shd w:val="clear" w:color="auto" w:fill="FFFFFF"/>
        <w:spacing w:before="0" w:beforeAutospacing="0" w:after="160" w:afterAutospacing="0" w:line="360" w:lineRule="auto"/>
        <w:jc w:val="both"/>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What is HTML</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HTML is an acronym which stands for </w:t>
      </w:r>
      <w:r w:rsidRPr="008F51A0">
        <w:rPr>
          <w:rStyle w:val="Strong"/>
          <w:rFonts w:ascii="Bookman Old Style" w:hAnsi="Bookman Old Style" w:cs="Segoe UI"/>
          <w:color w:val="333333"/>
        </w:rPr>
        <w:t>Hyper Text Markup Language</w:t>
      </w:r>
      <w:r w:rsidRPr="008F51A0">
        <w:rPr>
          <w:rFonts w:ascii="Bookman Old Style" w:hAnsi="Bookman Old Style" w:cs="Segoe UI"/>
          <w:color w:val="333333"/>
        </w:rPr>
        <w:t> which is used for creating web pages and web applications. Let's see what is meant by Hypertext Markup Language, and Web page.</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Hyper Text:</w:t>
      </w:r>
      <w:r w:rsidRPr="008F51A0">
        <w:rPr>
          <w:rFonts w:ascii="Bookman Old Style" w:hAnsi="Bookman Old Style" w:cs="Segoe UI"/>
          <w:color w:val="333333"/>
        </w:rPr>
        <w:t> HyperText simply means "Text within Text." A text has a link within it, is a hypertext. Whenever you click on a link which brings you to a new webpage, you have clicked on a hypertext. HyperText is a way to link two or more web pages (HTML documents) with each other.</w:t>
      </w:r>
    </w:p>
    <w:p w:rsidR="00F56180"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Markup language:</w:t>
      </w:r>
      <w:r w:rsidRPr="008F51A0">
        <w:rPr>
          <w:rFonts w:ascii="Bookman Old Style" w:hAnsi="Bookman Old Style" w:cs="Segoe UI"/>
          <w:color w:val="333333"/>
        </w:rPr>
        <w:t> A markup language is a computer language that is used to apply layout and formatting conventions to a text document. Markup language makes text more interactive and dynamic. It can turn text into images, tables, links, etc.</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Web Page:</w:t>
      </w:r>
      <w:r w:rsidRPr="008F51A0">
        <w:rPr>
          <w:rFonts w:ascii="Bookman Old Style" w:eastAsia="Times New Roman" w:hAnsi="Bookman Old Style" w:cs="Segoe UI"/>
          <w:color w:val="333333"/>
          <w:sz w:val="24"/>
          <w:szCs w:val="24"/>
        </w:rPr>
        <w:t> A web page is a document which is commonly written in HTML and translated by a web browser. A web page can be identified by entering an URL. A Web page can be of the static or dynamic type. </w:t>
      </w:r>
      <w:r w:rsidRPr="008F51A0">
        <w:rPr>
          <w:rFonts w:ascii="Bookman Old Style" w:eastAsia="Times New Roman" w:hAnsi="Bookman Old Style" w:cs="Segoe UI"/>
          <w:b/>
          <w:bCs/>
          <w:color w:val="333333"/>
          <w:sz w:val="24"/>
          <w:szCs w:val="24"/>
        </w:rPr>
        <w:t>With the help of HTML only, we can create static web pages</w:t>
      </w:r>
      <w:r w:rsidRPr="008F51A0">
        <w:rPr>
          <w:rFonts w:ascii="Bookman Old Style" w:eastAsia="Times New Roman" w:hAnsi="Bookman Old Style" w:cs="Segoe UI"/>
          <w:color w:val="333333"/>
          <w:sz w:val="24"/>
          <w:szCs w:val="24"/>
        </w:rPr>
        <w:t>.</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sz w:val="24"/>
          <w:szCs w:val="24"/>
        </w:rPr>
        <w:lastRenderedPageBreak/>
        <w:t>Hence, HTML is a markup language which is used for creating attractive web pages with the help of styling, and which looks in a nice format on a web browser. An HTML document is made of many HTML tags and each HTML tag contains different content.</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Let's see a simple example of HTML.</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sz w:val="24"/>
          <w:szCs w:val="24"/>
          <w:bdr w:val="none" w:sz="0" w:space="0" w:color="auto" w:frame="1"/>
        </w:rPr>
        <w:t>&lt;!DOCTYPE</w:t>
      </w:r>
      <w:r w:rsidRPr="008F51A0">
        <w:rPr>
          <w:rFonts w:ascii="Bookman Old Style" w:eastAsia="Times New Roman" w:hAnsi="Bookman Old Style" w:cs="Segoe UI"/>
          <w:b/>
          <w:bCs/>
          <w:color w:val="006699"/>
          <w:sz w:val="24"/>
          <w:szCs w:val="24"/>
          <w:bdr w:val="none" w:sz="0" w:space="0" w:color="auto" w:frame="1"/>
        </w:rPr>
        <w:t>&gt;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&lt;html&gt;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&lt;head&gt;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&lt;title&gt;</w:t>
      </w:r>
      <w:r w:rsidRPr="008F51A0">
        <w:rPr>
          <w:rFonts w:ascii="Bookman Old Style" w:eastAsia="Times New Roman" w:hAnsi="Bookman Old Style" w:cs="Segoe UI"/>
          <w:color w:val="000000"/>
          <w:sz w:val="24"/>
          <w:szCs w:val="24"/>
          <w:bdr w:val="none" w:sz="0" w:space="0" w:color="auto" w:frame="1"/>
        </w:rPr>
        <w:t>Web page title</w:t>
      </w:r>
      <w:r w:rsidRPr="008F51A0">
        <w:rPr>
          <w:rFonts w:ascii="Bookman Old Style" w:eastAsia="Times New Roman" w:hAnsi="Bookman Old Style" w:cs="Segoe UI"/>
          <w:b/>
          <w:bCs/>
          <w:color w:val="006699"/>
          <w:sz w:val="24"/>
          <w:szCs w:val="24"/>
          <w:bdr w:val="none" w:sz="0" w:space="0" w:color="auto" w:frame="1"/>
        </w:rPr>
        <w:t>&lt;/title&gt;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&lt;/head&gt;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&lt;body&gt;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&lt;h1&gt;</w:t>
      </w:r>
      <w:r w:rsidRPr="008F51A0">
        <w:rPr>
          <w:rFonts w:ascii="Bookman Old Style" w:eastAsia="Times New Roman" w:hAnsi="Bookman Old Style" w:cs="Segoe UI"/>
          <w:color w:val="000000"/>
          <w:sz w:val="24"/>
          <w:szCs w:val="24"/>
          <w:bdr w:val="none" w:sz="0" w:space="0" w:color="auto" w:frame="1"/>
        </w:rPr>
        <w:t>Write Your First Heading</w:t>
      </w:r>
      <w:r w:rsidRPr="008F51A0">
        <w:rPr>
          <w:rFonts w:ascii="Bookman Old Style" w:eastAsia="Times New Roman" w:hAnsi="Bookman Old Style" w:cs="Segoe UI"/>
          <w:b/>
          <w:bCs/>
          <w:color w:val="006699"/>
          <w:sz w:val="24"/>
          <w:szCs w:val="24"/>
          <w:bdr w:val="none" w:sz="0" w:space="0" w:color="auto" w:frame="1"/>
        </w:rPr>
        <w:t>&lt;/h1&gt;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&lt;p&gt;</w:t>
      </w:r>
      <w:r w:rsidRPr="008F51A0">
        <w:rPr>
          <w:rFonts w:ascii="Bookman Old Style" w:eastAsia="Times New Roman" w:hAnsi="Bookman Old Style" w:cs="Segoe UI"/>
          <w:color w:val="000000"/>
          <w:sz w:val="24"/>
          <w:szCs w:val="24"/>
          <w:bdr w:val="none" w:sz="0" w:space="0" w:color="auto" w:frame="1"/>
        </w:rPr>
        <w:t>Write Your First Paragraph.</w:t>
      </w:r>
      <w:r w:rsidRPr="008F51A0">
        <w:rPr>
          <w:rFonts w:ascii="Bookman Old Style" w:eastAsia="Times New Roman" w:hAnsi="Bookman Old Style" w:cs="Segoe UI"/>
          <w:b/>
          <w:bCs/>
          <w:color w:val="006699"/>
          <w:sz w:val="24"/>
          <w:szCs w:val="24"/>
          <w:bdr w:val="none" w:sz="0" w:space="0" w:color="auto" w:frame="1"/>
        </w:rPr>
        <w:t>&lt;/p&gt;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&lt;/body&gt;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6216D3">
      <w:pPr>
        <w:numPr>
          <w:ilvl w:val="0"/>
          <w:numId w:val="2"/>
        </w:numPr>
        <w:spacing w:line="360" w:lineRule="auto"/>
        <w:ind w:left="0"/>
        <w:jc w:val="both"/>
        <w:rPr>
          <w:rFonts w:ascii="Bookman Old Style" w:eastAsia="Times New Roman" w:hAnsi="Bookman Old Style" w:cs="Segoe UI"/>
          <w:color w:val="000000"/>
          <w:sz w:val="24"/>
          <w:szCs w:val="24"/>
        </w:rPr>
      </w:pPr>
      <w:r w:rsidRPr="008F51A0">
        <w:rPr>
          <w:rFonts w:ascii="Bookman Old Style" w:eastAsia="Times New Roman" w:hAnsi="Bookman Old Style" w:cs="Segoe UI"/>
          <w:b/>
          <w:bCs/>
          <w:color w:val="006699"/>
          <w:sz w:val="24"/>
          <w:szCs w:val="24"/>
          <w:bdr w:val="none" w:sz="0" w:space="0" w:color="auto" w:frame="1"/>
        </w:rPr>
        <w:t>&lt;/html&gt;</w:t>
      </w:r>
      <w:r w:rsidRPr="008F51A0">
        <w:rPr>
          <w:rFonts w:ascii="Bookman Old Style" w:eastAsia="Times New Roman" w:hAnsi="Bookman Old Style" w:cs="Segoe UI"/>
          <w:color w:val="000000"/>
          <w:sz w:val="24"/>
          <w:szCs w:val="24"/>
          <w:bdr w:val="none" w:sz="0" w:space="0" w:color="auto" w:frame="1"/>
        </w:rPr>
        <w:t>  </w:t>
      </w:r>
    </w:p>
    <w:p w:rsidR="00A93FB1" w:rsidRPr="008F51A0" w:rsidRDefault="00A93FB1" w:rsidP="008F51A0">
      <w:pPr>
        <w:pStyle w:val="Heading2"/>
        <w:shd w:val="clear" w:color="auto" w:fill="FFFFFF"/>
        <w:spacing w:before="0" w:after="160" w:line="360" w:lineRule="auto"/>
        <w:jc w:val="both"/>
        <w:rPr>
          <w:rFonts w:ascii="Bookman Old Style" w:hAnsi="Bookman Old Style" w:cs="Helvetica"/>
          <w:color w:val="610B38"/>
          <w:sz w:val="38"/>
          <w:szCs w:val="38"/>
        </w:rPr>
      </w:pPr>
      <w:r w:rsidRPr="008F51A0">
        <w:rPr>
          <w:rFonts w:ascii="Bookman Old Style" w:hAnsi="Bookman Old Style" w:cs="Helvetica"/>
          <w:b/>
          <w:bCs/>
          <w:color w:val="610B38"/>
          <w:sz w:val="38"/>
          <w:szCs w:val="38"/>
        </w:rPr>
        <w:t>Description of HTML Example</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proofErr w:type="gramStart"/>
      <w:r w:rsidRPr="008F51A0">
        <w:rPr>
          <w:rStyle w:val="Strong"/>
          <w:rFonts w:ascii="Bookman Old Style" w:hAnsi="Bookman Old Style" w:cs="Segoe UI"/>
          <w:color w:val="333333"/>
        </w:rPr>
        <w:t>&lt;!DOCTYPE</w:t>
      </w:r>
      <w:proofErr w:type="gramEnd"/>
      <w:r w:rsidRPr="008F51A0">
        <w:rPr>
          <w:rStyle w:val="Strong"/>
          <w:rFonts w:ascii="Bookman Old Style" w:hAnsi="Bookman Old Style" w:cs="Segoe UI"/>
          <w:color w:val="333333"/>
        </w:rPr>
        <w:t>&gt;:</w:t>
      </w:r>
      <w:r w:rsidRPr="008F51A0">
        <w:rPr>
          <w:rFonts w:ascii="Bookman Old Style" w:hAnsi="Bookman Old Style" w:cs="Segoe UI"/>
          <w:color w:val="333333"/>
        </w:rPr>
        <w:t> It defines the document type or it instruct the browser about the version of HTML.</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&lt;</w:t>
      </w:r>
      <w:proofErr w:type="gramStart"/>
      <w:r w:rsidRPr="008F51A0">
        <w:rPr>
          <w:rStyle w:val="Strong"/>
          <w:rFonts w:ascii="Bookman Old Style" w:hAnsi="Bookman Old Style" w:cs="Segoe UI"/>
          <w:color w:val="333333"/>
        </w:rPr>
        <w:t>html</w:t>
      </w:r>
      <w:proofErr w:type="gramEnd"/>
      <w:r w:rsidRPr="008F51A0">
        <w:rPr>
          <w:rStyle w:val="Strong"/>
          <w:rFonts w:ascii="Bookman Old Style" w:hAnsi="Bookman Old Style" w:cs="Segoe UI"/>
          <w:color w:val="333333"/>
        </w:rPr>
        <w:t xml:space="preserve"> &gt;</w:t>
      </w:r>
      <w:r w:rsidRPr="008F51A0">
        <w:rPr>
          <w:rFonts w:ascii="Bookman Old Style" w:hAnsi="Bookman Old Style" w:cs="Segoe UI"/>
          <w:color w:val="333333"/>
        </w:rPr>
        <w:t xml:space="preserve"> :This tag informs the browser that it is an HTML document. Text between html </w:t>
      </w:r>
      <w:proofErr w:type="gramStart"/>
      <w:r w:rsidRPr="008F51A0">
        <w:rPr>
          <w:rFonts w:ascii="Bookman Old Style" w:hAnsi="Bookman Old Style" w:cs="Segoe UI"/>
          <w:color w:val="333333"/>
        </w:rPr>
        <w:t>tag</w:t>
      </w:r>
      <w:proofErr w:type="gramEnd"/>
      <w:r w:rsidRPr="008F51A0">
        <w:rPr>
          <w:rFonts w:ascii="Bookman Old Style" w:hAnsi="Bookman Old Style" w:cs="Segoe UI"/>
          <w:color w:val="333333"/>
        </w:rPr>
        <w:t xml:space="preserve"> describes the web document. It is a container for all other elements of HTML except &lt;</w:t>
      </w:r>
      <w:proofErr w:type="gramStart"/>
      <w:r w:rsidRPr="008F51A0">
        <w:rPr>
          <w:rFonts w:ascii="Bookman Old Style" w:hAnsi="Bookman Old Style" w:cs="Segoe UI"/>
          <w:color w:val="333333"/>
        </w:rPr>
        <w:t>!DOCTYPE</w:t>
      </w:r>
      <w:proofErr w:type="gramEnd"/>
      <w:r w:rsidRPr="008F51A0">
        <w:rPr>
          <w:rFonts w:ascii="Bookman Old Style" w:hAnsi="Bookman Old Style" w:cs="Segoe UI"/>
          <w:color w:val="333333"/>
        </w:rPr>
        <w:t>&gt;</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&lt;</w:t>
      </w:r>
      <w:proofErr w:type="gramStart"/>
      <w:r w:rsidRPr="008F51A0">
        <w:rPr>
          <w:rFonts w:ascii="Bookman Old Style" w:eastAsia="Times New Roman" w:hAnsi="Bookman Old Style" w:cs="Segoe UI"/>
          <w:b/>
          <w:bCs/>
          <w:color w:val="333333"/>
          <w:sz w:val="24"/>
          <w:szCs w:val="24"/>
        </w:rPr>
        <w:t>head</w:t>
      </w:r>
      <w:proofErr w:type="gramEnd"/>
      <w:r w:rsidRPr="008F51A0">
        <w:rPr>
          <w:rFonts w:ascii="Bookman Old Style" w:eastAsia="Times New Roman" w:hAnsi="Bookman Old Style" w:cs="Segoe UI"/>
          <w:b/>
          <w:bCs/>
          <w:color w:val="333333"/>
          <w:sz w:val="24"/>
          <w:szCs w:val="24"/>
        </w:rPr>
        <w:t>&gt;:</w:t>
      </w:r>
      <w:r w:rsidRPr="008F51A0">
        <w:rPr>
          <w:rFonts w:ascii="Bookman Old Style" w:eastAsia="Times New Roman" w:hAnsi="Bookman Old Style" w:cs="Segoe UI"/>
          <w:color w:val="333333"/>
          <w:sz w:val="24"/>
          <w:szCs w:val="24"/>
        </w:rPr>
        <w:t> It should be the first element inside the &lt;html&gt; element, which contains the metadata(information about the document). It must be closed before the body tag opens.</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&lt;</w:t>
      </w:r>
      <w:proofErr w:type="gramStart"/>
      <w:r w:rsidRPr="008F51A0">
        <w:rPr>
          <w:rFonts w:ascii="Bookman Old Style" w:eastAsia="Times New Roman" w:hAnsi="Bookman Old Style" w:cs="Segoe UI"/>
          <w:b/>
          <w:bCs/>
          <w:color w:val="333333"/>
          <w:sz w:val="24"/>
          <w:szCs w:val="24"/>
        </w:rPr>
        <w:t>title</w:t>
      </w:r>
      <w:proofErr w:type="gramEnd"/>
      <w:r w:rsidRPr="008F51A0">
        <w:rPr>
          <w:rFonts w:ascii="Bookman Old Style" w:eastAsia="Times New Roman" w:hAnsi="Bookman Old Style" w:cs="Segoe UI"/>
          <w:b/>
          <w:bCs/>
          <w:color w:val="333333"/>
          <w:sz w:val="24"/>
          <w:szCs w:val="24"/>
        </w:rPr>
        <w:t>&gt;:</w:t>
      </w:r>
      <w:r w:rsidRPr="008F51A0">
        <w:rPr>
          <w:rFonts w:ascii="Bookman Old Style" w:eastAsia="Times New Roman" w:hAnsi="Bookman Old Style" w:cs="Segoe UI"/>
          <w:color w:val="333333"/>
          <w:sz w:val="24"/>
          <w:szCs w:val="24"/>
        </w:rPr>
        <w:t> As its name suggested, it is used to add title of that HTML page which appears at the top of the browser window. It must be placed inside the head tag and should close immediately. (Optional)</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lastRenderedPageBreak/>
        <w:t>&lt;</w:t>
      </w:r>
      <w:proofErr w:type="gramStart"/>
      <w:r w:rsidRPr="008F51A0">
        <w:rPr>
          <w:rFonts w:ascii="Bookman Old Style" w:eastAsia="Times New Roman" w:hAnsi="Bookman Old Style" w:cs="Segoe UI"/>
          <w:b/>
          <w:bCs/>
          <w:color w:val="333333"/>
          <w:sz w:val="24"/>
          <w:szCs w:val="24"/>
        </w:rPr>
        <w:t>body</w:t>
      </w:r>
      <w:proofErr w:type="gramEnd"/>
      <w:r w:rsidRPr="008F51A0">
        <w:rPr>
          <w:rFonts w:ascii="Bookman Old Style" w:eastAsia="Times New Roman" w:hAnsi="Bookman Old Style" w:cs="Segoe UI"/>
          <w:b/>
          <w:bCs/>
          <w:color w:val="333333"/>
          <w:sz w:val="24"/>
          <w:szCs w:val="24"/>
        </w:rPr>
        <w:t>&gt; </w:t>
      </w:r>
      <w:r w:rsidRPr="008F51A0">
        <w:rPr>
          <w:rFonts w:ascii="Bookman Old Style" w:eastAsia="Times New Roman" w:hAnsi="Bookman Old Style" w:cs="Segoe UI"/>
          <w:color w:val="333333"/>
          <w:sz w:val="24"/>
          <w:szCs w:val="24"/>
        </w:rPr>
        <w:t>: Text between body tag describes the body content of the page that is visible to the end user. This tag contains the main content of the HTML document.</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&lt;h1</w:t>
      </w:r>
      <w:proofErr w:type="gramStart"/>
      <w:r w:rsidRPr="008F51A0">
        <w:rPr>
          <w:rFonts w:ascii="Bookman Old Style" w:eastAsia="Times New Roman" w:hAnsi="Bookman Old Style" w:cs="Segoe UI"/>
          <w:b/>
          <w:bCs/>
          <w:color w:val="333333"/>
          <w:sz w:val="24"/>
          <w:szCs w:val="24"/>
        </w:rPr>
        <w:t>&gt;</w:t>
      </w:r>
      <w:r w:rsidRPr="008F51A0">
        <w:rPr>
          <w:rFonts w:ascii="Bookman Old Style" w:eastAsia="Times New Roman" w:hAnsi="Bookman Old Style" w:cs="Segoe UI"/>
          <w:color w:val="333333"/>
          <w:sz w:val="24"/>
          <w:szCs w:val="24"/>
        </w:rPr>
        <w:t> :</w:t>
      </w:r>
      <w:proofErr w:type="gramEnd"/>
      <w:r w:rsidRPr="008F51A0">
        <w:rPr>
          <w:rFonts w:ascii="Bookman Old Style" w:eastAsia="Times New Roman" w:hAnsi="Bookman Old Style" w:cs="Segoe UI"/>
          <w:color w:val="333333"/>
          <w:sz w:val="24"/>
          <w:szCs w:val="24"/>
        </w:rPr>
        <w:t xml:space="preserve"> Text between &lt;h1&gt; tag describes the first level heading of the webpage.</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&lt;p</w:t>
      </w:r>
      <w:proofErr w:type="gramStart"/>
      <w:r w:rsidRPr="008F51A0">
        <w:rPr>
          <w:rFonts w:ascii="Bookman Old Style" w:eastAsia="Times New Roman" w:hAnsi="Bookman Old Style" w:cs="Segoe UI"/>
          <w:b/>
          <w:bCs/>
          <w:color w:val="333333"/>
          <w:sz w:val="24"/>
          <w:szCs w:val="24"/>
        </w:rPr>
        <w:t>&gt; </w:t>
      </w:r>
      <w:r w:rsidRPr="008F51A0">
        <w:rPr>
          <w:rFonts w:ascii="Bookman Old Style" w:eastAsia="Times New Roman" w:hAnsi="Bookman Old Style" w:cs="Segoe UI"/>
          <w:color w:val="333333"/>
          <w:sz w:val="24"/>
          <w:szCs w:val="24"/>
        </w:rPr>
        <w:t>:</w:t>
      </w:r>
      <w:proofErr w:type="gramEnd"/>
      <w:r w:rsidRPr="008F51A0">
        <w:rPr>
          <w:rFonts w:ascii="Bookman Old Style" w:eastAsia="Times New Roman" w:hAnsi="Bookman Old Style" w:cs="Segoe UI"/>
          <w:color w:val="333333"/>
          <w:sz w:val="24"/>
          <w:szCs w:val="24"/>
        </w:rPr>
        <w:t xml:space="preserve"> Text between &lt;p&gt; tag describes the paragraph of the webpage.</w:t>
      </w:r>
    </w:p>
    <w:p w:rsidR="00A93FB1" w:rsidRPr="008F51A0" w:rsidRDefault="00A93FB1" w:rsidP="008F51A0">
      <w:pPr>
        <w:pStyle w:val="Heading2"/>
        <w:shd w:val="clear" w:color="auto" w:fill="FFFFFF"/>
        <w:spacing w:before="0" w:after="160" w:line="360" w:lineRule="auto"/>
        <w:jc w:val="both"/>
        <w:rPr>
          <w:rFonts w:ascii="Bookman Old Style" w:hAnsi="Bookman Old Style" w:cs="Helvetica"/>
          <w:color w:val="610B38"/>
          <w:sz w:val="38"/>
          <w:szCs w:val="38"/>
        </w:rPr>
      </w:pPr>
      <w:r w:rsidRPr="008F51A0">
        <w:rPr>
          <w:rFonts w:ascii="Bookman Old Style" w:hAnsi="Bookman Old Style" w:cs="Helvetica"/>
          <w:b/>
          <w:bCs/>
          <w:color w:val="610B38"/>
          <w:sz w:val="38"/>
          <w:szCs w:val="38"/>
        </w:rPr>
        <w:t>Brief History of HTML</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 xml:space="preserve">In the late </w:t>
      </w:r>
      <w:proofErr w:type="gramStart"/>
      <w:r w:rsidRPr="008F51A0">
        <w:rPr>
          <w:rFonts w:ascii="Bookman Old Style" w:hAnsi="Bookman Old Style" w:cs="Segoe UI"/>
          <w:color w:val="333333"/>
        </w:rPr>
        <w:t>1980's ,</w:t>
      </w:r>
      <w:proofErr w:type="gramEnd"/>
      <w:r w:rsidRPr="008F51A0">
        <w:rPr>
          <w:rFonts w:ascii="Bookman Old Style" w:hAnsi="Bookman Old Style" w:cs="Segoe UI"/>
          <w:color w:val="333333"/>
        </w:rPr>
        <w:t xml:space="preserve"> a physicist, Tim Berners-Lee who was a contractor at CERN, proposed a system for CERN researchers. In 1989, he wrote a memo proposing an internet based hypertext system.</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Tim Berners-Lee</w:t>
      </w:r>
      <w:r w:rsidRPr="008F51A0">
        <w:rPr>
          <w:rFonts w:ascii="Bookman Old Style" w:hAnsi="Bookman Old Style" w:cs="Segoe UI"/>
          <w:color w:val="333333"/>
        </w:rPr>
        <w:t> is known as the father of HTML. The first available description of HTML was a document called "HTML Tags" proposed by Tim in late 1991. The latest version of HTML is HTML5, which we will learn later in this tutorial.</w:t>
      </w:r>
    </w:p>
    <w:p w:rsidR="00A93FB1" w:rsidRPr="008F51A0" w:rsidRDefault="00A93FB1" w:rsidP="008F51A0">
      <w:pPr>
        <w:pStyle w:val="Heading2"/>
        <w:shd w:val="clear" w:color="auto" w:fill="FFFFFF"/>
        <w:spacing w:before="0" w:after="160" w:line="360" w:lineRule="auto"/>
        <w:jc w:val="both"/>
        <w:rPr>
          <w:rFonts w:ascii="Bookman Old Style" w:hAnsi="Bookman Old Style" w:cs="Helvetica"/>
          <w:color w:val="610B38"/>
          <w:sz w:val="38"/>
          <w:szCs w:val="38"/>
        </w:rPr>
      </w:pPr>
      <w:r w:rsidRPr="008F51A0">
        <w:rPr>
          <w:rFonts w:ascii="Bookman Old Style" w:hAnsi="Bookman Old Style" w:cs="Helvetica"/>
          <w:b/>
          <w:bCs/>
          <w:color w:val="610B38"/>
          <w:sz w:val="38"/>
          <w:szCs w:val="38"/>
        </w:rPr>
        <w:t>HTML Versions</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Since the time HTML was invented there are lots of HTML versions in market, the brief introduction about the HTML version is given below:</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HTML 1.0:</w:t>
      </w:r>
      <w:r w:rsidRPr="008F51A0">
        <w:rPr>
          <w:rFonts w:ascii="Bookman Old Style" w:hAnsi="Bookman Old Style" w:cs="Segoe UI"/>
          <w:color w:val="333333"/>
        </w:rPr>
        <w:t> The first version of HTML was 1.0, which was the barebones version of HTML language, and it was released in1991.</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HTML 2.0:</w:t>
      </w:r>
      <w:r w:rsidRPr="008F51A0">
        <w:rPr>
          <w:rFonts w:ascii="Bookman Old Style" w:hAnsi="Bookman Old Style" w:cs="Segoe UI"/>
          <w:color w:val="333333"/>
        </w:rPr>
        <w:t> This was the next version which was released in 1995, and it was standard language version for website design. HTML 2.0 was able to support extra features such as form-based file upload, form elements such as text box, option button, etc.</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Style w:val="Strong"/>
          <w:rFonts w:ascii="Bookman Old Style" w:hAnsi="Bookman Old Style" w:cs="Segoe UI"/>
          <w:color w:val="333333"/>
        </w:rPr>
        <w:t>HTML 3.2:</w:t>
      </w:r>
      <w:r w:rsidRPr="008F51A0">
        <w:rPr>
          <w:rFonts w:ascii="Bookman Old Style" w:hAnsi="Bookman Old Style" w:cs="Segoe UI"/>
          <w:color w:val="333333"/>
        </w:rPr>
        <w:t> HTML 3.2 version was published by W3C in early 1997. This version was capable of creating tables and providing support for extra options for form elements. It can also support a web page with complex mathematical equations. It became an official standard for any browser till January 1997. Today it is practically supported by most of the browsers.</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b/>
          <w:bCs/>
          <w:color w:val="333333"/>
          <w:sz w:val="24"/>
          <w:szCs w:val="24"/>
        </w:rPr>
        <w:t>HTML 4.01:</w:t>
      </w:r>
      <w:r w:rsidRPr="008F51A0">
        <w:rPr>
          <w:rFonts w:ascii="Bookman Old Style" w:eastAsia="Times New Roman" w:hAnsi="Bookman Old Style" w:cs="Segoe UI"/>
          <w:color w:val="333333"/>
          <w:sz w:val="24"/>
          <w:szCs w:val="24"/>
        </w:rPr>
        <w:t> HTML 4.01 version was released on December 1999, and it is a very stable version of HTML language. This version is the current official standard, and it provides added support for stylesheets (CSS) and scripting ability for various multimedia elements.</w:t>
      </w:r>
    </w:p>
    <w:p w:rsidR="00A93FB1" w:rsidRPr="008F51A0" w:rsidRDefault="00A93FB1" w:rsidP="008F51A0">
      <w:pPr>
        <w:shd w:val="clear" w:color="auto" w:fill="FFFFFF"/>
        <w:spacing w:line="360" w:lineRule="auto"/>
        <w:jc w:val="both"/>
        <w:rPr>
          <w:rFonts w:ascii="Bookman Old Style" w:eastAsia="Times New Roman" w:hAnsi="Bookman Old Style" w:cs="Segoe UI"/>
          <w:color w:val="333333"/>
          <w:sz w:val="24"/>
          <w:szCs w:val="24"/>
        </w:rPr>
      </w:pPr>
      <w:proofErr w:type="gramStart"/>
      <w:r w:rsidRPr="008F51A0">
        <w:rPr>
          <w:rFonts w:ascii="Bookman Old Style" w:eastAsia="Times New Roman" w:hAnsi="Bookman Old Style" w:cs="Segoe UI"/>
          <w:b/>
          <w:bCs/>
          <w:color w:val="333333"/>
          <w:sz w:val="24"/>
          <w:szCs w:val="24"/>
        </w:rPr>
        <w:lastRenderedPageBreak/>
        <w:t>HTML5 :</w:t>
      </w:r>
      <w:proofErr w:type="gramEnd"/>
      <w:r w:rsidRPr="008F51A0">
        <w:rPr>
          <w:rFonts w:ascii="Bookman Old Style" w:eastAsia="Times New Roman" w:hAnsi="Bookman Old Style" w:cs="Segoe UI"/>
          <w:color w:val="333333"/>
          <w:sz w:val="24"/>
          <w:szCs w:val="24"/>
        </w:rPr>
        <w:t> HTML5 is the newest version of HyperText Markup language. The first draft of this version was announced in January 2008. There are two major organizations one is W3C (World Wide Web Consortium), and another one is WHATWG( Web Hypertext Application Technology Working Group) which are involved in the development of HTML 5 version, and still, it is under development.</w:t>
      </w:r>
    </w:p>
    <w:p w:rsidR="00A93FB1" w:rsidRPr="008F51A0" w:rsidRDefault="00A93FB1" w:rsidP="008F51A0">
      <w:pPr>
        <w:pStyle w:val="Heading2"/>
        <w:shd w:val="clear" w:color="auto" w:fill="FFFFFF"/>
        <w:spacing w:before="0" w:after="160" w:line="360" w:lineRule="auto"/>
        <w:jc w:val="both"/>
        <w:rPr>
          <w:rFonts w:ascii="Bookman Old Style" w:hAnsi="Bookman Old Style" w:cs="Helvetica"/>
          <w:color w:val="610B38"/>
          <w:sz w:val="38"/>
          <w:szCs w:val="38"/>
        </w:rPr>
      </w:pPr>
      <w:r w:rsidRPr="008F51A0">
        <w:rPr>
          <w:rFonts w:ascii="Bookman Old Style" w:hAnsi="Bookman Old Style" w:cs="Helvetica"/>
          <w:b/>
          <w:bCs/>
          <w:color w:val="610B38"/>
          <w:sz w:val="38"/>
          <w:szCs w:val="38"/>
        </w:rPr>
        <w:t>Features of HTML</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1) It is a very </w:t>
      </w:r>
      <w:r w:rsidRPr="008F51A0">
        <w:rPr>
          <w:rStyle w:val="Strong"/>
          <w:rFonts w:ascii="Bookman Old Style" w:hAnsi="Bookman Old Style" w:cs="Segoe UI"/>
          <w:color w:val="333333"/>
        </w:rPr>
        <w:t>easy and simple language</w:t>
      </w:r>
      <w:r w:rsidRPr="008F51A0">
        <w:rPr>
          <w:rFonts w:ascii="Bookman Old Style" w:hAnsi="Bookman Old Style" w:cs="Segoe UI"/>
          <w:color w:val="333333"/>
        </w:rPr>
        <w:t>. It can be easily understood and modified.</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2) It is very easy to make an </w:t>
      </w:r>
      <w:r w:rsidRPr="008F51A0">
        <w:rPr>
          <w:rStyle w:val="Strong"/>
          <w:rFonts w:ascii="Bookman Old Style" w:hAnsi="Bookman Old Style" w:cs="Segoe UI"/>
          <w:color w:val="333333"/>
        </w:rPr>
        <w:t>effective presentation</w:t>
      </w:r>
      <w:r w:rsidRPr="008F51A0">
        <w:rPr>
          <w:rFonts w:ascii="Bookman Old Style" w:hAnsi="Bookman Old Style" w:cs="Segoe UI"/>
          <w:color w:val="333333"/>
        </w:rPr>
        <w:t> with HTML because it has a lot of formatting tags.</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3) It is a </w:t>
      </w:r>
      <w:r w:rsidRPr="008F51A0">
        <w:rPr>
          <w:rStyle w:val="Strong"/>
          <w:rFonts w:ascii="Bookman Old Style" w:hAnsi="Bookman Old Style" w:cs="Segoe UI"/>
          <w:color w:val="333333"/>
        </w:rPr>
        <w:t>markup language</w:t>
      </w:r>
      <w:r w:rsidRPr="008F51A0">
        <w:rPr>
          <w:rFonts w:ascii="Bookman Old Style" w:hAnsi="Bookman Old Style" w:cs="Segoe UI"/>
          <w:color w:val="333333"/>
        </w:rPr>
        <w:t>, so it provides a flexible way to design web pages along with the text.</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4) It facilitates programmers to add a </w:t>
      </w:r>
      <w:r w:rsidRPr="008F51A0">
        <w:rPr>
          <w:rStyle w:val="Strong"/>
          <w:rFonts w:ascii="Bookman Old Style" w:hAnsi="Bookman Old Style" w:cs="Segoe UI"/>
          <w:color w:val="333333"/>
        </w:rPr>
        <w:t>link</w:t>
      </w:r>
      <w:r w:rsidRPr="008F51A0">
        <w:rPr>
          <w:rFonts w:ascii="Bookman Old Style" w:hAnsi="Bookman Old Style" w:cs="Segoe UI"/>
          <w:color w:val="333333"/>
        </w:rPr>
        <w:t> on the web pages (by html anchor tag), so it enhances the interest of browsing of the user.</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5) It is </w:t>
      </w:r>
      <w:r w:rsidRPr="008F51A0">
        <w:rPr>
          <w:rStyle w:val="Strong"/>
          <w:rFonts w:ascii="Bookman Old Style" w:hAnsi="Bookman Old Style" w:cs="Segoe UI"/>
          <w:color w:val="333333"/>
        </w:rPr>
        <w:t>platform-independent</w:t>
      </w:r>
      <w:r w:rsidRPr="008F51A0">
        <w:rPr>
          <w:rFonts w:ascii="Bookman Old Style" w:hAnsi="Bookman Old Style" w:cs="Segoe UI"/>
          <w:color w:val="333333"/>
        </w:rPr>
        <w:t> because it can be displayed on any platform like Windows, Linux, and Macintosh, etc.</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6) It facilitates the programmer to add </w:t>
      </w:r>
      <w:r w:rsidRPr="008F51A0">
        <w:rPr>
          <w:rStyle w:val="Strong"/>
          <w:rFonts w:ascii="Bookman Old Style" w:hAnsi="Bookman Old Style" w:cs="Segoe UI"/>
          <w:color w:val="333333"/>
        </w:rPr>
        <w:t>Graphics, Videos, and Sound</w:t>
      </w:r>
      <w:r w:rsidRPr="008F51A0">
        <w:rPr>
          <w:rFonts w:ascii="Bookman Old Style" w:hAnsi="Bookman Old Style" w:cs="Segoe UI"/>
          <w:color w:val="333333"/>
        </w:rPr>
        <w:t> to the web pages which makes it more attractive and interactive.</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r w:rsidRPr="008F51A0">
        <w:rPr>
          <w:rFonts w:ascii="Bookman Old Style" w:hAnsi="Bookman Old Style" w:cs="Segoe UI"/>
          <w:color w:val="333333"/>
        </w:rPr>
        <w:t>7) HTML is a case-insensitive language, which means we can use tags either in lower-case or upper-case.</w:t>
      </w:r>
    </w:p>
    <w:p w:rsidR="00A93FB1" w:rsidRPr="008F51A0" w:rsidRDefault="00A93FB1" w:rsidP="008F51A0">
      <w:pPr>
        <w:pStyle w:val="Heading4"/>
        <w:pBdr>
          <w:left w:val="single" w:sz="18" w:space="30" w:color="FFA500"/>
        </w:pBdr>
        <w:shd w:val="clear" w:color="auto" w:fill="FAEBD7"/>
        <w:spacing w:before="0" w:after="160" w:line="360" w:lineRule="auto"/>
        <w:jc w:val="both"/>
        <w:rPr>
          <w:rFonts w:ascii="Bookman Old Style" w:hAnsi="Bookman Old Style" w:cs="Arial"/>
          <w:color w:val="333333"/>
          <w:sz w:val="23"/>
          <w:szCs w:val="23"/>
        </w:rPr>
      </w:pPr>
      <w:r w:rsidRPr="008F51A0">
        <w:rPr>
          <w:rFonts w:ascii="Bookman Old Style" w:hAnsi="Bookman Old Style" w:cs="Arial"/>
          <w:b/>
          <w:bCs/>
          <w:color w:val="333333"/>
          <w:sz w:val="23"/>
          <w:szCs w:val="23"/>
        </w:rPr>
        <w:t>NOTE: It is recommended to write all tags in lower-case for consistency, readability, etc.</w:t>
      </w:r>
    </w:p>
    <w:p w:rsidR="00A93FB1" w:rsidRPr="008F51A0" w:rsidRDefault="00A93FB1"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p>
    <w:p w:rsidR="0023387A" w:rsidRPr="008F51A0" w:rsidRDefault="0023387A" w:rsidP="008F51A0">
      <w:pPr>
        <w:pStyle w:val="Heading1"/>
        <w:shd w:val="clear" w:color="auto" w:fill="FFFFFF"/>
        <w:spacing w:before="0" w:beforeAutospacing="0" w:after="160" w:afterAutospacing="0" w:line="360" w:lineRule="auto"/>
        <w:jc w:val="both"/>
        <w:divId w:val="75891388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text Editors</w:t>
      </w:r>
    </w:p>
    <w:p w:rsidR="0023387A" w:rsidRPr="008F51A0" w:rsidRDefault="0023387A" w:rsidP="006216D3">
      <w:pPr>
        <w:numPr>
          <w:ilvl w:val="0"/>
          <w:numId w:val="3"/>
        </w:numPr>
        <w:shd w:val="clear" w:color="auto" w:fill="FFFFFF"/>
        <w:spacing w:line="360" w:lineRule="auto"/>
        <w:jc w:val="both"/>
        <w:divId w:val="758913888"/>
        <w:rPr>
          <w:rFonts w:ascii="Bookman Old Style" w:eastAsia="Times New Roman" w:hAnsi="Bookman Old Style" w:cs="Times New Roman"/>
          <w:color w:val="000000"/>
          <w:sz w:val="24"/>
          <w:szCs w:val="24"/>
        </w:rPr>
      </w:pPr>
      <w:r w:rsidRPr="008F51A0">
        <w:rPr>
          <w:rFonts w:ascii="Bookman Old Style" w:eastAsia="Times New Roman" w:hAnsi="Bookman Old Style"/>
          <w:color w:val="000000"/>
        </w:rPr>
        <w:t>An HTML file is a text file, so to create an HTML file we can use any text editors.</w:t>
      </w:r>
    </w:p>
    <w:p w:rsidR="0023387A" w:rsidRPr="008F51A0" w:rsidRDefault="0023387A" w:rsidP="006216D3">
      <w:pPr>
        <w:numPr>
          <w:ilvl w:val="0"/>
          <w:numId w:val="3"/>
        </w:numPr>
        <w:shd w:val="clear" w:color="auto" w:fill="FFFFFF"/>
        <w:spacing w:line="360" w:lineRule="auto"/>
        <w:jc w:val="both"/>
        <w:divId w:val="758913888"/>
        <w:rPr>
          <w:rFonts w:ascii="Bookman Old Style" w:eastAsia="Times New Roman" w:hAnsi="Bookman Old Style"/>
          <w:color w:val="000000"/>
        </w:rPr>
      </w:pPr>
      <w:r w:rsidRPr="008F51A0">
        <w:rPr>
          <w:rFonts w:ascii="Bookman Old Style" w:eastAsia="Times New Roman" w:hAnsi="Bookman Old Style"/>
          <w:color w:val="000000"/>
        </w:rPr>
        <w:t>Text editors are the programs which allow editing in a written text, hence to create a web page we need to write our code in some text editor.</w:t>
      </w:r>
    </w:p>
    <w:p w:rsidR="0023387A" w:rsidRPr="008F51A0" w:rsidRDefault="0023387A" w:rsidP="006216D3">
      <w:pPr>
        <w:numPr>
          <w:ilvl w:val="0"/>
          <w:numId w:val="3"/>
        </w:numPr>
        <w:shd w:val="clear" w:color="auto" w:fill="FFFFFF"/>
        <w:spacing w:line="360" w:lineRule="auto"/>
        <w:jc w:val="both"/>
        <w:divId w:val="758913888"/>
        <w:rPr>
          <w:rFonts w:ascii="Bookman Old Style" w:eastAsia="Times New Roman" w:hAnsi="Bookman Old Style"/>
          <w:color w:val="000000"/>
        </w:rPr>
      </w:pPr>
      <w:r w:rsidRPr="008F51A0">
        <w:rPr>
          <w:rFonts w:ascii="Bookman Old Style" w:eastAsia="Times New Roman" w:hAnsi="Bookman Old Style"/>
          <w:color w:val="000000"/>
        </w:rPr>
        <w:t>There are various types of text editors available which you can directly download, but for a beginner, the best text editor is Notepad (Windows) or TextEdit (Mac).</w:t>
      </w:r>
    </w:p>
    <w:p w:rsidR="0023387A" w:rsidRPr="008F51A0" w:rsidRDefault="0023387A" w:rsidP="006216D3">
      <w:pPr>
        <w:numPr>
          <w:ilvl w:val="0"/>
          <w:numId w:val="3"/>
        </w:numPr>
        <w:shd w:val="clear" w:color="auto" w:fill="FFFFFF"/>
        <w:spacing w:line="360" w:lineRule="auto"/>
        <w:jc w:val="both"/>
        <w:divId w:val="758913888"/>
        <w:rPr>
          <w:rFonts w:ascii="Bookman Old Style" w:eastAsia="Times New Roman" w:hAnsi="Bookman Old Style"/>
          <w:color w:val="000000"/>
        </w:rPr>
      </w:pPr>
      <w:r w:rsidRPr="008F51A0">
        <w:rPr>
          <w:rFonts w:ascii="Bookman Old Style" w:eastAsia="Times New Roman" w:hAnsi="Bookman Old Style"/>
          <w:color w:val="000000"/>
        </w:rPr>
        <w:lastRenderedPageBreak/>
        <w:t>After learning the basics, you can easily use other professional text editors which are, </w:t>
      </w:r>
      <w:r w:rsidRPr="008F51A0">
        <w:rPr>
          <w:rStyle w:val="Strong"/>
          <w:rFonts w:ascii="Bookman Old Style" w:eastAsia="Times New Roman" w:hAnsi="Bookman Old Style" w:cs="Segoe UI"/>
          <w:color w:val="000000"/>
        </w:rPr>
        <w:t>Notepad++, Sublime Text, Vim, etc</w:t>
      </w:r>
      <w:r w:rsidRPr="008F51A0">
        <w:rPr>
          <w:rFonts w:ascii="Bookman Old Style" w:eastAsia="Times New Roman" w:hAnsi="Bookman Old Style"/>
          <w:color w:val="000000"/>
        </w:rPr>
        <w:t>.</w:t>
      </w:r>
    </w:p>
    <w:p w:rsidR="0023387A" w:rsidRPr="008F51A0" w:rsidRDefault="0023387A" w:rsidP="006216D3">
      <w:pPr>
        <w:numPr>
          <w:ilvl w:val="0"/>
          <w:numId w:val="3"/>
        </w:numPr>
        <w:shd w:val="clear" w:color="auto" w:fill="FFFFFF"/>
        <w:spacing w:line="360" w:lineRule="auto"/>
        <w:jc w:val="both"/>
        <w:divId w:val="758913888"/>
        <w:rPr>
          <w:rFonts w:ascii="Bookman Old Style" w:eastAsia="Times New Roman" w:hAnsi="Bookman Old Style"/>
          <w:color w:val="000000"/>
        </w:rPr>
      </w:pPr>
      <w:r w:rsidRPr="008F51A0">
        <w:rPr>
          <w:rFonts w:ascii="Bookman Old Style" w:eastAsia="Times New Roman" w:hAnsi="Bookman Old Style"/>
          <w:color w:val="000000"/>
        </w:rPr>
        <w:t>In our tutorial, we will use Notepad and sublime text editor. Following are some easy ways to create your first web page with Notepad, and sublime text.</w:t>
      </w:r>
    </w:p>
    <w:p w:rsidR="0023387A" w:rsidRPr="008F51A0" w:rsidRDefault="0023387A" w:rsidP="008F51A0">
      <w:pPr>
        <w:pStyle w:val="Heading2"/>
        <w:shd w:val="clear" w:color="auto" w:fill="FFFFFF"/>
        <w:spacing w:before="0" w:after="160" w:line="360" w:lineRule="auto"/>
        <w:jc w:val="both"/>
        <w:divId w:val="75891388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A. HTML code with Notepad. (Recommended for Beginners)</w:t>
      </w:r>
    </w:p>
    <w:p w:rsidR="0023387A" w:rsidRPr="008F51A0" w:rsidRDefault="0023387A" w:rsidP="008F51A0">
      <w:pPr>
        <w:pStyle w:val="NormalWeb"/>
        <w:shd w:val="clear" w:color="auto" w:fill="FFFFFF"/>
        <w:spacing w:before="0" w:beforeAutospacing="0" w:after="160" w:afterAutospacing="0" w:line="360" w:lineRule="auto"/>
        <w:jc w:val="both"/>
        <w:divId w:val="758913888"/>
        <w:rPr>
          <w:rFonts w:ascii="Bookman Old Style" w:eastAsiaTheme="minorEastAsia" w:hAnsi="Bookman Old Style"/>
          <w:color w:val="333333"/>
        </w:rPr>
      </w:pPr>
      <w:r w:rsidRPr="008F51A0">
        <w:rPr>
          <w:rFonts w:ascii="Bookman Old Style" w:hAnsi="Bookman Old Style"/>
          <w:color w:val="333333"/>
        </w:rPr>
        <w:t>Notepad is a simple text editor and suitable for beginners to learn HTML. It is available in all versions of Windows, from where you easily access it.</w:t>
      </w:r>
    </w:p>
    <w:p w:rsidR="0023387A" w:rsidRPr="008F51A0" w:rsidRDefault="0023387A" w:rsidP="008F51A0">
      <w:pPr>
        <w:pStyle w:val="NormalWeb"/>
        <w:shd w:val="clear" w:color="auto" w:fill="FFFFFF"/>
        <w:spacing w:before="0" w:beforeAutospacing="0" w:after="160" w:afterAutospacing="0" w:line="360" w:lineRule="auto"/>
        <w:jc w:val="both"/>
        <w:divId w:val="758913888"/>
        <w:rPr>
          <w:rFonts w:ascii="Bookman Old Style" w:hAnsi="Bookman Old Style"/>
          <w:color w:val="333333"/>
        </w:rPr>
      </w:pPr>
      <w:r w:rsidRPr="008F51A0">
        <w:rPr>
          <w:rStyle w:val="Strong"/>
          <w:rFonts w:ascii="Bookman Old Style" w:hAnsi="Bookman Old Style" w:cs="Segoe UI"/>
          <w:color w:val="333333"/>
        </w:rPr>
        <w:t>Step 1: Open Notepad (Windows)</w:t>
      </w:r>
    </w:p>
    <w:p w:rsidR="0023387A" w:rsidRPr="008F51A0" w:rsidRDefault="0023387A" w:rsidP="008F51A0">
      <w:pPr>
        <w:spacing w:line="360" w:lineRule="auto"/>
        <w:divId w:val="758913888"/>
        <w:rPr>
          <w:rFonts w:ascii="Bookman Old Style" w:eastAsia="Times New Roman" w:hAnsi="Bookman Old Style"/>
        </w:rPr>
      </w:pPr>
      <w:r w:rsidRPr="008F51A0">
        <w:rPr>
          <w:rFonts w:ascii="Bookman Old Style" w:eastAsia="Times New Roman" w:hAnsi="Bookman Old Style"/>
          <w:noProof/>
        </w:rPr>
        <w:drawing>
          <wp:inline distT="0" distB="0" distL="0" distR="0" wp14:anchorId="148A669B" wp14:editId="62B8C32B">
            <wp:extent cx="10515600" cy="5894070"/>
            <wp:effectExtent l="0" t="0" r="0" b="0"/>
            <wp:docPr id="3" name="Picture 3" descr="text Ed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text Edito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0" cy="5894070"/>
                    </a:xfrm>
                    <a:prstGeom prst="rect">
                      <a:avLst/>
                    </a:prstGeom>
                    <a:noFill/>
                    <a:ln>
                      <a:noFill/>
                    </a:ln>
                  </pic:spPr>
                </pic:pic>
              </a:graphicData>
            </a:graphic>
          </wp:inline>
        </w:drawing>
      </w:r>
    </w:p>
    <w:p w:rsidR="0023387A" w:rsidRPr="008F51A0" w:rsidRDefault="0023387A" w:rsidP="008F51A0">
      <w:pPr>
        <w:pStyle w:val="NormalWeb"/>
        <w:shd w:val="clear" w:color="auto" w:fill="FFFFFF"/>
        <w:spacing w:before="0" w:beforeAutospacing="0" w:after="160" w:afterAutospacing="0" w:line="360" w:lineRule="auto"/>
        <w:jc w:val="both"/>
        <w:divId w:val="758913888"/>
        <w:rPr>
          <w:rFonts w:ascii="Bookman Old Style" w:eastAsiaTheme="minorEastAsia" w:hAnsi="Bookman Old Style"/>
          <w:color w:val="333333"/>
        </w:rPr>
      </w:pPr>
      <w:r w:rsidRPr="008F51A0">
        <w:rPr>
          <w:rStyle w:val="Strong"/>
          <w:rFonts w:ascii="Bookman Old Style" w:hAnsi="Bookman Old Style" w:cs="Segoe UI"/>
          <w:color w:val="333333"/>
        </w:rPr>
        <w:lastRenderedPageBreak/>
        <w:t>Step 2: Write code in HTML</w:t>
      </w:r>
    </w:p>
    <w:p w:rsidR="0023387A" w:rsidRPr="008F51A0" w:rsidRDefault="0023387A" w:rsidP="008F51A0">
      <w:pPr>
        <w:spacing w:line="360" w:lineRule="auto"/>
        <w:divId w:val="758913888"/>
        <w:rPr>
          <w:rFonts w:ascii="Bookman Old Style" w:eastAsia="Times New Roman" w:hAnsi="Bookman Old Style"/>
        </w:rPr>
      </w:pPr>
      <w:r w:rsidRPr="008F51A0">
        <w:rPr>
          <w:rFonts w:ascii="Bookman Old Style" w:eastAsia="Times New Roman" w:hAnsi="Bookman Old Style"/>
          <w:noProof/>
        </w:rPr>
        <w:drawing>
          <wp:inline distT="0" distB="0" distL="0" distR="0" wp14:anchorId="1C8F0D52" wp14:editId="3637385E">
            <wp:extent cx="7132320" cy="4248150"/>
            <wp:effectExtent l="0" t="0" r="0" b="0"/>
            <wp:docPr id="2" name="Picture 2" descr="text Ed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text Edit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32320" cy="4248150"/>
                    </a:xfrm>
                    <a:prstGeom prst="rect">
                      <a:avLst/>
                    </a:prstGeom>
                    <a:noFill/>
                    <a:ln>
                      <a:noFill/>
                    </a:ln>
                  </pic:spPr>
                </pic:pic>
              </a:graphicData>
            </a:graphic>
          </wp:inline>
        </w:drawing>
      </w:r>
    </w:p>
    <w:p w:rsidR="0023387A" w:rsidRPr="008F51A0" w:rsidRDefault="0023387A" w:rsidP="008F51A0">
      <w:pPr>
        <w:pStyle w:val="NormalWeb"/>
        <w:shd w:val="clear" w:color="auto" w:fill="FFFFFF"/>
        <w:spacing w:before="0" w:beforeAutospacing="0" w:after="160" w:afterAutospacing="0" w:line="360" w:lineRule="auto"/>
        <w:jc w:val="both"/>
        <w:divId w:val="758913888"/>
        <w:rPr>
          <w:rFonts w:ascii="Bookman Old Style" w:eastAsiaTheme="minorEastAsia" w:hAnsi="Bookman Old Style"/>
          <w:color w:val="333333"/>
        </w:rPr>
      </w:pPr>
      <w:r w:rsidRPr="008F51A0">
        <w:rPr>
          <w:rStyle w:val="Strong"/>
          <w:rFonts w:ascii="Bookman Old Style" w:hAnsi="Bookman Old Style" w:cs="Segoe UI"/>
          <w:color w:val="333333"/>
        </w:rPr>
        <w:t>Step 3: Save the HTML file with .htm or .html extension.</w:t>
      </w:r>
    </w:p>
    <w:p w:rsidR="0023387A" w:rsidRPr="008F51A0" w:rsidRDefault="0023387A" w:rsidP="008F51A0">
      <w:pPr>
        <w:spacing w:line="360" w:lineRule="auto"/>
        <w:divId w:val="758913888"/>
        <w:rPr>
          <w:rFonts w:ascii="Bookman Old Style" w:eastAsia="Times New Roman" w:hAnsi="Bookman Old Style"/>
        </w:rPr>
      </w:pPr>
      <w:r w:rsidRPr="008F51A0">
        <w:rPr>
          <w:rFonts w:ascii="Bookman Old Style" w:eastAsia="Times New Roman" w:hAnsi="Bookman Old Style"/>
          <w:noProof/>
        </w:rPr>
        <w:lastRenderedPageBreak/>
        <w:drawing>
          <wp:inline distT="0" distB="0" distL="0" distR="0" wp14:anchorId="36FEC16E" wp14:editId="0FB9121D">
            <wp:extent cx="10536555" cy="5894070"/>
            <wp:effectExtent l="0" t="0" r="0" b="0"/>
            <wp:docPr id="4" name="Picture 4" descr="text Ed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text Edito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36555" cy="5894070"/>
                    </a:xfrm>
                    <a:prstGeom prst="rect">
                      <a:avLst/>
                    </a:prstGeom>
                    <a:noFill/>
                    <a:ln>
                      <a:noFill/>
                    </a:ln>
                  </pic:spPr>
                </pic:pic>
              </a:graphicData>
            </a:graphic>
          </wp:inline>
        </w:drawing>
      </w:r>
    </w:p>
    <w:p w:rsidR="0023387A" w:rsidRPr="008F51A0" w:rsidRDefault="0023387A" w:rsidP="008F51A0">
      <w:pPr>
        <w:pStyle w:val="NormalWeb"/>
        <w:shd w:val="clear" w:color="auto" w:fill="FFFFFF"/>
        <w:spacing w:before="0" w:beforeAutospacing="0" w:after="160" w:afterAutospacing="0" w:line="360" w:lineRule="auto"/>
        <w:jc w:val="both"/>
        <w:divId w:val="758913888"/>
        <w:rPr>
          <w:rFonts w:ascii="Bookman Old Style" w:eastAsiaTheme="minorEastAsia" w:hAnsi="Bookman Old Style"/>
          <w:color w:val="333333"/>
        </w:rPr>
      </w:pPr>
      <w:r w:rsidRPr="008F51A0">
        <w:rPr>
          <w:rStyle w:val="Strong"/>
          <w:rFonts w:ascii="Bookman Old Style" w:hAnsi="Bookman Old Style" w:cs="Segoe UI"/>
          <w:color w:val="333333"/>
        </w:rPr>
        <w:t>Step 4: Open the HTML page in your web browser.</w:t>
      </w:r>
    </w:p>
    <w:p w:rsidR="00E505B8" w:rsidRPr="008F51A0" w:rsidRDefault="00E505B8" w:rsidP="008F51A0">
      <w:pPr>
        <w:pStyle w:val="NormalWeb"/>
        <w:shd w:val="clear" w:color="auto" w:fill="FFFFFF"/>
        <w:spacing w:before="0" w:beforeAutospacing="0" w:after="160" w:afterAutospacing="0" w:line="360" w:lineRule="auto"/>
        <w:jc w:val="both"/>
        <w:divId w:val="119617737"/>
        <w:rPr>
          <w:rFonts w:ascii="Bookman Old Style" w:hAnsi="Bookman Old Style"/>
          <w:color w:val="333333"/>
        </w:rPr>
      </w:pPr>
      <w:r w:rsidRPr="008F51A0">
        <w:rPr>
          <w:rFonts w:ascii="Bookman Old Style" w:hAnsi="Bookman Old Style"/>
          <w:color w:val="333333"/>
        </w:rPr>
        <w:t>To run the HTML page, you need to open the file location, where you have saved the file and then either double-click on file or click on open with option</w:t>
      </w:r>
    </w:p>
    <w:p w:rsidR="00E505B8" w:rsidRPr="008F51A0" w:rsidRDefault="00E505B8" w:rsidP="008F51A0">
      <w:pPr>
        <w:spacing w:line="360" w:lineRule="auto"/>
        <w:divId w:val="119617737"/>
        <w:rPr>
          <w:rFonts w:ascii="Bookman Old Style" w:eastAsia="Times New Roman" w:hAnsi="Bookman Old Style"/>
        </w:rPr>
      </w:pPr>
      <w:r w:rsidRPr="008F51A0">
        <w:rPr>
          <w:rFonts w:ascii="Bookman Old Style" w:eastAsia="Times New Roman" w:hAnsi="Bookman Old Style"/>
          <w:noProof/>
        </w:rPr>
        <w:lastRenderedPageBreak/>
        <w:drawing>
          <wp:inline distT="0" distB="0" distL="0" distR="0" wp14:anchorId="372D3C35" wp14:editId="0E6C6838">
            <wp:extent cx="7582535" cy="4192270"/>
            <wp:effectExtent l="0" t="0" r="0" b="0"/>
            <wp:docPr id="6" name="Picture 6" descr="text Ed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text Edit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82535" cy="4192270"/>
                    </a:xfrm>
                    <a:prstGeom prst="rect">
                      <a:avLst/>
                    </a:prstGeom>
                    <a:noFill/>
                    <a:ln>
                      <a:noFill/>
                    </a:ln>
                  </pic:spPr>
                </pic:pic>
              </a:graphicData>
            </a:graphic>
          </wp:inline>
        </w:drawing>
      </w:r>
      <w:r w:rsidRPr="008F51A0">
        <w:rPr>
          <w:rFonts w:ascii="Bookman Old Style" w:eastAsia="Times New Roman" w:hAnsi="Bookman Old Style"/>
          <w:color w:val="333333"/>
        </w:rPr>
        <w:br/>
      </w:r>
      <w:r w:rsidRPr="008F51A0">
        <w:rPr>
          <w:rFonts w:ascii="Bookman Old Style" w:eastAsia="Times New Roman" w:hAnsi="Bookman Old Style"/>
          <w:noProof/>
        </w:rPr>
        <w:drawing>
          <wp:inline distT="0" distB="0" distL="0" distR="0" wp14:anchorId="5D6B9F8F" wp14:editId="2A59C3AC">
            <wp:extent cx="7315200" cy="3761105"/>
            <wp:effectExtent l="0" t="0" r="0" b="0"/>
            <wp:docPr id="7" name="Picture 7" descr="text Ed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text Edito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3761105"/>
                    </a:xfrm>
                    <a:prstGeom prst="rect">
                      <a:avLst/>
                    </a:prstGeom>
                    <a:noFill/>
                    <a:ln>
                      <a:noFill/>
                    </a:ln>
                  </pic:spPr>
                </pic:pic>
              </a:graphicData>
            </a:graphic>
          </wp:inline>
        </w:drawing>
      </w:r>
    </w:p>
    <w:p w:rsidR="00E505B8" w:rsidRPr="008F51A0" w:rsidRDefault="00E505B8" w:rsidP="008F51A0">
      <w:pPr>
        <w:spacing w:line="360" w:lineRule="auto"/>
        <w:divId w:val="119617737"/>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4D516C8" wp14:editId="2D2B510B">
                <wp:extent cx="3204210" cy="4445"/>
                <wp:effectExtent l="0" t="0" r="0" b="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421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6CCE07" id="Rectangle 5" o:spid="_x0000_s1026" style="width:252.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" fillcolor="#d4d4d4" stroked="f">
                <w10:anchorlock/>
              </v:rect>
            </w:pict>
          </mc:Fallback>
        </mc:AlternateContent>
      </w:r>
    </w:p>
    <w:p w:rsidR="00A51789" w:rsidRPr="008F51A0" w:rsidRDefault="00A51789" w:rsidP="008F51A0">
      <w:pPr>
        <w:pStyle w:val="Heading4"/>
        <w:pBdr>
          <w:left w:val="single" w:sz="18" w:space="30" w:color="FFA500"/>
        </w:pBdr>
        <w:shd w:val="clear" w:color="auto" w:fill="FAEBD7"/>
        <w:spacing w:before="0" w:after="160" w:line="360" w:lineRule="auto"/>
        <w:jc w:val="both"/>
        <w:divId w:val="63013868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You can execute HTML file in any browser, but there are some tags which are not supported by Some Web browser.</w:t>
      </w:r>
    </w:p>
    <w:p w:rsidR="00965397" w:rsidRPr="008F51A0" w:rsidRDefault="00965397" w:rsidP="008F51A0">
      <w:pPr>
        <w:pStyle w:val="NormalWeb"/>
        <w:shd w:val="clear" w:color="auto" w:fill="FFFFFF"/>
        <w:spacing w:before="0" w:beforeAutospacing="0" w:after="160" w:afterAutospacing="0" w:line="360" w:lineRule="auto"/>
        <w:jc w:val="both"/>
        <w:rPr>
          <w:rFonts w:ascii="Bookman Old Style" w:hAnsi="Bookman Old Style" w:cs="Segoe UI"/>
          <w:color w:val="333333"/>
        </w:rPr>
      </w:pPr>
    </w:p>
    <w:p w:rsidR="00746CCB" w:rsidRPr="008F51A0" w:rsidRDefault="00746CCB" w:rsidP="008F51A0">
      <w:pPr>
        <w:pStyle w:val="Heading1"/>
        <w:shd w:val="clear" w:color="auto" w:fill="FFFFFF"/>
        <w:spacing w:before="0" w:beforeAutospacing="0" w:after="160" w:afterAutospacing="0" w:line="360" w:lineRule="auto"/>
        <w:jc w:val="both"/>
        <w:divId w:val="196411826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Building blocks of HTML</w:t>
      </w:r>
    </w:p>
    <w:p w:rsidR="00746CCB" w:rsidRPr="008F51A0" w:rsidRDefault="00746CCB" w:rsidP="008F51A0">
      <w:pPr>
        <w:pStyle w:val="NormalWeb"/>
        <w:shd w:val="clear" w:color="auto" w:fill="FFFFFF"/>
        <w:spacing w:before="0" w:beforeAutospacing="0" w:after="160" w:afterAutospacing="0" w:line="360" w:lineRule="auto"/>
        <w:jc w:val="both"/>
        <w:divId w:val="1964118265"/>
        <w:rPr>
          <w:rFonts w:ascii="Bookman Old Style" w:eastAsiaTheme="minorEastAsia" w:hAnsi="Bookman Old Style"/>
          <w:color w:val="333333"/>
        </w:rPr>
      </w:pPr>
      <w:r w:rsidRPr="008F51A0">
        <w:rPr>
          <w:rFonts w:ascii="Bookman Old Style" w:hAnsi="Bookman Old Style"/>
          <w:color w:val="333333"/>
        </w:rPr>
        <w:t>An HTML document consist of its basic building blocks which are:</w:t>
      </w:r>
    </w:p>
    <w:p w:rsidR="00746CCB" w:rsidRPr="008F51A0" w:rsidRDefault="00746CCB" w:rsidP="006216D3">
      <w:pPr>
        <w:numPr>
          <w:ilvl w:val="0"/>
          <w:numId w:val="4"/>
        </w:numPr>
        <w:shd w:val="clear" w:color="auto" w:fill="FFFFFF"/>
        <w:spacing w:line="360" w:lineRule="auto"/>
        <w:jc w:val="both"/>
        <w:divId w:val="1964118265"/>
        <w:rPr>
          <w:rFonts w:ascii="Bookman Old Style" w:eastAsia="Times New Roman" w:hAnsi="Bookman Old Style"/>
          <w:color w:val="000000"/>
        </w:rPr>
      </w:pPr>
      <w:r w:rsidRPr="008F51A0">
        <w:rPr>
          <w:rStyle w:val="Strong"/>
          <w:rFonts w:ascii="Bookman Old Style" w:eastAsia="Times New Roman" w:hAnsi="Bookman Old Style" w:cs="Segoe UI"/>
          <w:color w:val="000000"/>
        </w:rPr>
        <w:t>Tags:</w:t>
      </w:r>
      <w:r w:rsidRPr="008F51A0">
        <w:rPr>
          <w:rFonts w:ascii="Bookman Old Style" w:eastAsia="Times New Roman" w:hAnsi="Bookman Old Style"/>
          <w:color w:val="000000"/>
        </w:rPr>
        <w:t> An HTML tag surrounds the content and apply meaning to it. It is written between &lt; and &gt; brackets.</w:t>
      </w:r>
    </w:p>
    <w:p w:rsidR="00746CCB" w:rsidRPr="008F51A0" w:rsidRDefault="00746CCB" w:rsidP="006216D3">
      <w:pPr>
        <w:numPr>
          <w:ilvl w:val="0"/>
          <w:numId w:val="4"/>
        </w:numPr>
        <w:shd w:val="clear" w:color="auto" w:fill="FFFFFF"/>
        <w:spacing w:line="360" w:lineRule="auto"/>
        <w:jc w:val="both"/>
        <w:divId w:val="1964118265"/>
        <w:rPr>
          <w:rFonts w:ascii="Bookman Old Style" w:eastAsia="Times New Roman" w:hAnsi="Bookman Old Style"/>
          <w:color w:val="000000"/>
        </w:rPr>
      </w:pPr>
      <w:r w:rsidRPr="008F51A0">
        <w:rPr>
          <w:rStyle w:val="Strong"/>
          <w:rFonts w:ascii="Bookman Old Style" w:eastAsia="Times New Roman" w:hAnsi="Bookman Old Style" w:cs="Segoe UI"/>
          <w:color w:val="000000"/>
        </w:rPr>
        <w:t>Attribute:</w:t>
      </w:r>
      <w:r w:rsidRPr="008F51A0">
        <w:rPr>
          <w:rFonts w:ascii="Bookman Old Style" w:eastAsia="Times New Roman" w:hAnsi="Bookman Old Style"/>
          <w:color w:val="000000"/>
        </w:rPr>
        <w:t> An attribute in HTML provides extra information about the element, and it is applied within the start tag. An HTML attribute contains two fields: name &amp; value.</w:t>
      </w:r>
    </w:p>
    <w:p w:rsidR="00746CCB" w:rsidRPr="008F51A0" w:rsidRDefault="00746CCB" w:rsidP="008F51A0">
      <w:pPr>
        <w:pStyle w:val="Heading2"/>
        <w:shd w:val="clear" w:color="auto" w:fill="FFFFFF"/>
        <w:spacing w:before="0" w:after="160" w:line="360" w:lineRule="auto"/>
        <w:jc w:val="both"/>
        <w:divId w:val="196411826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Syntax</w:t>
      </w:r>
    </w:p>
    <w:p w:rsidR="004A5F93" w:rsidRPr="008F51A0" w:rsidRDefault="004A5F93" w:rsidP="006216D3">
      <w:pPr>
        <w:pStyle w:val="alt"/>
        <w:numPr>
          <w:ilvl w:val="0"/>
          <w:numId w:val="5"/>
        </w:numPr>
        <w:spacing w:before="0" w:beforeAutospacing="0" w:after="160" w:afterAutospacing="0" w:line="360" w:lineRule="auto"/>
        <w:jc w:val="both"/>
        <w:divId w:val="188541138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tag</w:t>
      </w:r>
      <w:r w:rsidRPr="008F51A0">
        <w:rPr>
          <w:rFonts w:ascii="Bookman Old Style" w:eastAsia="Times New Roman" w:hAnsi="Bookman Old Style" w:cs="Segoe UI"/>
          <w:color w:val="000000"/>
          <w:bdr w:val="none" w:sz="0" w:space="0" w:color="auto" w:frame="1"/>
        </w:rPr>
        <w:t> name  </w:t>
      </w:r>
      <w:r w:rsidRPr="008F51A0">
        <w:rPr>
          <w:rStyle w:val="attribute"/>
          <w:rFonts w:ascii="Bookman Old Style" w:eastAsia="Times New Roman" w:hAnsi="Bookman Old Style" w:cs="Segoe UI"/>
          <w:color w:val="FF0000"/>
          <w:bdr w:val="none" w:sz="0" w:space="0" w:color="auto" w:frame="1"/>
        </w:rPr>
        <w:t>attribute_name</w:t>
      </w:r>
      <w:r w:rsidRPr="008F51A0">
        <w:rPr>
          <w:rFonts w:ascii="Bookman Old Style" w:eastAsia="Times New Roman" w:hAnsi="Bookman Old Style" w:cs="Segoe UI"/>
          <w:color w:val="000000"/>
          <w:bdr w:val="none" w:sz="0" w:space="0" w:color="auto" w:frame="1"/>
        </w:rPr>
        <w:t>= </w:t>
      </w:r>
      <w:r w:rsidRPr="008F51A0">
        <w:rPr>
          <w:rStyle w:val="attribute-value"/>
          <w:rFonts w:ascii="Bookman Old Style" w:eastAsia="Times New Roman" w:hAnsi="Bookman Old Style" w:cs="Segoe UI"/>
          <w:color w:val="0000FF"/>
          <w:bdr w:val="none" w:sz="0" w:space="0" w:color="auto" w:frame="1"/>
        </w:rPr>
        <w:t>" attr_value"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content </w:t>
      </w:r>
      <w:r w:rsidRPr="008F51A0">
        <w:rPr>
          <w:rStyle w:val="tag"/>
          <w:rFonts w:ascii="Bookman Old Style" w:eastAsia="Times New Roman" w:hAnsi="Bookman Old Style" w:cs="Segoe UI"/>
          <w:b/>
          <w:bCs/>
          <w:color w:val="006699"/>
          <w:bdr w:val="none" w:sz="0" w:space="0" w:color="auto" w:frame="1"/>
        </w:rPr>
        <w:t>&lt;/</w:t>
      </w:r>
      <w:r w:rsidRPr="008F51A0">
        <w:rPr>
          <w:rFonts w:ascii="Bookman Old Style" w:eastAsia="Times New Roman" w:hAnsi="Bookman Old Style" w:cs="Segoe UI"/>
          <w:color w:val="000000"/>
          <w:bdr w:val="none" w:sz="0" w:space="0" w:color="auto" w:frame="1"/>
        </w:rPr>
        <w:t> </w:t>
      </w:r>
      <w:r w:rsidRPr="008F51A0">
        <w:rPr>
          <w:rStyle w:val="tag-name"/>
          <w:rFonts w:ascii="Bookman Old Style" w:eastAsia="Times New Roman" w:hAnsi="Bookman Old Style" w:cs="Segoe UI"/>
          <w:b/>
          <w:bCs/>
          <w:color w:val="006699"/>
          <w:bdr w:val="none" w:sz="0" w:space="0" w:color="auto" w:frame="1"/>
        </w:rPr>
        <w:t>tag</w:t>
      </w:r>
      <w:r w:rsidRPr="008F51A0">
        <w:rPr>
          <w:rFonts w:ascii="Bookman Old Style" w:eastAsia="Times New Roman" w:hAnsi="Bookman Old Style" w:cs="Segoe UI"/>
          <w:color w:val="000000"/>
          <w:bdr w:val="none" w:sz="0" w:space="0" w:color="auto" w:frame="1"/>
        </w:rPr>
        <w:t> 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858F5" w:rsidRPr="008F51A0" w:rsidRDefault="008858F5" w:rsidP="006216D3">
      <w:pPr>
        <w:pStyle w:val="ListParagraph"/>
        <w:numPr>
          <w:ilvl w:val="0"/>
          <w:numId w:val="6"/>
        </w:numPr>
        <w:shd w:val="clear" w:color="auto" w:fill="FFFFFF"/>
        <w:spacing w:line="360" w:lineRule="auto"/>
        <w:jc w:val="both"/>
        <w:divId w:val="1233929838"/>
        <w:rPr>
          <w:rFonts w:ascii="Bookman Old Style" w:eastAsia="Times New Roman" w:hAnsi="Bookman Old Style" w:cs="Segoe UI"/>
          <w:color w:val="000000"/>
          <w:sz w:val="24"/>
          <w:szCs w:val="24"/>
        </w:rPr>
      </w:pPr>
      <w:r w:rsidRPr="008F51A0">
        <w:rPr>
          <w:rStyle w:val="Strong"/>
          <w:rFonts w:ascii="Bookman Old Style" w:eastAsia="Times New Roman" w:hAnsi="Bookman Old Style" w:cs="Segoe UI"/>
          <w:color w:val="000000"/>
        </w:rPr>
        <w:t>Elements:</w:t>
      </w:r>
      <w:r w:rsidRPr="008F51A0">
        <w:rPr>
          <w:rFonts w:ascii="Bookman Old Style" w:eastAsia="Times New Roman" w:hAnsi="Bookman Old Style" w:cs="Segoe UI"/>
          <w:color w:val="000000"/>
        </w:rPr>
        <w:t> An HTML element is an individual component of an HTML file. In an HTML file, everything written within tags are termed as HTML elements.</w:t>
      </w:r>
    </w:p>
    <w:p w:rsidR="00453DA5" w:rsidRPr="008F51A0" w:rsidRDefault="00D04A7B" w:rsidP="008F51A0">
      <w:pPr>
        <w:pStyle w:val="Heading2"/>
        <w:shd w:val="clear" w:color="auto" w:fill="FFFFFF"/>
        <w:spacing w:before="0" w:after="160" w:line="360" w:lineRule="auto"/>
        <w:jc w:val="both"/>
        <w:divId w:val="1747923843"/>
        <w:rPr>
          <w:rFonts w:ascii="Bookman Old Style" w:eastAsia="Times New Roman" w:hAnsi="Bookman Old Style" w:cs="Helvetica"/>
          <w:color w:val="610B38"/>
          <w:sz w:val="38"/>
          <w:szCs w:val="38"/>
        </w:rPr>
      </w:pPr>
      <w:r w:rsidRPr="008F51A0">
        <w:rPr>
          <w:rFonts w:ascii="Bookman Old Style" w:hAnsi="Bookman Old Style"/>
          <w:noProof/>
        </w:rPr>
        <w:lastRenderedPageBreak/>
        <w:drawing>
          <wp:anchor distT="0" distB="0" distL="114300" distR="114300" simplePos="0" relativeHeight="251660288" behindDoc="0" locked="0" layoutInCell="1" allowOverlap="1" wp14:anchorId="36D814E5" wp14:editId="7CB3C672">
            <wp:simplePos x="0" y="0"/>
            <wp:positionH relativeFrom="column">
              <wp:posOffset>668020</wp:posOffset>
            </wp:positionH>
            <wp:positionV relativeFrom="paragraph">
              <wp:posOffset>69215</wp:posOffset>
            </wp:positionV>
            <wp:extent cx="4762500" cy="38100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500" cy="3810000"/>
                    </a:xfrm>
                    <a:prstGeom prst="rect">
                      <a:avLst/>
                    </a:prstGeom>
                  </pic:spPr>
                </pic:pic>
              </a:graphicData>
            </a:graphic>
          </wp:anchor>
        </w:drawing>
      </w:r>
      <w:r w:rsidR="00453DA5" w:rsidRPr="008F51A0">
        <w:rPr>
          <w:rFonts w:ascii="Bookman Old Style" w:eastAsia="Times New Roman" w:hAnsi="Bookman Old Style" w:cs="Helvetica"/>
          <w:b/>
          <w:bCs/>
          <w:color w:val="610B38"/>
          <w:sz w:val="38"/>
          <w:szCs w:val="38"/>
        </w:rPr>
        <w:t>Example:</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basic building blocks of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building blocks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paragraph tag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 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style is attribute of paragraph tag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span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element contains tag, attribute and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span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pStyle w:val="alt"/>
        <w:numPr>
          <w:ilvl w:val="0"/>
          <w:numId w:val="7"/>
        </w:numPr>
        <w:spacing w:before="0" w:beforeAutospacing="0" w:after="160" w:afterAutospacing="0" w:line="360" w:lineRule="auto"/>
        <w:jc w:val="both"/>
        <w:divId w:val="10735092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4E4" w:rsidRPr="008F51A0" w:rsidRDefault="000074E4" w:rsidP="006216D3">
      <w:pPr>
        <w:numPr>
          <w:ilvl w:val="0"/>
          <w:numId w:val="7"/>
        </w:numPr>
        <w:spacing w:line="360" w:lineRule="auto"/>
        <w:jc w:val="both"/>
        <w:divId w:val="107350924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34E9" w:rsidRPr="008F51A0" w:rsidRDefault="008637F8"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3029AE" w:rsidRPr="008F51A0" w:rsidRDefault="003029AE" w:rsidP="008F51A0">
      <w:pPr>
        <w:pStyle w:val="Heading2"/>
        <w:spacing w:before="0" w:after="160" w:line="360" w:lineRule="auto"/>
        <w:jc w:val="both"/>
        <w:divId w:val="969555448"/>
        <w:rPr>
          <w:rFonts w:ascii="Bookman Old Style" w:eastAsia="Times New Roman" w:hAnsi="Bookman Old Style" w:cs="Segoe UI"/>
          <w:color w:val="535559"/>
          <w:sz w:val="36"/>
          <w:szCs w:val="36"/>
        </w:rPr>
      </w:pPr>
      <w:r w:rsidRPr="008F51A0">
        <w:rPr>
          <w:rFonts w:ascii="Bookman Old Style" w:eastAsia="Times New Roman" w:hAnsi="Bookman Old Style" w:cs="Segoe UI"/>
          <w:color w:val="535559"/>
        </w:rPr>
        <w:lastRenderedPageBreak/>
        <w:t>The building blocks</w:t>
      </w:r>
    </w:p>
    <w:p w:rsidR="003029AE" w:rsidRPr="008F51A0" w:rsidRDefault="003029AE" w:rsidP="008F51A0">
      <w:pPr>
        <w:pStyle w:val="NormalWeb"/>
        <w:spacing w:before="0" w:beforeAutospacing="0" w:after="160" w:afterAutospacing="0" w:line="360" w:lineRule="auto"/>
        <w:jc w:val="both"/>
        <w:divId w:val="969555448"/>
        <w:rPr>
          <w:rFonts w:ascii="Bookman Old Style" w:eastAsiaTheme="minorEastAsia" w:hAnsi="Bookman Old Style" w:cs="Segoe UI"/>
          <w:color w:val="535559"/>
        </w:rPr>
      </w:pPr>
      <w:r w:rsidRPr="008F51A0">
        <w:rPr>
          <w:rFonts w:ascii="Bookman Old Style" w:hAnsi="Bookman Old Style" w:cs="Segoe UI"/>
          <w:color w:val="535559"/>
        </w:rPr>
        <w:t>This is a paragraph tag</w:t>
      </w:r>
    </w:p>
    <w:p w:rsidR="003029AE" w:rsidRPr="008F51A0" w:rsidRDefault="003029AE" w:rsidP="008F51A0">
      <w:pPr>
        <w:pStyle w:val="NormalWeb"/>
        <w:spacing w:before="0" w:beforeAutospacing="0" w:after="160" w:afterAutospacing="0" w:line="360" w:lineRule="auto"/>
        <w:jc w:val="both"/>
        <w:divId w:val="969555448"/>
        <w:rPr>
          <w:rFonts w:ascii="Bookman Old Style" w:hAnsi="Bookman Old Style" w:cs="Segoe UI"/>
          <w:color w:val="FF0000"/>
        </w:rPr>
      </w:pPr>
      <w:r w:rsidRPr="008F51A0">
        <w:rPr>
          <w:rFonts w:ascii="Bookman Old Style" w:hAnsi="Bookman Old Style" w:cs="Segoe UI"/>
          <w:color w:val="FF0000"/>
        </w:rPr>
        <w:t>The style is attribute of paragraph tag</w:t>
      </w:r>
    </w:p>
    <w:p w:rsidR="008637F8" w:rsidRPr="008F51A0" w:rsidRDefault="003029AE" w:rsidP="008F51A0">
      <w:pPr>
        <w:pStyle w:val="NormalWeb"/>
        <w:shd w:val="clear" w:color="auto" w:fill="FFFFFF"/>
        <w:spacing w:before="0" w:beforeAutospacing="0" w:after="160" w:afterAutospacing="0" w:line="360" w:lineRule="auto"/>
        <w:jc w:val="both"/>
        <w:rPr>
          <w:rFonts w:ascii="Bookman Old Style" w:hAnsi="Bookman Old Style" w:cs="Segoe UI"/>
          <w:color w:val="535559"/>
        </w:rPr>
      </w:pPr>
      <w:r w:rsidRPr="008F51A0">
        <w:rPr>
          <w:rFonts w:ascii="Bookman Old Style" w:hAnsi="Bookman Old Style" w:cs="Segoe UI"/>
          <w:color w:val="535559"/>
        </w:rPr>
        <w:t>The element contains tag, attribute and content</w:t>
      </w:r>
    </w:p>
    <w:p w:rsidR="00C34344" w:rsidRPr="008F51A0" w:rsidRDefault="00C34344" w:rsidP="008F51A0">
      <w:pPr>
        <w:pStyle w:val="NormalWeb"/>
        <w:shd w:val="clear" w:color="auto" w:fill="FFFFFF"/>
        <w:spacing w:before="0" w:beforeAutospacing="0" w:after="160" w:afterAutospacing="0" w:line="360" w:lineRule="auto"/>
        <w:jc w:val="both"/>
        <w:rPr>
          <w:rFonts w:ascii="Bookman Old Style" w:hAnsi="Bookman Old Style" w:cs="Segoe UI"/>
          <w:color w:val="535559"/>
        </w:rPr>
      </w:pPr>
    </w:p>
    <w:p w:rsidR="00467275" w:rsidRPr="008F51A0" w:rsidRDefault="00467275" w:rsidP="008F51A0">
      <w:pPr>
        <w:pStyle w:val="Heading1"/>
        <w:shd w:val="clear" w:color="auto" w:fill="FFFFFF"/>
        <w:spacing w:before="0" w:beforeAutospacing="0" w:after="160" w:afterAutospacing="0" w:line="360" w:lineRule="auto"/>
        <w:jc w:val="both"/>
        <w:divId w:val="164654626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Tags</w:t>
      </w:r>
    </w:p>
    <w:p w:rsidR="00467275" w:rsidRPr="008F51A0" w:rsidRDefault="00467275" w:rsidP="008F51A0">
      <w:pPr>
        <w:pStyle w:val="NormalWeb"/>
        <w:shd w:val="clear" w:color="auto" w:fill="FFFFFF"/>
        <w:spacing w:before="0" w:beforeAutospacing="0" w:after="160" w:afterAutospacing="0" w:line="360" w:lineRule="auto"/>
        <w:jc w:val="both"/>
        <w:divId w:val="1646546268"/>
        <w:rPr>
          <w:rFonts w:ascii="Bookman Old Style" w:eastAsiaTheme="minorEastAsia" w:hAnsi="Bookman Old Style" w:cs="Segoe UI"/>
          <w:color w:val="333333"/>
        </w:rPr>
      </w:pPr>
      <w:r w:rsidRPr="008F51A0">
        <w:rPr>
          <w:rFonts w:ascii="Bookman Old Style" w:hAnsi="Bookman Old Style" w:cs="Segoe UI"/>
          <w:color w:val="333333"/>
        </w:rPr>
        <w:t>HTML tags are like keywords which defines that how web browser will format and display the content. With the help of tags, a web browser can distinguish between an HTML content and a simple content. HTML tags contain three main parts: opening tag, content and closing tag. But some HTML tags are unclosed tags.</w:t>
      </w:r>
    </w:p>
    <w:p w:rsidR="00467275" w:rsidRPr="008F51A0" w:rsidRDefault="00467275" w:rsidP="008F51A0">
      <w:pPr>
        <w:pStyle w:val="NormalWeb"/>
        <w:shd w:val="clear" w:color="auto" w:fill="FFFFFF"/>
        <w:spacing w:before="0" w:beforeAutospacing="0" w:after="160" w:afterAutospacing="0" w:line="360" w:lineRule="auto"/>
        <w:jc w:val="both"/>
        <w:divId w:val="1646546268"/>
        <w:rPr>
          <w:rFonts w:ascii="Bookman Old Style" w:hAnsi="Bookman Old Style" w:cs="Segoe UI"/>
          <w:color w:val="333333"/>
        </w:rPr>
      </w:pPr>
      <w:r w:rsidRPr="008F51A0">
        <w:rPr>
          <w:rFonts w:ascii="Bookman Old Style" w:hAnsi="Bookman Old Style" w:cs="Segoe UI"/>
          <w:color w:val="333333"/>
        </w:rPr>
        <w:t>When a web browser reads an HTML document, browser reads it from top to bottom and left to right. HTML tags are used to create HTML documents and render their properties. Each HTML tags have different properties.</w:t>
      </w:r>
    </w:p>
    <w:p w:rsidR="00467275" w:rsidRPr="008F51A0" w:rsidRDefault="00467275" w:rsidP="008F51A0">
      <w:pPr>
        <w:pStyle w:val="NormalWeb"/>
        <w:shd w:val="clear" w:color="auto" w:fill="FFFFFF"/>
        <w:spacing w:before="0" w:beforeAutospacing="0" w:after="160" w:afterAutospacing="0" w:line="360" w:lineRule="auto"/>
        <w:jc w:val="both"/>
        <w:divId w:val="1646546268"/>
        <w:rPr>
          <w:rFonts w:ascii="Bookman Old Style" w:hAnsi="Bookman Old Style" w:cs="Segoe UI"/>
          <w:color w:val="333333"/>
        </w:rPr>
      </w:pPr>
      <w:r w:rsidRPr="008F51A0">
        <w:rPr>
          <w:rFonts w:ascii="Bookman Old Style" w:hAnsi="Bookman Old Style" w:cs="Segoe UI"/>
          <w:color w:val="333333"/>
        </w:rPr>
        <w:t>An HTML file must have some essential tags so that web browser can differentiate between a simple text and HTML text. You can use as many tags you want as per your code requirement.</w:t>
      </w:r>
    </w:p>
    <w:p w:rsidR="00467275" w:rsidRPr="008F51A0" w:rsidRDefault="00467275" w:rsidP="006216D3">
      <w:pPr>
        <w:numPr>
          <w:ilvl w:val="0"/>
          <w:numId w:val="8"/>
        </w:numPr>
        <w:shd w:val="clear" w:color="auto" w:fill="FFFFFF"/>
        <w:spacing w:line="360" w:lineRule="auto"/>
        <w:jc w:val="both"/>
        <w:divId w:val="1646546268"/>
        <w:rPr>
          <w:rFonts w:ascii="Bookman Old Style" w:eastAsia="Times New Roman" w:hAnsi="Bookman Old Style" w:cs="Segoe UI"/>
          <w:color w:val="000000"/>
        </w:rPr>
      </w:pPr>
      <w:r w:rsidRPr="008F51A0">
        <w:rPr>
          <w:rFonts w:ascii="Bookman Old Style" w:eastAsia="Times New Roman" w:hAnsi="Bookman Old Style" w:cs="Segoe UI"/>
          <w:color w:val="000000"/>
        </w:rPr>
        <w:t>All HTML tags must enclosed within &lt; &gt; these brackets.</w:t>
      </w:r>
    </w:p>
    <w:p w:rsidR="00467275" w:rsidRPr="008F51A0" w:rsidRDefault="00467275" w:rsidP="006216D3">
      <w:pPr>
        <w:numPr>
          <w:ilvl w:val="0"/>
          <w:numId w:val="8"/>
        </w:numPr>
        <w:shd w:val="clear" w:color="auto" w:fill="FFFFFF"/>
        <w:spacing w:line="360" w:lineRule="auto"/>
        <w:jc w:val="both"/>
        <w:divId w:val="1646546268"/>
        <w:rPr>
          <w:rFonts w:ascii="Bookman Old Style" w:eastAsia="Times New Roman" w:hAnsi="Bookman Old Style" w:cs="Segoe UI"/>
          <w:color w:val="000000"/>
        </w:rPr>
      </w:pPr>
      <w:r w:rsidRPr="008F51A0">
        <w:rPr>
          <w:rFonts w:ascii="Bookman Old Style" w:eastAsia="Times New Roman" w:hAnsi="Bookman Old Style" w:cs="Segoe UI"/>
          <w:color w:val="000000"/>
        </w:rPr>
        <w:t>Every tag in HTML perform different tasks.</w:t>
      </w:r>
    </w:p>
    <w:p w:rsidR="00467275" w:rsidRPr="008F51A0" w:rsidRDefault="00467275" w:rsidP="006216D3">
      <w:pPr>
        <w:numPr>
          <w:ilvl w:val="0"/>
          <w:numId w:val="8"/>
        </w:numPr>
        <w:shd w:val="clear" w:color="auto" w:fill="FFFFFF"/>
        <w:spacing w:line="360" w:lineRule="auto"/>
        <w:jc w:val="both"/>
        <w:divId w:val="1646546268"/>
        <w:rPr>
          <w:rFonts w:ascii="Bookman Old Style" w:eastAsia="Times New Roman" w:hAnsi="Bookman Old Style" w:cs="Segoe UI"/>
          <w:color w:val="000000"/>
        </w:rPr>
      </w:pPr>
      <w:r w:rsidRPr="008F51A0">
        <w:rPr>
          <w:rFonts w:ascii="Bookman Old Style" w:eastAsia="Times New Roman" w:hAnsi="Bookman Old Style" w:cs="Segoe UI"/>
          <w:color w:val="000000"/>
        </w:rPr>
        <w:t>If you have used an open tag &lt;tag&gt;, then you must use a close tag &lt;/tag&gt; (except some tags)</w:t>
      </w:r>
    </w:p>
    <w:p w:rsidR="007512CC" w:rsidRPr="008F51A0" w:rsidRDefault="007512CC" w:rsidP="008F51A0">
      <w:pPr>
        <w:pStyle w:val="Heading2"/>
        <w:shd w:val="clear" w:color="auto" w:fill="FFFFFF"/>
        <w:spacing w:before="0" w:after="160" w:line="360" w:lineRule="auto"/>
        <w:jc w:val="both"/>
        <w:divId w:val="119053417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Syntax</w:t>
      </w:r>
    </w:p>
    <w:p w:rsidR="007512CC" w:rsidRPr="008F51A0" w:rsidRDefault="007512CC" w:rsidP="008F51A0">
      <w:pPr>
        <w:pStyle w:val="NormalWeb"/>
        <w:shd w:val="clear" w:color="auto" w:fill="FFFFFF"/>
        <w:spacing w:before="0" w:beforeAutospacing="0" w:after="160" w:afterAutospacing="0" w:line="360" w:lineRule="auto"/>
        <w:jc w:val="both"/>
        <w:divId w:val="1190534176"/>
        <w:rPr>
          <w:rFonts w:ascii="Bookman Old Style" w:eastAsiaTheme="minorEastAsia" w:hAnsi="Bookman Old Style" w:cs="Segoe UI"/>
          <w:color w:val="333333"/>
        </w:rPr>
      </w:pPr>
      <w:r w:rsidRPr="008F51A0">
        <w:rPr>
          <w:rFonts w:ascii="Bookman Old Style" w:hAnsi="Bookman Old Style" w:cs="Segoe UI"/>
          <w:color w:val="333333"/>
        </w:rPr>
        <w:t>&lt;</w:t>
      </w:r>
      <w:proofErr w:type="gramStart"/>
      <w:r w:rsidRPr="008F51A0">
        <w:rPr>
          <w:rFonts w:ascii="Bookman Old Style" w:hAnsi="Bookman Old Style" w:cs="Segoe UI"/>
          <w:color w:val="333333"/>
        </w:rPr>
        <w:t>tag</w:t>
      </w:r>
      <w:proofErr w:type="gramEnd"/>
      <w:r w:rsidRPr="008F51A0">
        <w:rPr>
          <w:rFonts w:ascii="Bookman Old Style" w:hAnsi="Bookman Old Style" w:cs="Segoe UI"/>
          <w:color w:val="333333"/>
        </w:rPr>
        <w:t>&gt; content &lt;/tag&gt;</w:t>
      </w:r>
    </w:p>
    <w:p w:rsidR="00AA5B80" w:rsidRPr="008F51A0" w:rsidRDefault="00AA5B80" w:rsidP="008F51A0">
      <w:pPr>
        <w:pStyle w:val="Heading2"/>
        <w:shd w:val="clear" w:color="auto" w:fill="FFFFFF"/>
        <w:spacing w:before="0" w:after="160" w:line="360" w:lineRule="auto"/>
        <w:jc w:val="both"/>
        <w:divId w:val="166797414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Tag Examples</w:t>
      </w:r>
    </w:p>
    <w:p w:rsidR="00AA5B80" w:rsidRPr="008F51A0" w:rsidRDefault="00AA5B80" w:rsidP="008F51A0">
      <w:pPr>
        <w:pStyle w:val="Heading4"/>
        <w:pBdr>
          <w:left w:val="single" w:sz="18" w:space="30" w:color="FFA500"/>
        </w:pBdr>
        <w:shd w:val="clear" w:color="auto" w:fill="FAEBD7"/>
        <w:spacing w:before="0" w:after="160" w:line="360" w:lineRule="auto"/>
        <w:jc w:val="both"/>
        <w:divId w:val="1667974147"/>
        <w:rPr>
          <w:rFonts w:ascii="Bookman Old Style" w:eastAsia="Times New Roman" w:hAnsi="Bookman Old Style" w:cs="Arial"/>
          <w:b/>
          <w:bCs/>
          <w:color w:val="333333"/>
          <w:sz w:val="23"/>
          <w:szCs w:val="23"/>
        </w:rPr>
      </w:pPr>
      <w:r w:rsidRPr="008F51A0">
        <w:rPr>
          <w:rFonts w:ascii="Bookman Old Style" w:eastAsia="Times New Roman" w:hAnsi="Bookman Old Style" w:cs="Arial"/>
          <w:b/>
          <w:bCs/>
          <w:color w:val="333333"/>
          <w:sz w:val="23"/>
          <w:szCs w:val="23"/>
        </w:rPr>
        <w:t>Note: HTML Tags are always written in lowercase letters. The basic HTML tags are given below:</w:t>
      </w:r>
    </w:p>
    <w:p w:rsidR="006F0B3D" w:rsidRPr="008F51A0" w:rsidRDefault="006F0B3D" w:rsidP="008F51A0">
      <w:pPr>
        <w:pStyle w:val="NormalWeb"/>
        <w:spacing w:before="0" w:beforeAutospacing="0" w:after="160" w:afterAutospacing="0" w:line="360" w:lineRule="auto"/>
        <w:jc w:val="both"/>
        <w:divId w:val="1938978914"/>
        <w:rPr>
          <w:rFonts w:ascii="Bookman Old Style" w:hAnsi="Bookman Old Style" w:cs="Segoe UI"/>
          <w:color w:val="333333"/>
        </w:rPr>
      </w:pPr>
      <w:r w:rsidRPr="008F51A0">
        <w:rPr>
          <w:rFonts w:ascii="Bookman Old Style" w:hAnsi="Bookman Old Style" w:cs="Segoe UI"/>
          <w:color w:val="333333"/>
        </w:rPr>
        <w:t>&lt;p&gt; Paragraph Tag &lt;/p&gt;</w:t>
      </w:r>
    </w:p>
    <w:p w:rsidR="006F0B3D" w:rsidRPr="008F51A0" w:rsidRDefault="006F0B3D" w:rsidP="008F51A0">
      <w:pPr>
        <w:pStyle w:val="Heading2"/>
        <w:spacing w:before="0" w:after="160" w:line="360" w:lineRule="auto"/>
        <w:jc w:val="both"/>
        <w:divId w:val="1938978914"/>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&lt;h2&gt; Heading Tag &lt;/h2&gt;</w:t>
      </w:r>
    </w:p>
    <w:p w:rsidR="006F0B3D" w:rsidRPr="008F51A0" w:rsidRDefault="006F0B3D" w:rsidP="008F51A0">
      <w:pPr>
        <w:pStyle w:val="NormalWeb"/>
        <w:spacing w:before="0" w:beforeAutospacing="0" w:after="160" w:afterAutospacing="0" w:line="360" w:lineRule="auto"/>
        <w:jc w:val="both"/>
        <w:divId w:val="1938978914"/>
        <w:rPr>
          <w:rFonts w:ascii="Bookman Old Style" w:eastAsiaTheme="minorEastAsia" w:hAnsi="Bookman Old Style" w:cs="Segoe UI"/>
          <w:color w:val="333333"/>
        </w:rPr>
      </w:pPr>
      <w:r w:rsidRPr="008F51A0">
        <w:rPr>
          <w:rFonts w:ascii="Bookman Old Style" w:hAnsi="Bookman Old Style" w:cs="Segoe UI"/>
          <w:color w:val="333333"/>
        </w:rPr>
        <w:t>&lt;b&gt; </w:t>
      </w:r>
      <w:r w:rsidRPr="008F51A0">
        <w:rPr>
          <w:rFonts w:ascii="Bookman Old Style" w:hAnsi="Bookman Old Style" w:cs="Segoe UI"/>
          <w:b/>
          <w:bCs/>
          <w:color w:val="333333"/>
        </w:rPr>
        <w:t>Bold Tag</w:t>
      </w:r>
      <w:r w:rsidRPr="008F51A0">
        <w:rPr>
          <w:rFonts w:ascii="Bookman Old Style" w:hAnsi="Bookman Old Style" w:cs="Segoe UI"/>
          <w:color w:val="333333"/>
        </w:rPr>
        <w:t> &lt;/b&gt;</w:t>
      </w:r>
    </w:p>
    <w:p w:rsidR="006F0B3D" w:rsidRPr="008F51A0" w:rsidRDefault="006F0B3D" w:rsidP="008F51A0">
      <w:pPr>
        <w:pStyle w:val="NormalWeb"/>
        <w:spacing w:before="0" w:beforeAutospacing="0" w:after="160" w:afterAutospacing="0" w:line="360" w:lineRule="auto"/>
        <w:jc w:val="both"/>
        <w:divId w:val="1938978914"/>
        <w:rPr>
          <w:rFonts w:ascii="Bookman Old Style" w:hAnsi="Bookman Old Style" w:cs="Segoe UI"/>
          <w:color w:val="333333"/>
        </w:rPr>
      </w:pPr>
      <w:r w:rsidRPr="008F51A0">
        <w:rPr>
          <w:rFonts w:ascii="Bookman Old Style" w:hAnsi="Bookman Old Style" w:cs="Segoe UI"/>
          <w:color w:val="333333"/>
        </w:rPr>
        <w:t>&lt;i&gt; </w:t>
      </w:r>
      <w:r w:rsidRPr="008F51A0">
        <w:rPr>
          <w:rFonts w:ascii="Bookman Old Style" w:hAnsi="Bookman Old Style" w:cs="Segoe UI"/>
          <w:i/>
          <w:iCs/>
          <w:color w:val="333333"/>
        </w:rPr>
        <w:t>Italic Tag</w:t>
      </w:r>
      <w:r w:rsidRPr="008F51A0">
        <w:rPr>
          <w:rFonts w:ascii="Bookman Old Style" w:hAnsi="Bookman Old Style" w:cs="Segoe UI"/>
          <w:color w:val="333333"/>
        </w:rPr>
        <w:t> &lt;/i&gt;</w:t>
      </w:r>
    </w:p>
    <w:p w:rsidR="006F0B3D" w:rsidRPr="008F51A0" w:rsidRDefault="006F0B3D" w:rsidP="008F51A0">
      <w:pPr>
        <w:pStyle w:val="NormalWeb"/>
        <w:spacing w:before="0" w:beforeAutospacing="0" w:after="160" w:afterAutospacing="0" w:line="360" w:lineRule="auto"/>
        <w:jc w:val="both"/>
        <w:divId w:val="1938978914"/>
        <w:rPr>
          <w:rFonts w:ascii="Bookman Old Style" w:hAnsi="Bookman Old Style" w:cs="Segoe UI"/>
          <w:color w:val="333333"/>
        </w:rPr>
      </w:pPr>
      <w:r w:rsidRPr="008F51A0">
        <w:rPr>
          <w:rFonts w:ascii="Bookman Old Style" w:hAnsi="Bookman Old Style" w:cs="Segoe UI"/>
          <w:color w:val="333333"/>
        </w:rPr>
        <w:t>&lt;u&gt;</w:t>
      </w:r>
      <w:r w:rsidRPr="008F51A0">
        <w:rPr>
          <w:rFonts w:ascii="Bookman Old Style" w:hAnsi="Bookman Old Style" w:cs="Segoe UI"/>
          <w:color w:val="333333"/>
          <w:u w:val="single"/>
        </w:rPr>
        <w:t> Underline Tag</w:t>
      </w:r>
      <w:r w:rsidRPr="008F51A0">
        <w:rPr>
          <w:rFonts w:ascii="Bookman Old Style" w:hAnsi="Bookman Old Style" w:cs="Segoe UI"/>
          <w:color w:val="333333"/>
        </w:rPr>
        <w:t>&lt;/u&gt;</w:t>
      </w:r>
    </w:p>
    <w:p w:rsidR="000428A8" w:rsidRPr="008F51A0" w:rsidRDefault="000428A8" w:rsidP="008F51A0">
      <w:pPr>
        <w:pStyle w:val="Heading2"/>
        <w:shd w:val="clear" w:color="auto" w:fill="FFFFFF"/>
        <w:spacing w:before="0" w:after="160" w:line="360" w:lineRule="auto"/>
        <w:jc w:val="both"/>
        <w:divId w:val="115942276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Unclosed HTML Tags</w:t>
      </w:r>
    </w:p>
    <w:p w:rsidR="000428A8" w:rsidRPr="008F51A0" w:rsidRDefault="000428A8" w:rsidP="008F51A0">
      <w:pPr>
        <w:pStyle w:val="NormalWeb"/>
        <w:shd w:val="clear" w:color="auto" w:fill="FFFFFF"/>
        <w:spacing w:before="0" w:beforeAutospacing="0" w:after="160" w:afterAutospacing="0" w:line="360" w:lineRule="auto"/>
        <w:jc w:val="both"/>
        <w:divId w:val="1159422760"/>
        <w:rPr>
          <w:rFonts w:ascii="Bookman Old Style" w:eastAsiaTheme="minorEastAsia" w:hAnsi="Bookman Old Style" w:cs="Segoe UI"/>
          <w:color w:val="333333"/>
        </w:rPr>
      </w:pPr>
      <w:r w:rsidRPr="008F51A0">
        <w:rPr>
          <w:rFonts w:ascii="Bookman Old Style" w:hAnsi="Bookman Old Style" w:cs="Segoe UI"/>
          <w:color w:val="333333"/>
        </w:rPr>
        <w:t>Some HTML tags are not closed, for example br and hr.</w:t>
      </w:r>
    </w:p>
    <w:p w:rsidR="000428A8" w:rsidRPr="008F51A0" w:rsidRDefault="000428A8" w:rsidP="008F51A0">
      <w:pPr>
        <w:pStyle w:val="NormalWeb"/>
        <w:shd w:val="clear" w:color="auto" w:fill="FFFFFF"/>
        <w:spacing w:before="0" w:beforeAutospacing="0" w:after="160" w:afterAutospacing="0" w:line="360" w:lineRule="auto"/>
        <w:jc w:val="both"/>
        <w:divId w:val="1159422760"/>
        <w:rPr>
          <w:rFonts w:ascii="Bookman Old Style" w:hAnsi="Bookman Old Style" w:cs="Segoe UI"/>
          <w:color w:val="333333"/>
        </w:rPr>
      </w:pPr>
      <w:r w:rsidRPr="008F51A0">
        <w:rPr>
          <w:rFonts w:ascii="Bookman Old Style" w:hAnsi="Bookman Old Style" w:cs="Segoe UI"/>
          <w:b/>
          <w:bCs/>
          <w:color w:val="333333"/>
        </w:rPr>
        <w:t>&lt;</w:t>
      </w:r>
      <w:proofErr w:type="gramStart"/>
      <w:r w:rsidRPr="008F51A0">
        <w:rPr>
          <w:rFonts w:ascii="Bookman Old Style" w:hAnsi="Bookman Old Style" w:cs="Segoe UI"/>
          <w:b/>
          <w:bCs/>
          <w:color w:val="333333"/>
        </w:rPr>
        <w:t>br</w:t>
      </w:r>
      <w:proofErr w:type="gramEnd"/>
      <w:r w:rsidRPr="008F51A0">
        <w:rPr>
          <w:rFonts w:ascii="Bookman Old Style" w:hAnsi="Bookman Old Style" w:cs="Segoe UI"/>
          <w:b/>
          <w:bCs/>
          <w:color w:val="333333"/>
        </w:rPr>
        <w:t>&gt; Tag</w:t>
      </w:r>
      <w:r w:rsidRPr="008F51A0">
        <w:rPr>
          <w:rFonts w:ascii="Bookman Old Style" w:hAnsi="Bookman Old Style" w:cs="Segoe UI"/>
          <w:color w:val="333333"/>
        </w:rPr>
        <w:t>: br stands for break line, it breaks the line of the code.</w:t>
      </w:r>
    </w:p>
    <w:p w:rsidR="000428A8" w:rsidRPr="008F51A0" w:rsidRDefault="000428A8" w:rsidP="008F51A0">
      <w:pPr>
        <w:pStyle w:val="NormalWeb"/>
        <w:shd w:val="clear" w:color="auto" w:fill="FFFFFF"/>
        <w:spacing w:before="0" w:beforeAutospacing="0" w:after="160" w:afterAutospacing="0" w:line="360" w:lineRule="auto"/>
        <w:jc w:val="both"/>
        <w:divId w:val="1159422760"/>
        <w:rPr>
          <w:rFonts w:ascii="Bookman Old Style" w:hAnsi="Bookman Old Style" w:cs="Segoe UI"/>
          <w:color w:val="333333"/>
        </w:rPr>
      </w:pPr>
      <w:r w:rsidRPr="008F51A0">
        <w:rPr>
          <w:rFonts w:ascii="Bookman Old Style" w:hAnsi="Bookman Old Style" w:cs="Segoe UI"/>
          <w:b/>
          <w:bCs/>
          <w:color w:val="333333"/>
        </w:rPr>
        <w:t>&lt;</w:t>
      </w:r>
      <w:proofErr w:type="gramStart"/>
      <w:r w:rsidRPr="008F51A0">
        <w:rPr>
          <w:rFonts w:ascii="Bookman Old Style" w:hAnsi="Bookman Old Style" w:cs="Segoe UI"/>
          <w:b/>
          <w:bCs/>
          <w:color w:val="333333"/>
        </w:rPr>
        <w:t>hr</w:t>
      </w:r>
      <w:proofErr w:type="gramEnd"/>
      <w:r w:rsidRPr="008F51A0">
        <w:rPr>
          <w:rFonts w:ascii="Bookman Old Style" w:hAnsi="Bookman Old Style" w:cs="Segoe UI"/>
          <w:b/>
          <w:bCs/>
          <w:color w:val="333333"/>
        </w:rPr>
        <w:t>&gt; Tag</w:t>
      </w:r>
      <w:r w:rsidRPr="008F51A0">
        <w:rPr>
          <w:rFonts w:ascii="Bookman Old Style" w:hAnsi="Bookman Old Style" w:cs="Segoe UI"/>
          <w:color w:val="333333"/>
        </w:rPr>
        <w:t>: hr stands for Horizontal Rule. This tag is used to put a line across the webpage.</w:t>
      </w:r>
    </w:p>
    <w:p w:rsidR="002F4BBE" w:rsidRPr="008F51A0" w:rsidRDefault="002F4BBE" w:rsidP="008F51A0">
      <w:pPr>
        <w:pStyle w:val="Heading2"/>
        <w:shd w:val="clear" w:color="auto" w:fill="FFFFFF"/>
        <w:spacing w:before="0" w:after="160" w:line="360" w:lineRule="auto"/>
        <w:jc w:val="both"/>
        <w:divId w:val="162970348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Meta Tags</w:t>
      </w:r>
    </w:p>
    <w:p w:rsidR="002F4BBE" w:rsidRPr="008F51A0" w:rsidRDefault="002F4BBE" w:rsidP="008F51A0">
      <w:pPr>
        <w:pStyle w:val="NormalWeb"/>
        <w:shd w:val="clear" w:color="auto" w:fill="FFFFFF"/>
        <w:spacing w:before="0" w:beforeAutospacing="0" w:after="160" w:afterAutospacing="0" w:line="360" w:lineRule="auto"/>
        <w:jc w:val="both"/>
        <w:divId w:val="1629703488"/>
        <w:rPr>
          <w:rFonts w:ascii="Bookman Old Style" w:eastAsiaTheme="minorEastAsia" w:hAnsi="Bookman Old Style" w:cs="Segoe UI"/>
          <w:color w:val="333333"/>
        </w:rPr>
      </w:pPr>
      <w:r w:rsidRPr="008F51A0">
        <w:rPr>
          <w:rFonts w:ascii="Bookman Old Style" w:hAnsi="Bookman Old Style" w:cs="Segoe UI"/>
          <w:color w:val="333333"/>
        </w:rPr>
        <w:t xml:space="preserve">DOCTYPE, title, link, </w:t>
      </w:r>
      <w:proofErr w:type="gramStart"/>
      <w:r w:rsidRPr="008F51A0">
        <w:rPr>
          <w:rFonts w:ascii="Bookman Old Style" w:hAnsi="Bookman Old Style" w:cs="Segoe UI"/>
          <w:color w:val="333333"/>
        </w:rPr>
        <w:t>meta</w:t>
      </w:r>
      <w:proofErr w:type="gramEnd"/>
      <w:r w:rsidRPr="008F51A0">
        <w:rPr>
          <w:rFonts w:ascii="Bookman Old Style" w:hAnsi="Bookman Old Style" w:cs="Segoe UI"/>
          <w:color w:val="333333"/>
        </w:rPr>
        <w:t xml:space="preserve"> and style</w: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Text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r w:rsidRPr="008F51A0">
        <w:rPr>
          <w:rFonts w:ascii="Bookman Old Style" w:hAnsi="Bookman Old Style" w:cs="Segoe UI"/>
          <w:color w:val="333333"/>
        </w:rPr>
        <w:t>&lt;p&gt;, &lt;h1&gt;, &lt;h2&gt;, &lt;h3&gt;, &lt;h4&gt;, &lt;h5&gt;, &lt;h6&gt;, &lt;strong&gt;, &lt;em&gt;, &lt;abbr&gt;, &lt;acronym&gt;, &lt;address&gt;, &lt;bdo&gt;, &lt;blockquote&gt;, &lt;cite&gt;, &lt;q&gt;, &lt;code&gt;, &lt;ins&gt;, &lt;del&gt;, &lt;dfn&gt;, &lt;kbd&gt;, &lt;pre&gt;, &lt;samp&gt;, &lt;var&gt; and &lt;br&gt;</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1D7BB5EA" wp14:editId="318D3987">
                <wp:extent cx="6097905" cy="4445"/>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77833E" id="Rectangle 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Link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r w:rsidRPr="008F51A0">
        <w:rPr>
          <w:rFonts w:ascii="Bookman Old Style" w:hAnsi="Bookman Old Style" w:cs="Segoe UI"/>
          <w:color w:val="333333"/>
        </w:rPr>
        <w:t>&lt;a&gt; and &lt;base&gt;</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DFE899B" wp14:editId="48971B1A">
                <wp:extent cx="6097905" cy="4445"/>
                <wp:effectExtent l="0" t="0" r="0" b="0"/>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CC2642" id="Rectangle 10"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Image and Object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r w:rsidRPr="008F51A0">
        <w:rPr>
          <w:rFonts w:ascii="Bookman Old Style" w:hAnsi="Bookman Old Style" w:cs="Segoe UI"/>
          <w:color w:val="333333"/>
        </w:rPr>
        <w:t>&lt;</w:t>
      </w:r>
      <w:proofErr w:type="gramStart"/>
      <w:r w:rsidRPr="008F51A0">
        <w:rPr>
          <w:rFonts w:ascii="Bookman Old Style" w:hAnsi="Bookman Old Style" w:cs="Segoe UI"/>
          <w:color w:val="333333"/>
        </w:rPr>
        <w:t>img</w:t>
      </w:r>
      <w:proofErr w:type="gramEnd"/>
      <w:r w:rsidRPr="008F51A0">
        <w:rPr>
          <w:rFonts w:ascii="Bookman Old Style" w:hAnsi="Bookman Old Style" w:cs="Segoe UI"/>
          <w:color w:val="333333"/>
        </w:rPr>
        <w:t>&gt;, &lt;area&gt;, &lt;map&gt;, &lt;param&gt; and &lt;object&gt;</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18F1D09C" wp14:editId="69423B44">
                <wp:extent cx="6097905" cy="4445"/>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08B178" id="Rectangle 1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List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r w:rsidRPr="008F51A0">
        <w:rPr>
          <w:rFonts w:ascii="Bookman Old Style" w:hAnsi="Bookman Old Style" w:cs="Segoe UI"/>
          <w:color w:val="333333"/>
        </w:rPr>
        <w:t>&lt;</w:t>
      </w:r>
      <w:proofErr w:type="gramStart"/>
      <w:r w:rsidRPr="008F51A0">
        <w:rPr>
          <w:rFonts w:ascii="Bookman Old Style" w:hAnsi="Bookman Old Style" w:cs="Segoe UI"/>
          <w:color w:val="333333"/>
        </w:rPr>
        <w:t>ul</w:t>
      </w:r>
      <w:proofErr w:type="gramEnd"/>
      <w:r w:rsidRPr="008F51A0">
        <w:rPr>
          <w:rFonts w:ascii="Bookman Old Style" w:hAnsi="Bookman Old Style" w:cs="Segoe UI"/>
          <w:color w:val="333333"/>
        </w:rPr>
        <w:t>&gt;, &lt;ol&gt;, &lt;li&gt;, &lt;dl&gt;, &lt;dt&gt; and &lt;dd&gt;</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w:lastRenderedPageBreak/>
        <mc:AlternateContent>
          <mc:Choice Requires="wps">
            <w:drawing>
              <wp:inline distT="0" distB="0" distL="0" distR="0" wp14:anchorId="0FDCA739" wp14:editId="6995B397">
                <wp:extent cx="6097905" cy="4445"/>
                <wp:effectExtent l="0" t="0" r="0" b="0"/>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5E7580" id="Rectangle 1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Table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proofErr w:type="gramStart"/>
      <w:r w:rsidRPr="008F51A0">
        <w:rPr>
          <w:rFonts w:ascii="Bookman Old Style" w:hAnsi="Bookman Old Style" w:cs="Segoe UI"/>
          <w:color w:val="333333"/>
        </w:rPr>
        <w:t>table</w:t>
      </w:r>
      <w:proofErr w:type="gramEnd"/>
      <w:r w:rsidRPr="008F51A0">
        <w:rPr>
          <w:rFonts w:ascii="Bookman Old Style" w:hAnsi="Bookman Old Style" w:cs="Segoe UI"/>
          <w:color w:val="333333"/>
        </w:rPr>
        <w:t>, tr, td, th, tbody, thead, tfoot, col, colgroup and caption</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1F07F22D" wp14:editId="7FF8F5A2">
                <wp:extent cx="6097905" cy="4445"/>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D9BF5C" id="Rectangle 1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Form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proofErr w:type="gramStart"/>
      <w:r w:rsidRPr="008F51A0">
        <w:rPr>
          <w:rFonts w:ascii="Bookman Old Style" w:hAnsi="Bookman Old Style" w:cs="Segoe UI"/>
          <w:color w:val="333333"/>
        </w:rPr>
        <w:t>form</w:t>
      </w:r>
      <w:proofErr w:type="gramEnd"/>
      <w:r w:rsidRPr="008F51A0">
        <w:rPr>
          <w:rFonts w:ascii="Bookman Old Style" w:hAnsi="Bookman Old Style" w:cs="Segoe UI"/>
          <w:color w:val="333333"/>
        </w:rPr>
        <w:t>, input, textarea, select, option, optgroup, button, label, fieldset and legend</w:t>
      </w:r>
    </w:p>
    <w:p w:rsidR="00E41072" w:rsidRPr="008F51A0" w:rsidRDefault="00E41072" w:rsidP="008F51A0">
      <w:pPr>
        <w:spacing w:line="360" w:lineRule="auto"/>
        <w:divId w:val="114612076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EE2723B" wp14:editId="26E22390">
                <wp:extent cx="6097905" cy="4445"/>
                <wp:effectExtent l="0" t="0" r="0" b="0"/>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574C78" id="Rectangle 1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Scripting Tags</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proofErr w:type="gramStart"/>
      <w:r w:rsidRPr="008F51A0">
        <w:rPr>
          <w:rFonts w:ascii="Bookman Old Style" w:hAnsi="Bookman Old Style" w:cs="Segoe UI"/>
          <w:color w:val="333333"/>
        </w:rPr>
        <w:t>script</w:t>
      </w:r>
      <w:proofErr w:type="gramEnd"/>
      <w:r w:rsidRPr="008F51A0">
        <w:rPr>
          <w:rFonts w:ascii="Bookman Old Style" w:hAnsi="Bookman Old Style" w:cs="Segoe UI"/>
          <w:color w:val="333333"/>
        </w:rPr>
        <w:t xml:space="preserve"> and noscript</w:t>
      </w:r>
    </w:p>
    <w:p w:rsidR="00E41072" w:rsidRPr="008F51A0" w:rsidRDefault="00E41072" w:rsidP="008F51A0">
      <w:pPr>
        <w:pStyle w:val="Heading4"/>
        <w:pBdr>
          <w:left w:val="single" w:sz="18" w:space="30" w:color="FFA500"/>
        </w:pBdr>
        <w:shd w:val="clear" w:color="auto" w:fill="FAEBD7"/>
        <w:spacing w:before="0" w:after="160" w:line="360" w:lineRule="auto"/>
        <w:jc w:val="both"/>
        <w:divId w:val="1146120767"/>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We will see examples using these tags in later charters.</w:t>
      </w:r>
    </w:p>
    <w:p w:rsidR="00E41072" w:rsidRPr="008F51A0" w:rsidRDefault="00E41072" w:rsidP="008F51A0">
      <w:pPr>
        <w:pStyle w:val="Heading2"/>
        <w:shd w:val="clear" w:color="auto" w:fill="FFFFFF"/>
        <w:spacing w:before="0" w:after="160" w:line="360" w:lineRule="auto"/>
        <w:jc w:val="both"/>
        <w:divId w:val="1146120767"/>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HTML Tags List</w:t>
      </w:r>
    </w:p>
    <w:p w:rsidR="00E41072" w:rsidRPr="008F51A0" w:rsidRDefault="00E41072" w:rsidP="008F51A0">
      <w:pPr>
        <w:pStyle w:val="NormalWeb"/>
        <w:shd w:val="clear" w:color="auto" w:fill="FFFFFF"/>
        <w:spacing w:before="0" w:beforeAutospacing="0" w:after="160" w:afterAutospacing="0" w:line="360" w:lineRule="auto"/>
        <w:jc w:val="both"/>
        <w:divId w:val="1146120767"/>
        <w:rPr>
          <w:rFonts w:ascii="Bookman Old Style" w:eastAsiaTheme="minorEastAsia" w:hAnsi="Bookman Old Style" w:cs="Segoe UI"/>
          <w:color w:val="333333"/>
        </w:rPr>
      </w:pPr>
      <w:r w:rsidRPr="008F51A0">
        <w:rPr>
          <w:rFonts w:ascii="Bookman Old Style" w:hAnsi="Bookman Old Style" w:cs="Segoe UI"/>
          <w:color w:val="333333"/>
        </w:rPr>
        <w:t>Following is the complete list of HTML tags with the description which are arranged alphabetically.</w:t>
      </w:r>
    </w:p>
    <w:p w:rsidR="00E41072" w:rsidRPr="008F51A0" w:rsidRDefault="00E41072" w:rsidP="008F51A0">
      <w:pPr>
        <w:pStyle w:val="Heading4"/>
        <w:pBdr>
          <w:left w:val="single" w:sz="18" w:space="30" w:color="FFA500"/>
        </w:pBdr>
        <w:shd w:val="clear" w:color="auto" w:fill="FAEBD7"/>
        <w:spacing w:before="0" w:after="160" w:line="360" w:lineRule="auto"/>
        <w:jc w:val="both"/>
        <w:divId w:val="1146120767"/>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Here </w:t>
      </w:r>
      <w:r w:rsidRPr="008F51A0">
        <w:rPr>
          <w:rFonts w:ascii="Bookman Old Style" w:eastAsia="Times New Roman" w:hAnsi="Bookman Old Style" w:cs="Arial"/>
          <w:b/>
          <w:bCs/>
          <w:noProof/>
          <w:color w:val="333333"/>
          <w:sz w:val="23"/>
          <w:szCs w:val="23"/>
        </w:rPr>
        <w:drawing>
          <wp:inline distT="0" distB="0" distL="0" distR="0" wp14:anchorId="2044F8A8" wp14:editId="5442090C">
            <wp:extent cx="154940" cy="154940"/>
            <wp:effectExtent l="0" t="0" r="0" b="0"/>
            <wp:docPr id="15" name="Picture 1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Arial"/>
          <w:b/>
          <w:bCs/>
          <w:color w:val="333333"/>
          <w:sz w:val="23"/>
          <w:szCs w:val="23"/>
        </w:rPr>
        <w:t>represents newly added Elements in HTML5.</w:t>
      </w:r>
    </w:p>
    <w:p w:rsidR="00A65486" w:rsidRPr="008F51A0" w:rsidRDefault="00A65486" w:rsidP="008F51A0">
      <w:pPr>
        <w:pStyle w:val="Heading4"/>
        <w:shd w:val="clear" w:color="auto" w:fill="FFFFFF"/>
        <w:spacing w:before="0" w:after="160" w:line="360" w:lineRule="auto"/>
        <w:jc w:val="both"/>
        <w:divId w:val="1991012055"/>
        <w:rPr>
          <w:rFonts w:ascii="Bookman Old Style" w:eastAsia="Times New Roman" w:hAnsi="Bookman Old Style" w:cs="Helvetica"/>
          <w:color w:val="610B4B"/>
          <w:sz w:val="26"/>
          <w:szCs w:val="26"/>
        </w:rPr>
      </w:pPr>
      <w:r w:rsidRPr="008F51A0">
        <w:rPr>
          <w:rFonts w:ascii="Bookman Old Style" w:eastAsia="Times New Roman" w:hAnsi="Bookman Old Style" w:cs="Helvetica"/>
          <w:b/>
          <w:bCs/>
          <w:color w:val="610B4B"/>
          <w:sz w:val="26"/>
          <w:szCs w:val="26"/>
        </w:rPr>
        <w:t>HTML Tags by Alphabets</w:t>
      </w:r>
    </w:p>
    <w:p w:rsidR="00A65486" w:rsidRPr="008F51A0" w:rsidRDefault="00A65486" w:rsidP="008F51A0">
      <w:pPr>
        <w:spacing w:line="360" w:lineRule="auto"/>
        <w:divId w:val="199101205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EA47C25" wp14:editId="7C249868">
                <wp:extent cx="6097905" cy="4445"/>
                <wp:effectExtent l="0" t="0" r="0" b="0"/>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9515AA" id="Rectangle 2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97"/>
        <w:gridCol w:w="4483"/>
      </w:tblGrid>
      <w:tr w:rsidR="00A65486" w:rsidRPr="008F51A0">
        <w:trPr>
          <w:divId w:val="1991012055"/>
        </w:trPr>
        <w:tc>
          <w:tcPr>
            <w:tcW w:w="0" w:type="auto"/>
            <w:shd w:val="clear" w:color="auto" w:fill="C7CCBE"/>
            <w:tcMar>
              <w:top w:w="180" w:type="dxa"/>
              <w:left w:w="180" w:type="dxa"/>
              <w:bottom w:w="180" w:type="dxa"/>
              <w:right w:w="180" w:type="dxa"/>
            </w:tcMar>
            <w:hideMark/>
          </w:tcPr>
          <w:p w:rsidR="00A65486" w:rsidRPr="008F51A0" w:rsidRDefault="00A65486"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Tag name</w:t>
            </w:r>
          </w:p>
        </w:tc>
        <w:tc>
          <w:tcPr>
            <w:tcW w:w="0" w:type="auto"/>
            <w:shd w:val="clear" w:color="auto" w:fill="C7CCBE"/>
            <w:tcMar>
              <w:top w:w="180" w:type="dxa"/>
              <w:left w:w="180" w:type="dxa"/>
              <w:bottom w:w="180" w:type="dxa"/>
              <w:right w:w="180" w:type="dxa"/>
            </w:tcMar>
            <w:hideMark/>
          </w:tcPr>
          <w:p w:rsidR="00A65486" w:rsidRPr="008F51A0" w:rsidRDefault="00A65486"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sz w:val="24"/>
                <w:szCs w:val="24"/>
              </w:rPr>
            </w:pPr>
            <w:hyperlink r:id="rId13" w:history="1">
              <w:r w:rsidR="00A65486" w:rsidRPr="008F51A0">
                <w:rPr>
                  <w:rStyle w:val="Hyperlink"/>
                  <w:rFonts w:ascii="Bookman Old Style" w:eastAsia="Times New Roman" w:hAnsi="Bookman Old Style" w:cs="Segoe UI"/>
                  <w:color w:val="008000"/>
                </w:rPr>
                <w:t>&lt;!-- --&gt;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apply comment 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4" w:history="1">
              <w:r w:rsidR="00A65486" w:rsidRPr="008F51A0">
                <w:rPr>
                  <w:rStyle w:val="Hyperlink"/>
                  <w:rFonts w:ascii="Bookman Old Style" w:eastAsia="Times New Roman" w:hAnsi="Bookman Old Style" w:cs="Segoe UI"/>
                  <w:color w:val="008000"/>
                </w:rPr>
                <w:t>&lt;!DOCTYPE&gt;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specify the version of HTML</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A</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5" w:history="1">
              <w:r w:rsidR="00A65486" w:rsidRPr="008F51A0">
                <w:rPr>
                  <w:rStyle w:val="Hyperlink"/>
                  <w:rFonts w:ascii="Bookman Old Style" w:eastAsia="Times New Roman" w:hAnsi="Bookman Old Style" w:cs="Segoe UI"/>
                  <w:color w:val="008000"/>
                </w:rPr>
                <w:t>&lt;a&gt;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termed as anchor tag and it creates a hyperlink or link.</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6" w:history="1">
              <w:r w:rsidR="00A65486" w:rsidRPr="008F51A0">
                <w:rPr>
                  <w:rStyle w:val="Hyperlink"/>
                  <w:rFonts w:ascii="Bookman Old Style" w:eastAsia="Times New Roman" w:hAnsi="Bookman Old Style" w:cs="Segoe UI"/>
                  <w:color w:val="008000"/>
                </w:rPr>
                <w:t>&lt;abbr&gt;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abbreviation for a phrase or longer word.</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7" w:history="1">
              <w:r w:rsidR="00A65486" w:rsidRPr="008F51A0">
                <w:rPr>
                  <w:rStyle w:val="Hyperlink"/>
                  <w:rFonts w:ascii="Bookman Old Style" w:eastAsia="Times New Roman" w:hAnsi="Bookman Old Style" w:cs="Segoe UI"/>
                  <w:color w:val="008000"/>
                </w:rPr>
                <w:t>&lt;acronym&gt;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acronym for a word.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8" w:history="1">
              <w:r w:rsidR="00A65486" w:rsidRPr="008F51A0">
                <w:rPr>
                  <w:rStyle w:val="Hyperlink"/>
                  <w:rFonts w:ascii="Bookman Old Style" w:eastAsia="Times New Roman" w:hAnsi="Bookman Old Style" w:cs="Segoe UI"/>
                  <w:color w:val="008000"/>
                </w:rPr>
                <w:t>&lt;address&gt;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author's contact information of the HTML article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9" w:history="1">
              <w:r w:rsidR="00A65486" w:rsidRPr="008F51A0">
                <w:rPr>
                  <w:rStyle w:val="Hyperlink"/>
                  <w:rFonts w:ascii="Bookman Old Style" w:eastAsia="Times New Roman" w:hAnsi="Bookman Old Style" w:cs="Segoe UI"/>
                  <w:color w:val="008000"/>
                </w:rPr>
                <w:t>&lt;applet&gt;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embedded Java applet.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0" w:history="1">
              <w:r w:rsidR="00A65486" w:rsidRPr="008F51A0">
                <w:rPr>
                  <w:rStyle w:val="Hyperlink"/>
                  <w:rFonts w:ascii="Bookman Old Style" w:eastAsia="Times New Roman" w:hAnsi="Bookman Old Style" w:cs="Segoe UI"/>
                  <w:color w:val="008000"/>
                </w:rPr>
                <w:t>&lt;area&gt;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area of an image map.</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1" w:history="1">
              <w:r w:rsidR="00A65486" w:rsidRPr="008F51A0">
                <w:rPr>
                  <w:rStyle w:val="Hyperlink"/>
                  <w:rFonts w:ascii="Bookman Old Style" w:eastAsia="Times New Roman" w:hAnsi="Bookman Old Style" w:cs="Segoe UI"/>
                  <w:color w:val="008000"/>
                </w:rPr>
                <w:t>&lt;article&gt;</w:t>
              </w:r>
            </w:hyperlink>
            <w:r w:rsidR="00A65486" w:rsidRPr="008F51A0">
              <w:rPr>
                <w:rFonts w:ascii="Bookman Old Style" w:eastAsia="Times New Roman" w:hAnsi="Bookman Old Style" w:cs="Segoe UI"/>
                <w:noProof/>
                <w:color w:val="333333"/>
              </w:rPr>
              <w:drawing>
                <wp:inline distT="0" distB="0" distL="0" distR="0" wp14:anchorId="773B6D88" wp14:editId="1A86E14B">
                  <wp:extent cx="151765" cy="151765"/>
                  <wp:effectExtent l="0" t="0" r="635" b="635"/>
                  <wp:docPr id="28" name="Picture 28"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self-contained content.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2" w:history="1">
              <w:r w:rsidR="00A65486" w:rsidRPr="008F51A0">
                <w:rPr>
                  <w:rStyle w:val="Hyperlink"/>
                  <w:rFonts w:ascii="Bookman Old Style" w:eastAsia="Times New Roman" w:hAnsi="Bookman Old Style" w:cs="Segoe UI"/>
                  <w:color w:val="008000"/>
                </w:rPr>
                <w:t>&lt;aside&gt;</w:t>
              </w:r>
            </w:hyperlink>
            <w:r w:rsidR="00A65486" w:rsidRPr="008F51A0">
              <w:rPr>
                <w:rFonts w:ascii="Bookman Old Style" w:eastAsia="Times New Roman" w:hAnsi="Bookman Old Style" w:cs="Segoe UI"/>
                <w:noProof/>
                <w:color w:val="333333"/>
              </w:rPr>
              <w:drawing>
                <wp:inline distT="0" distB="0" distL="0" distR="0" wp14:anchorId="3DE5EF4B" wp14:editId="64D4F244">
                  <wp:extent cx="151765" cy="151765"/>
                  <wp:effectExtent l="0" t="0" r="635" b="635"/>
                  <wp:docPr id="27" name="Picture 2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content aside from main content. Mainly represented as sidebar.</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3" w:history="1">
              <w:r w:rsidR="00A65486" w:rsidRPr="008F51A0">
                <w:rPr>
                  <w:rStyle w:val="Hyperlink"/>
                  <w:rFonts w:ascii="Bookman Old Style" w:eastAsia="Times New Roman" w:hAnsi="Bookman Old Style" w:cs="Segoe UI"/>
                  <w:color w:val="008000"/>
                </w:rPr>
                <w:t>&lt;audio&gt;</w:t>
              </w:r>
            </w:hyperlink>
            <w:r w:rsidR="00A65486" w:rsidRPr="008F51A0">
              <w:rPr>
                <w:rFonts w:ascii="Bookman Old Style" w:eastAsia="Times New Roman" w:hAnsi="Bookman Old Style" w:cs="Segoe UI"/>
                <w:noProof/>
                <w:color w:val="333333"/>
              </w:rPr>
              <w:drawing>
                <wp:inline distT="0" distB="0" distL="0" distR="0" wp14:anchorId="3919F7DF" wp14:editId="4E1BE581">
                  <wp:extent cx="151765" cy="151765"/>
                  <wp:effectExtent l="0" t="0" r="635" b="635"/>
                  <wp:docPr id="26" name="Picture 2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embed sound content in HTML document.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B</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4" w:history="1">
              <w:r w:rsidR="00A65486" w:rsidRPr="008F51A0">
                <w:rPr>
                  <w:rStyle w:val="Hyperlink"/>
                  <w:rFonts w:ascii="Bookman Old Style" w:eastAsia="Times New Roman" w:hAnsi="Bookman Old Style" w:cs="Segoe UI"/>
                  <w:color w:val="008000"/>
                </w:rPr>
                <w:t>&lt;b&gt;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make a text bold.</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5" w:history="1">
              <w:r w:rsidR="00A65486" w:rsidRPr="008F51A0">
                <w:rPr>
                  <w:rStyle w:val="Hyperlink"/>
                  <w:rFonts w:ascii="Bookman Old Style" w:eastAsia="Times New Roman" w:hAnsi="Bookman Old Style" w:cs="Segoe UI"/>
                  <w:color w:val="008000"/>
                </w:rPr>
                <w:t>&lt;base&gt;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defines the base URL for all relative URL within the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6" w:history="1">
              <w:r w:rsidR="00A65486" w:rsidRPr="008F51A0">
                <w:rPr>
                  <w:rStyle w:val="Hyperlink"/>
                  <w:rFonts w:ascii="Bookman Old Style" w:eastAsia="Times New Roman" w:hAnsi="Bookman Old Style" w:cs="Segoe UI"/>
                  <w:color w:val="008000"/>
                </w:rPr>
                <w:t>&lt;basefont&gt;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set default font, size and color for all elements of document.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7" w:history="1">
              <w:r w:rsidR="00A65486" w:rsidRPr="008F51A0">
                <w:rPr>
                  <w:rStyle w:val="Hyperlink"/>
                  <w:rFonts w:ascii="Bookman Old Style" w:eastAsia="Times New Roman" w:hAnsi="Bookman Old Style" w:cs="Segoe UI"/>
                  <w:color w:val="008000"/>
                </w:rPr>
                <w:t>&lt;bdi&gt;</w:t>
              </w:r>
            </w:hyperlink>
            <w:r w:rsidR="00A65486" w:rsidRPr="008F51A0">
              <w:rPr>
                <w:rFonts w:ascii="Bookman Old Style" w:eastAsia="Times New Roman" w:hAnsi="Bookman Old Style" w:cs="Segoe UI"/>
                <w:noProof/>
                <w:color w:val="333333"/>
              </w:rPr>
              <w:drawing>
                <wp:inline distT="0" distB="0" distL="0" distR="0" wp14:anchorId="344707DE" wp14:editId="7494F7BE">
                  <wp:extent cx="151765" cy="151765"/>
                  <wp:effectExtent l="0" t="0" r="635" b="635"/>
                  <wp:docPr id="25" name="Picture 2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provide isolation for that part of text which may be formatted in different directions from its surrounding 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8" w:history="1">
              <w:r w:rsidR="00A65486" w:rsidRPr="008F51A0">
                <w:rPr>
                  <w:rStyle w:val="Hyperlink"/>
                  <w:rFonts w:ascii="Bookman Old Style" w:eastAsia="Times New Roman" w:hAnsi="Bookman Old Style" w:cs="Segoe UI"/>
                  <w:color w:val="008000"/>
                </w:rPr>
                <w:t>&lt;bdo&gt;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override the current text direction.</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29" w:history="1">
              <w:r w:rsidR="00A65486" w:rsidRPr="008F51A0">
                <w:rPr>
                  <w:rStyle w:val="Hyperlink"/>
                  <w:rFonts w:ascii="Bookman Old Style" w:eastAsia="Times New Roman" w:hAnsi="Bookman Old Style" w:cs="Segoe UI"/>
                  <w:color w:val="008000"/>
                </w:rPr>
                <w:t>&lt;big&gt;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make font size one level larger than its surrounding content.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0" w:history="1">
              <w:r w:rsidR="00A65486" w:rsidRPr="008F51A0">
                <w:rPr>
                  <w:rStyle w:val="Hyperlink"/>
                  <w:rFonts w:ascii="Bookman Old Style" w:eastAsia="Times New Roman" w:hAnsi="Bookman Old Style" w:cs="Segoe UI"/>
                  <w:color w:val="008000"/>
                </w:rPr>
                <w:t>&lt;blockquote&gt;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a content which is taken from another source.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1" w:history="1">
              <w:r w:rsidR="00A65486" w:rsidRPr="008F51A0">
                <w:rPr>
                  <w:rStyle w:val="Hyperlink"/>
                  <w:rFonts w:ascii="Bookman Old Style" w:eastAsia="Times New Roman" w:hAnsi="Bookman Old Style" w:cs="Segoe UI"/>
                  <w:color w:val="008000"/>
                </w:rPr>
                <w:t>&lt;body&gt;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the body section of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2" w:history="1">
              <w:r w:rsidR="00A65486" w:rsidRPr="008F51A0">
                <w:rPr>
                  <w:rStyle w:val="Hyperlink"/>
                  <w:rFonts w:ascii="Bookman Old Style" w:eastAsia="Times New Roman" w:hAnsi="Bookman Old Style" w:cs="Segoe UI"/>
                  <w:color w:val="008000"/>
                </w:rPr>
                <w:t>&lt;br&gt;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apply single line break.</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3" w:history="1">
              <w:r w:rsidR="00A65486" w:rsidRPr="008F51A0">
                <w:rPr>
                  <w:rStyle w:val="Hyperlink"/>
                  <w:rFonts w:ascii="Bookman Old Style" w:eastAsia="Times New Roman" w:hAnsi="Bookman Old Style" w:cs="Segoe UI"/>
                  <w:color w:val="008000"/>
                </w:rPr>
                <w:t>&lt;button&gt;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represent a clickable button</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C</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4" w:history="1">
              <w:r w:rsidR="00A65486" w:rsidRPr="008F51A0">
                <w:rPr>
                  <w:rStyle w:val="Hyperlink"/>
                  <w:rFonts w:ascii="Bookman Old Style" w:eastAsia="Times New Roman" w:hAnsi="Bookman Old Style" w:cs="Segoe UI"/>
                  <w:color w:val="008000"/>
                </w:rPr>
                <w:t>&lt;canvas&gt;</w:t>
              </w:r>
            </w:hyperlink>
            <w:r w:rsidR="00A65486" w:rsidRPr="008F51A0">
              <w:rPr>
                <w:rFonts w:ascii="Bookman Old Style" w:eastAsia="Times New Roman" w:hAnsi="Bookman Old Style" w:cs="Segoe UI"/>
                <w:noProof/>
                <w:color w:val="333333"/>
              </w:rPr>
              <w:drawing>
                <wp:inline distT="0" distB="0" distL="0" distR="0" wp14:anchorId="2405B208" wp14:editId="510F1AB9">
                  <wp:extent cx="151765" cy="151765"/>
                  <wp:effectExtent l="0" t="0" r="635" b="635"/>
                  <wp:docPr id="24" name="Picture 2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provide a graphics space within a web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5" w:history="1">
              <w:r w:rsidR="00A65486" w:rsidRPr="008F51A0">
                <w:rPr>
                  <w:rStyle w:val="Hyperlink"/>
                  <w:rFonts w:ascii="Bookman Old Style" w:eastAsia="Times New Roman" w:hAnsi="Bookman Old Style" w:cs="Segoe UI"/>
                  <w:color w:val="008000"/>
                </w:rPr>
                <w:t>&lt;caption&gt;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a caption for a table.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6" w:history="1">
              <w:r w:rsidR="00A65486" w:rsidRPr="008F51A0">
                <w:rPr>
                  <w:rStyle w:val="Hyperlink"/>
                  <w:rFonts w:ascii="Bookman Old Style" w:eastAsia="Times New Roman" w:hAnsi="Bookman Old Style" w:cs="Segoe UI"/>
                  <w:color w:val="008000"/>
                </w:rPr>
                <w:t>&lt;center&gt;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align the content in center.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7" w:history="1">
              <w:r w:rsidR="00A65486" w:rsidRPr="008F51A0">
                <w:rPr>
                  <w:rStyle w:val="Hyperlink"/>
                  <w:rFonts w:ascii="Bookman Old Style" w:eastAsia="Times New Roman" w:hAnsi="Bookman Old Style" w:cs="Segoe UI"/>
                  <w:color w:val="008000"/>
                </w:rPr>
                <w:t>&lt;cite&gt;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the title of the work, book, website, etc.</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8" w:history="1">
              <w:r w:rsidR="00A65486" w:rsidRPr="008F51A0">
                <w:rPr>
                  <w:rStyle w:val="Hyperlink"/>
                  <w:rFonts w:ascii="Bookman Old Style" w:eastAsia="Times New Roman" w:hAnsi="Bookman Old Style" w:cs="Segoe UI"/>
                  <w:color w:val="008000"/>
                </w:rPr>
                <w:t>&lt;code&gt;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display a part of programming code 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39" w:history="1">
              <w:r w:rsidR="00A65486" w:rsidRPr="008F51A0">
                <w:rPr>
                  <w:rStyle w:val="Hyperlink"/>
                  <w:rFonts w:ascii="Bookman Old Style" w:eastAsia="Times New Roman" w:hAnsi="Bookman Old Style" w:cs="Segoe UI"/>
                  <w:color w:val="008000"/>
                </w:rPr>
                <w:t>&lt;col&gt;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column within a table which represent common properties of columns and used with the &lt;colgroup&gt;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0" w:history="1">
              <w:r w:rsidR="00A65486" w:rsidRPr="008F51A0">
                <w:rPr>
                  <w:rStyle w:val="Hyperlink"/>
                  <w:rFonts w:ascii="Bookman Old Style" w:eastAsia="Times New Roman" w:hAnsi="Bookman Old Style" w:cs="Segoe UI"/>
                  <w:color w:val="008000"/>
                </w:rPr>
                <w:t>&lt;colgroup&gt;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group of columns in a table.</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D</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1" w:history="1">
              <w:r w:rsidR="00A65486" w:rsidRPr="008F51A0">
                <w:rPr>
                  <w:rStyle w:val="Hyperlink"/>
                  <w:rFonts w:ascii="Bookman Old Style" w:eastAsia="Times New Roman" w:hAnsi="Bookman Old Style" w:cs="Segoe UI"/>
                  <w:color w:val="008000"/>
                </w:rPr>
                <w:t>&lt;data&gt;</w:t>
              </w:r>
            </w:hyperlink>
            <w:r w:rsidR="00A65486" w:rsidRPr="008F51A0">
              <w:rPr>
                <w:rFonts w:ascii="Bookman Old Style" w:eastAsia="Times New Roman" w:hAnsi="Bookman Old Style" w:cs="Segoe UI"/>
                <w:noProof/>
                <w:color w:val="333333"/>
              </w:rPr>
              <w:drawing>
                <wp:inline distT="0" distB="0" distL="0" distR="0" wp14:anchorId="098BA358" wp14:editId="1590F9E9">
                  <wp:extent cx="151765" cy="151765"/>
                  <wp:effectExtent l="0" t="0" r="635" b="635"/>
                  <wp:docPr id="23" name="Picture 23"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link the content with the machine-readable translation.</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2" w:history="1">
              <w:r w:rsidR="00A65486" w:rsidRPr="008F51A0">
                <w:rPr>
                  <w:rStyle w:val="Hyperlink"/>
                  <w:rFonts w:ascii="Bookman Old Style" w:eastAsia="Times New Roman" w:hAnsi="Bookman Old Style" w:cs="Segoe UI"/>
                  <w:color w:val="008000"/>
                </w:rPr>
                <w:t>&lt;datalist&gt;</w:t>
              </w:r>
            </w:hyperlink>
            <w:r w:rsidR="00A65486" w:rsidRPr="008F51A0">
              <w:rPr>
                <w:rFonts w:ascii="Bookman Old Style" w:eastAsia="Times New Roman" w:hAnsi="Bookman Old Style" w:cs="Segoe UI"/>
                <w:noProof/>
                <w:color w:val="333333"/>
              </w:rPr>
              <w:drawing>
                <wp:inline distT="0" distB="0" distL="0" distR="0" wp14:anchorId="4D06108E" wp14:editId="259E08D3">
                  <wp:extent cx="151765" cy="151765"/>
                  <wp:effectExtent l="0" t="0" r="635" b="635"/>
                  <wp:docPr id="22" name="Picture 22"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provide a predefined list for input option.</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3" w:history="1">
              <w:r w:rsidR="00A65486" w:rsidRPr="008F51A0">
                <w:rPr>
                  <w:rStyle w:val="Hyperlink"/>
                  <w:rFonts w:ascii="Bookman Old Style" w:eastAsia="Times New Roman" w:hAnsi="Bookman Old Style" w:cs="Segoe UI"/>
                  <w:color w:val="008000"/>
                </w:rPr>
                <w:t>&lt;dd&gt;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provide definition/description of a term in description list.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4" w:history="1">
              <w:r w:rsidR="00A65486" w:rsidRPr="008F51A0">
                <w:rPr>
                  <w:rStyle w:val="Hyperlink"/>
                  <w:rFonts w:ascii="Bookman Old Style" w:eastAsia="Times New Roman" w:hAnsi="Bookman Old Style" w:cs="Segoe UI"/>
                  <w:color w:val="008000"/>
                </w:rPr>
                <w:t>&lt;del&gt;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text which has been deleted from the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5" w:history="1">
              <w:r w:rsidR="00A65486" w:rsidRPr="008F51A0">
                <w:rPr>
                  <w:rStyle w:val="Hyperlink"/>
                  <w:rFonts w:ascii="Bookman Old Style" w:eastAsia="Times New Roman" w:hAnsi="Bookman Old Style" w:cs="Segoe UI"/>
                  <w:color w:val="008000"/>
                </w:rPr>
                <w:t>&lt;details&gt;</w:t>
              </w:r>
            </w:hyperlink>
            <w:r w:rsidR="00A65486" w:rsidRPr="008F51A0">
              <w:rPr>
                <w:rFonts w:ascii="Bookman Old Style" w:eastAsia="Times New Roman" w:hAnsi="Bookman Old Style" w:cs="Segoe UI"/>
                <w:noProof/>
                <w:color w:val="333333"/>
              </w:rPr>
              <w:drawing>
                <wp:inline distT="0" distB="0" distL="0" distR="0" wp14:anchorId="7CB5EA27" wp14:editId="17CE8ED3">
                  <wp:extent cx="151765" cy="151765"/>
                  <wp:effectExtent l="0" t="0" r="635" b="635"/>
                  <wp:docPr id="21" name="Picture 21"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additional details which user can either view or hide.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6" w:history="1">
              <w:r w:rsidR="00A65486" w:rsidRPr="008F51A0">
                <w:rPr>
                  <w:rStyle w:val="Hyperlink"/>
                  <w:rFonts w:ascii="Bookman Old Style" w:eastAsia="Times New Roman" w:hAnsi="Bookman Old Style" w:cs="Segoe UI"/>
                  <w:color w:val="008000"/>
                </w:rPr>
                <w:t>&lt;dfn&gt;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indicate a term which is defined within a sentence/phrase.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7" w:history="1">
              <w:r w:rsidR="00A65486" w:rsidRPr="008F51A0">
                <w:rPr>
                  <w:rStyle w:val="Hyperlink"/>
                  <w:rFonts w:ascii="Bookman Old Style" w:eastAsia="Times New Roman" w:hAnsi="Bookman Old Style" w:cs="Segoe UI"/>
                  <w:color w:val="008000"/>
                </w:rPr>
                <w:t>&lt;dialog&gt;</w:t>
              </w:r>
            </w:hyperlink>
            <w:r w:rsidR="00A65486" w:rsidRPr="008F51A0">
              <w:rPr>
                <w:rFonts w:ascii="Bookman Old Style" w:eastAsia="Times New Roman" w:hAnsi="Bookman Old Style" w:cs="Segoe UI"/>
                <w:noProof/>
                <w:color w:val="333333"/>
              </w:rPr>
              <w:drawing>
                <wp:inline distT="0" distB="0" distL="0" distR="0" wp14:anchorId="69E4E0D0" wp14:editId="1B55A3D4">
                  <wp:extent cx="151765" cy="151765"/>
                  <wp:effectExtent l="0" t="0" r="635" b="635"/>
                  <wp:docPr id="20" name="Picture 20"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dialog box or other interactive components.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8" w:history="1">
              <w:r w:rsidR="00A65486" w:rsidRPr="008F51A0">
                <w:rPr>
                  <w:rStyle w:val="Hyperlink"/>
                  <w:rFonts w:ascii="Bookman Old Style" w:eastAsia="Times New Roman" w:hAnsi="Bookman Old Style" w:cs="Segoe UI"/>
                  <w:color w:val="008000"/>
                </w:rPr>
                <w:t>&lt;dir&gt;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as container for directory list of files.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49" w:history="1">
              <w:r w:rsidR="00A65486" w:rsidRPr="008F51A0">
                <w:rPr>
                  <w:rStyle w:val="Hyperlink"/>
                  <w:rFonts w:ascii="Bookman Old Style" w:eastAsia="Times New Roman" w:hAnsi="Bookman Old Style" w:cs="Segoe UI"/>
                  <w:color w:val="008000"/>
                </w:rPr>
                <w:t>&lt;div&gt;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division or section within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0" w:history="1">
              <w:r w:rsidR="00A65486" w:rsidRPr="008F51A0">
                <w:rPr>
                  <w:rStyle w:val="Hyperlink"/>
                  <w:rFonts w:ascii="Bookman Old Style" w:eastAsia="Times New Roman" w:hAnsi="Bookman Old Style" w:cs="Segoe UI"/>
                  <w:color w:val="008000"/>
                </w:rPr>
                <w:t>&lt;dl&gt;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sued to define a description list.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1" w:history="1">
              <w:r w:rsidR="00A65486" w:rsidRPr="008F51A0">
                <w:rPr>
                  <w:rStyle w:val="Hyperlink"/>
                  <w:rFonts w:ascii="Bookman Old Style" w:eastAsia="Times New Roman" w:hAnsi="Bookman Old Style" w:cs="Segoe UI"/>
                  <w:color w:val="008000"/>
                </w:rPr>
                <w:t>&lt;dt&gt;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a term in description list.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2" w:history="1">
              <w:r w:rsidR="00A65486" w:rsidRPr="008F51A0">
                <w:rPr>
                  <w:rStyle w:val="Hyperlink"/>
                  <w:rFonts w:ascii="Bookman Old Style" w:eastAsia="Times New Roman" w:hAnsi="Bookman Old Style" w:cs="Segoe UI"/>
                  <w:color w:val="008000"/>
                </w:rPr>
                <w:t>&lt;em&gt;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emphasis the content applied within this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3" w:history="1">
              <w:r w:rsidR="00A65486" w:rsidRPr="008F51A0">
                <w:rPr>
                  <w:rStyle w:val="Hyperlink"/>
                  <w:rFonts w:ascii="Bookman Old Style" w:eastAsia="Times New Roman" w:hAnsi="Bookman Old Style" w:cs="Segoe UI"/>
                  <w:color w:val="008000"/>
                </w:rPr>
                <w:t>&lt;embed&gt;</w:t>
              </w:r>
            </w:hyperlink>
            <w:r w:rsidR="00A65486" w:rsidRPr="008F51A0">
              <w:rPr>
                <w:rFonts w:ascii="Bookman Old Style" w:eastAsia="Times New Roman" w:hAnsi="Bookman Old Style" w:cs="Segoe UI"/>
                <w:noProof/>
                <w:color w:val="333333"/>
              </w:rPr>
              <w:drawing>
                <wp:inline distT="0" distB="0" distL="0" distR="0" wp14:anchorId="0C917524" wp14:editId="2767A078">
                  <wp:extent cx="151765" cy="151765"/>
                  <wp:effectExtent l="0" t="0" r="635" b="635"/>
                  <wp:docPr id="19" name="Picture 19"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as embedded container for external file/application/media, etc.</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F</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4" w:history="1">
              <w:r w:rsidR="00A65486" w:rsidRPr="008F51A0">
                <w:rPr>
                  <w:rStyle w:val="Hyperlink"/>
                  <w:rFonts w:ascii="Bookman Old Style" w:eastAsia="Times New Roman" w:hAnsi="Bookman Old Style" w:cs="Segoe UI"/>
                  <w:color w:val="008000"/>
                </w:rPr>
                <w:t>&lt;fieldset&gt;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group related elements/labels within a web form.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5" w:history="1">
              <w:r w:rsidR="00A65486" w:rsidRPr="008F51A0">
                <w:rPr>
                  <w:rStyle w:val="Hyperlink"/>
                  <w:rFonts w:ascii="Bookman Old Style" w:eastAsia="Times New Roman" w:hAnsi="Bookman Old Style" w:cs="Segoe UI"/>
                  <w:color w:val="008000"/>
                </w:rPr>
                <w:t>&lt;figcaption&gt;</w:t>
              </w:r>
            </w:hyperlink>
            <w:r w:rsidR="00A65486" w:rsidRPr="008F51A0">
              <w:rPr>
                <w:rFonts w:ascii="Bookman Old Style" w:eastAsia="Times New Roman" w:hAnsi="Bookman Old Style" w:cs="Segoe UI"/>
                <w:noProof/>
                <w:color w:val="333333"/>
              </w:rPr>
              <w:drawing>
                <wp:inline distT="0" distB="0" distL="0" distR="0" wp14:anchorId="434796EE" wp14:editId="6E7A3130">
                  <wp:extent cx="151765" cy="151765"/>
                  <wp:effectExtent l="0" t="0" r="635" b="635"/>
                  <wp:docPr id="18" name="Picture 18"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add a caption or explanation for the &lt;figure&gt;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6" w:history="1">
              <w:r w:rsidR="00A65486" w:rsidRPr="008F51A0">
                <w:rPr>
                  <w:rStyle w:val="Hyperlink"/>
                  <w:rFonts w:ascii="Bookman Old Style" w:eastAsia="Times New Roman" w:hAnsi="Bookman Old Style" w:cs="Segoe UI"/>
                  <w:color w:val="008000"/>
                </w:rPr>
                <w:t>&lt;figure&gt;</w:t>
              </w:r>
            </w:hyperlink>
            <w:r w:rsidR="00A65486" w:rsidRPr="008F51A0">
              <w:rPr>
                <w:rFonts w:ascii="Bookman Old Style" w:eastAsia="Times New Roman" w:hAnsi="Bookman Old Style" w:cs="Segoe UI"/>
                <w:noProof/>
                <w:color w:val="333333"/>
              </w:rPr>
              <w:drawing>
                <wp:inline distT="0" distB="0" distL="0" distR="0" wp14:anchorId="2C7612C9" wp14:editId="37780143">
                  <wp:extent cx="151765" cy="151765"/>
                  <wp:effectExtent l="0" t="0" r="635" b="635"/>
                  <wp:docPr id="17" name="Picture 1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the self-contained content, and s mostly refer as single unit.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7" w:history="1">
              <w:r w:rsidR="00A65486" w:rsidRPr="008F51A0">
                <w:rPr>
                  <w:rStyle w:val="Hyperlink"/>
                  <w:rFonts w:ascii="Bookman Old Style" w:eastAsia="Times New Roman" w:hAnsi="Bookman Old Style" w:cs="Segoe UI"/>
                  <w:color w:val="008000"/>
                </w:rPr>
                <w:t>&lt;font&gt;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font, size, color, and face for the content.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8" w:history="1">
              <w:r w:rsidR="00A65486" w:rsidRPr="008F51A0">
                <w:rPr>
                  <w:rStyle w:val="Hyperlink"/>
                  <w:rFonts w:ascii="Bookman Old Style" w:eastAsia="Times New Roman" w:hAnsi="Bookman Old Style" w:cs="Segoe UI"/>
                  <w:color w:val="008000"/>
                </w:rPr>
                <w:t>&lt;footer&gt;</w:t>
              </w:r>
            </w:hyperlink>
            <w:r w:rsidR="00A65486" w:rsidRPr="008F51A0">
              <w:rPr>
                <w:rFonts w:ascii="Bookman Old Style" w:eastAsia="Times New Roman" w:hAnsi="Bookman Old Style" w:cs="Segoe UI"/>
                <w:noProof/>
                <w:color w:val="333333"/>
              </w:rPr>
              <w:drawing>
                <wp:inline distT="0" distB="0" distL="0" distR="0" wp14:anchorId="48BB7931" wp14:editId="73257944">
                  <wp:extent cx="151765" cy="151765"/>
                  <wp:effectExtent l="0" t="0" r="635" b="635"/>
                  <wp:docPr id="16" name="Picture 1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footer section of a webpage.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59" w:history="1">
              <w:r w:rsidR="00A65486" w:rsidRPr="008F51A0">
                <w:rPr>
                  <w:rStyle w:val="Hyperlink"/>
                  <w:rFonts w:ascii="Bookman Old Style" w:eastAsia="Times New Roman" w:hAnsi="Bookman Old Style" w:cs="Segoe UI"/>
                  <w:color w:val="008000"/>
                </w:rPr>
                <w:t>&lt;form&gt;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an HTML form.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0" w:history="1">
              <w:r w:rsidR="00A65486" w:rsidRPr="008F51A0">
                <w:rPr>
                  <w:rStyle w:val="Hyperlink"/>
                  <w:rFonts w:ascii="Bookman Old Style" w:eastAsia="Times New Roman" w:hAnsi="Bookman Old Style" w:cs="Segoe UI"/>
                  <w:color w:val="008000"/>
                </w:rPr>
                <w:t>&lt;frame&gt;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particular area of webpage which can contain another HTML file.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1" w:history="1">
              <w:r w:rsidR="00A65486" w:rsidRPr="008F51A0">
                <w:rPr>
                  <w:rStyle w:val="Hyperlink"/>
                  <w:rFonts w:ascii="Bookman Old Style" w:eastAsia="Times New Roman" w:hAnsi="Bookman Old Style" w:cs="Segoe UI"/>
                  <w:color w:val="008000"/>
                </w:rPr>
                <w:t>&lt;frameset&gt;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group of Frames.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H</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2" w:history="1">
              <w:r w:rsidR="00A65486" w:rsidRPr="008F51A0">
                <w:rPr>
                  <w:rStyle w:val="Hyperlink"/>
                  <w:rFonts w:ascii="Bookman Old Style" w:eastAsia="Times New Roman" w:hAnsi="Bookman Old Style" w:cs="Segoe UI"/>
                  <w:color w:val="008000"/>
                </w:rPr>
                <w:t>&lt;h1&gt; to &lt;h6&gt;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headings for an HTML document from level 1 to level 6.</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3" w:history="1">
              <w:r w:rsidR="00A65486" w:rsidRPr="008F51A0">
                <w:rPr>
                  <w:rStyle w:val="Hyperlink"/>
                  <w:rFonts w:ascii="Bookman Old Style" w:eastAsia="Times New Roman" w:hAnsi="Bookman Old Style" w:cs="Segoe UI"/>
                  <w:color w:val="008000"/>
                </w:rPr>
                <w:t>&lt;head&gt;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head section of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4" w:history="1">
              <w:r w:rsidR="00A65486" w:rsidRPr="008F51A0">
                <w:rPr>
                  <w:rStyle w:val="Hyperlink"/>
                  <w:rFonts w:ascii="Bookman Old Style" w:eastAsia="Times New Roman" w:hAnsi="Bookman Old Style" w:cs="Segoe UI"/>
                  <w:color w:val="008000"/>
                </w:rPr>
                <w:t>&lt;header&gt;</w:t>
              </w:r>
            </w:hyperlink>
            <w:r w:rsidR="00A65486" w:rsidRPr="008F51A0">
              <w:rPr>
                <w:rFonts w:ascii="Bookman Old Style" w:eastAsia="Times New Roman" w:hAnsi="Bookman Old Style" w:cs="Segoe UI"/>
                <w:noProof/>
                <w:color w:val="333333"/>
              </w:rPr>
              <w:drawing>
                <wp:inline distT="0" distB="0" distL="0" distR="0" wp14:anchorId="5B253447" wp14:editId="0E740ADE">
                  <wp:extent cx="151765" cy="151765"/>
                  <wp:effectExtent l="0" t="0" r="635" b="635"/>
                  <wp:docPr id="44" name="Picture 4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header of a section or webpage.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5" w:history="1">
              <w:r w:rsidR="00A65486" w:rsidRPr="008F51A0">
                <w:rPr>
                  <w:rStyle w:val="Hyperlink"/>
                  <w:rFonts w:ascii="Bookman Old Style" w:eastAsia="Times New Roman" w:hAnsi="Bookman Old Style" w:cs="Segoe UI"/>
                  <w:color w:val="008000"/>
                </w:rPr>
                <w:t>&lt;hr&gt;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apply thematic break between paragraph-level elements.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6" w:history="1">
              <w:r w:rsidR="00A65486" w:rsidRPr="008F51A0">
                <w:rPr>
                  <w:rStyle w:val="Hyperlink"/>
                  <w:rFonts w:ascii="Bookman Old Style" w:eastAsia="Times New Roman" w:hAnsi="Bookman Old Style" w:cs="Segoe UI"/>
                  <w:color w:val="008000"/>
                </w:rPr>
                <w:t>&lt;html&gt;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root of an HTML document.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I</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7" w:history="1">
              <w:r w:rsidR="00A65486" w:rsidRPr="008F51A0">
                <w:rPr>
                  <w:rStyle w:val="Hyperlink"/>
                  <w:rFonts w:ascii="Bookman Old Style" w:eastAsia="Times New Roman" w:hAnsi="Bookman Old Style" w:cs="Segoe UI"/>
                  <w:color w:val="008000"/>
                </w:rPr>
                <w:t>&lt;i&gt;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represent a text in some different voice.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8" w:history="1">
              <w:r w:rsidR="00A65486" w:rsidRPr="008F51A0">
                <w:rPr>
                  <w:rStyle w:val="Hyperlink"/>
                  <w:rFonts w:ascii="Bookman Old Style" w:eastAsia="Times New Roman" w:hAnsi="Bookman Old Style" w:cs="Segoe UI"/>
                  <w:color w:val="008000"/>
                </w:rPr>
                <w:t>&lt;iframe&gt;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inline frame which can embed other content.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69" w:history="1">
              <w:r w:rsidR="00A65486" w:rsidRPr="008F51A0">
                <w:rPr>
                  <w:rStyle w:val="Hyperlink"/>
                  <w:rFonts w:ascii="Bookman Old Style" w:eastAsia="Times New Roman" w:hAnsi="Bookman Old Style" w:cs="Segoe UI"/>
                  <w:color w:val="008000"/>
                </w:rPr>
                <w:t>&lt;img&gt;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insert an image within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0" w:history="1">
              <w:r w:rsidR="00A65486" w:rsidRPr="008F51A0">
                <w:rPr>
                  <w:rStyle w:val="Hyperlink"/>
                  <w:rFonts w:ascii="Bookman Old Style" w:eastAsia="Times New Roman" w:hAnsi="Bookman Old Style" w:cs="Segoe UI"/>
                  <w:color w:val="008000"/>
                </w:rPr>
                <w:t>&lt;input&gt;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input field within an HTML form.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1" w:history="1">
              <w:r w:rsidR="00A65486" w:rsidRPr="008F51A0">
                <w:rPr>
                  <w:rStyle w:val="Hyperlink"/>
                  <w:rFonts w:ascii="Bookman Old Style" w:eastAsia="Times New Roman" w:hAnsi="Bookman Old Style" w:cs="Segoe UI"/>
                  <w:color w:val="008000"/>
                </w:rPr>
                <w:t>&lt;ins&gt;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 text that has been inserted within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2" w:history="1">
              <w:r w:rsidR="00A65486" w:rsidRPr="008F51A0">
                <w:rPr>
                  <w:rStyle w:val="Hyperlink"/>
                  <w:rFonts w:ascii="Bookman Old Style" w:eastAsia="Times New Roman" w:hAnsi="Bookman Old Style" w:cs="Segoe UI"/>
                  <w:color w:val="008000"/>
                </w:rPr>
                <w:t>&lt;isindex&gt;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display search string for current document.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K</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3" w:history="1">
              <w:r w:rsidR="00A65486" w:rsidRPr="008F51A0">
                <w:rPr>
                  <w:rStyle w:val="Hyperlink"/>
                  <w:rFonts w:ascii="Bookman Old Style" w:eastAsia="Times New Roman" w:hAnsi="Bookman Old Style" w:cs="Segoe UI"/>
                  <w:color w:val="008000"/>
                </w:rPr>
                <w:t>&lt;kbd&gt;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keyboard input.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L</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4" w:history="1">
              <w:r w:rsidR="00A65486" w:rsidRPr="008F51A0">
                <w:rPr>
                  <w:rStyle w:val="Hyperlink"/>
                  <w:rFonts w:ascii="Bookman Old Style" w:eastAsia="Times New Roman" w:hAnsi="Bookman Old Style" w:cs="Segoe UI"/>
                  <w:color w:val="008000"/>
                </w:rPr>
                <w:t>&lt;label&gt;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text label for the input field of form.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5" w:history="1">
              <w:r w:rsidR="00A65486" w:rsidRPr="008F51A0">
                <w:rPr>
                  <w:rStyle w:val="Hyperlink"/>
                  <w:rFonts w:ascii="Bookman Old Style" w:eastAsia="Times New Roman" w:hAnsi="Bookman Old Style" w:cs="Segoe UI"/>
                  <w:color w:val="008000"/>
                </w:rPr>
                <w:t>&lt;legend&gt;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caption for content of &lt;fieldset&gt;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6" w:history="1">
              <w:r w:rsidR="00A65486" w:rsidRPr="008F51A0">
                <w:rPr>
                  <w:rStyle w:val="Hyperlink"/>
                  <w:rFonts w:ascii="Bookman Old Style" w:eastAsia="Times New Roman" w:hAnsi="Bookman Old Style" w:cs="Segoe UI"/>
                  <w:color w:val="008000"/>
                </w:rPr>
                <w:t>&lt;li&gt;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represent items in list.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7" w:history="1">
              <w:r w:rsidR="00A65486" w:rsidRPr="008F51A0">
                <w:rPr>
                  <w:rStyle w:val="Hyperlink"/>
                  <w:rFonts w:ascii="Bookman Old Style" w:eastAsia="Times New Roman" w:hAnsi="Bookman Old Style" w:cs="Segoe UI"/>
                  <w:color w:val="008000"/>
                </w:rPr>
                <w:t>&lt;link&gt;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a relationship between current document and an external resource.</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8" w:history="1">
              <w:r w:rsidR="00A65486" w:rsidRPr="008F51A0">
                <w:rPr>
                  <w:rStyle w:val="Hyperlink"/>
                  <w:rFonts w:ascii="Bookman Old Style" w:eastAsia="Times New Roman" w:hAnsi="Bookman Old Style" w:cs="Segoe UI"/>
                  <w:color w:val="008000"/>
                </w:rPr>
                <w:t>&lt;main&gt;</w:t>
              </w:r>
            </w:hyperlink>
            <w:r w:rsidR="00A65486" w:rsidRPr="008F51A0">
              <w:rPr>
                <w:rFonts w:ascii="Bookman Old Style" w:eastAsia="Times New Roman" w:hAnsi="Bookman Old Style" w:cs="Segoe UI"/>
                <w:noProof/>
                <w:color w:val="333333"/>
              </w:rPr>
              <w:drawing>
                <wp:inline distT="0" distB="0" distL="0" distR="0" wp14:anchorId="3D535BB7" wp14:editId="213484C4">
                  <wp:extent cx="151765" cy="151765"/>
                  <wp:effectExtent l="0" t="0" r="635" b="635"/>
                  <wp:docPr id="45" name="Picture 4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5"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the main content of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79" w:history="1">
              <w:r w:rsidR="00A65486" w:rsidRPr="008F51A0">
                <w:rPr>
                  <w:rStyle w:val="Hyperlink"/>
                  <w:rFonts w:ascii="Bookman Old Style" w:eastAsia="Times New Roman" w:hAnsi="Bookman Old Style" w:cs="Segoe UI"/>
                  <w:color w:val="008000"/>
                </w:rPr>
                <w:t>&lt;map&gt;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image map with active areas.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0" w:history="1">
              <w:r w:rsidR="00A65486" w:rsidRPr="008F51A0">
                <w:rPr>
                  <w:rStyle w:val="Hyperlink"/>
                  <w:rFonts w:ascii="Bookman Old Style" w:eastAsia="Times New Roman" w:hAnsi="Bookman Old Style" w:cs="Segoe UI"/>
                  <w:color w:val="008000"/>
                </w:rPr>
                <w:t>&lt;mark&gt;</w:t>
              </w:r>
            </w:hyperlink>
            <w:r w:rsidR="00A65486" w:rsidRPr="008F51A0">
              <w:rPr>
                <w:rFonts w:ascii="Bookman Old Style" w:eastAsia="Times New Roman" w:hAnsi="Bookman Old Style" w:cs="Segoe UI"/>
                <w:noProof/>
                <w:color w:val="333333"/>
              </w:rPr>
              <w:drawing>
                <wp:inline distT="0" distB="0" distL="0" distR="0" wp14:anchorId="41F23FBE" wp14:editId="1A21A620">
                  <wp:extent cx="151765" cy="151765"/>
                  <wp:effectExtent l="0" t="0" r="635" b="635"/>
                  <wp:docPr id="46" name="Picture 4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6"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a highlighted 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1" w:history="1">
              <w:r w:rsidR="00A65486" w:rsidRPr="008F51A0">
                <w:rPr>
                  <w:rStyle w:val="Hyperlink"/>
                  <w:rFonts w:ascii="Bookman Old Style" w:eastAsia="Times New Roman" w:hAnsi="Bookman Old Style" w:cs="Segoe UI"/>
                  <w:color w:val="008000"/>
                </w:rPr>
                <w:t>&lt;marquee&gt;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insert the scrolling text or an image either horizontally or vertically.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2" w:history="1">
              <w:r w:rsidR="00A65486" w:rsidRPr="008F51A0">
                <w:rPr>
                  <w:rStyle w:val="Hyperlink"/>
                  <w:rFonts w:ascii="Bookman Old Style" w:eastAsia="Times New Roman" w:hAnsi="Bookman Old Style" w:cs="Segoe UI"/>
                  <w:color w:val="008000"/>
                </w:rPr>
                <w:t>&lt;menu&gt;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for creating a menu list of commands.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3" w:history="1">
              <w:r w:rsidR="00A65486" w:rsidRPr="008F51A0">
                <w:rPr>
                  <w:rStyle w:val="Hyperlink"/>
                  <w:rFonts w:ascii="Bookman Old Style" w:eastAsia="Times New Roman" w:hAnsi="Bookman Old Style" w:cs="Segoe UI"/>
                  <w:color w:val="008000"/>
                </w:rPr>
                <w:t>&lt;meta&gt;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metadata of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4" w:history="1">
              <w:r w:rsidR="00A65486" w:rsidRPr="008F51A0">
                <w:rPr>
                  <w:rStyle w:val="Hyperlink"/>
                  <w:rFonts w:ascii="Bookman Old Style" w:eastAsia="Times New Roman" w:hAnsi="Bookman Old Style" w:cs="Segoe UI"/>
                  <w:color w:val="008000"/>
                </w:rPr>
                <w:t>&lt;meter&gt;</w:t>
              </w:r>
            </w:hyperlink>
            <w:r w:rsidR="00A65486" w:rsidRPr="008F51A0">
              <w:rPr>
                <w:rFonts w:ascii="Bookman Old Style" w:eastAsia="Times New Roman" w:hAnsi="Bookman Old Style" w:cs="Segoe UI"/>
                <w:noProof/>
                <w:color w:val="333333"/>
              </w:rPr>
              <w:drawing>
                <wp:inline distT="0" distB="0" distL="0" distR="0" wp14:anchorId="058421B6" wp14:editId="39028459">
                  <wp:extent cx="151765" cy="151765"/>
                  <wp:effectExtent l="0" t="0" r="635" b="635"/>
                  <wp:docPr id="47" name="Picture 4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7"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scalar measurement with known range or fractional value.</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lastRenderedPageBreak/>
              <w:t>N</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5" w:history="1">
              <w:r w:rsidR="00A65486" w:rsidRPr="008F51A0">
                <w:rPr>
                  <w:rStyle w:val="Hyperlink"/>
                  <w:rFonts w:ascii="Bookman Old Style" w:eastAsia="Times New Roman" w:hAnsi="Bookman Old Style" w:cs="Segoe UI"/>
                  <w:color w:val="008000"/>
                </w:rPr>
                <w:t>&lt;nav&gt;</w:t>
              </w:r>
            </w:hyperlink>
            <w:r w:rsidR="00A65486" w:rsidRPr="008F51A0">
              <w:rPr>
                <w:rFonts w:ascii="Bookman Old Style" w:eastAsia="Times New Roman" w:hAnsi="Bookman Old Style" w:cs="Segoe UI"/>
                <w:noProof/>
                <w:color w:val="333333"/>
              </w:rPr>
              <w:drawing>
                <wp:inline distT="0" distB="0" distL="0" distR="0" wp14:anchorId="390DF3BF" wp14:editId="48798FB9">
                  <wp:extent cx="151765" cy="151765"/>
                  <wp:effectExtent l="0" t="0" r="635" b="635"/>
                  <wp:docPr id="48" name="Picture 48"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8"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section of page to represent navigation links.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6" w:history="1">
              <w:r w:rsidR="00A65486" w:rsidRPr="008F51A0">
                <w:rPr>
                  <w:rStyle w:val="Hyperlink"/>
                  <w:rFonts w:ascii="Bookman Old Style" w:eastAsia="Times New Roman" w:hAnsi="Bookman Old Style" w:cs="Segoe UI"/>
                  <w:color w:val="008000"/>
                </w:rPr>
                <w:t>&lt;noframes&gt;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provides alternate content to represent in browser which does not support the &lt;frame&gt; elements.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7" w:history="1">
              <w:r w:rsidR="00A65486" w:rsidRPr="008F51A0">
                <w:rPr>
                  <w:rStyle w:val="Hyperlink"/>
                  <w:rFonts w:ascii="Bookman Old Style" w:eastAsia="Times New Roman" w:hAnsi="Bookman Old Style" w:cs="Segoe UI"/>
                  <w:color w:val="008000"/>
                </w:rPr>
                <w:t>&lt;noscript&gt;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provides an alternative content if a script type is not supported in browser.</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O</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8" w:history="1">
              <w:r w:rsidR="00A65486" w:rsidRPr="008F51A0">
                <w:rPr>
                  <w:rStyle w:val="Hyperlink"/>
                  <w:rFonts w:ascii="Bookman Old Style" w:eastAsia="Times New Roman" w:hAnsi="Bookman Old Style" w:cs="Segoe UI"/>
                  <w:color w:val="008000"/>
                </w:rPr>
                <w:t>&lt;object&gt;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embed an object in HTML file.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89" w:history="1">
              <w:r w:rsidR="00A65486" w:rsidRPr="008F51A0">
                <w:rPr>
                  <w:rStyle w:val="Hyperlink"/>
                  <w:rFonts w:ascii="Bookman Old Style" w:eastAsia="Times New Roman" w:hAnsi="Bookman Old Style" w:cs="Segoe UI"/>
                  <w:color w:val="008000"/>
                </w:rPr>
                <w:t>&lt;ol&gt;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ordered list of items.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0" w:history="1">
              <w:r w:rsidR="00A65486" w:rsidRPr="008F51A0">
                <w:rPr>
                  <w:rStyle w:val="Hyperlink"/>
                  <w:rFonts w:ascii="Bookman Old Style" w:eastAsia="Times New Roman" w:hAnsi="Bookman Old Style" w:cs="Segoe UI"/>
                  <w:color w:val="008000"/>
                </w:rPr>
                <w:t>&lt;optgroup&gt;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group the options of a drop-down list.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1" w:history="1">
              <w:r w:rsidR="00A65486" w:rsidRPr="008F51A0">
                <w:rPr>
                  <w:rStyle w:val="Hyperlink"/>
                  <w:rFonts w:ascii="Bookman Old Style" w:eastAsia="Times New Roman" w:hAnsi="Bookman Old Style" w:cs="Segoe UI"/>
                  <w:color w:val="008000"/>
                </w:rPr>
                <w:t>&lt;option&gt;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options or items in a drop-down list.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2" w:history="1">
              <w:r w:rsidR="00A65486" w:rsidRPr="008F51A0">
                <w:rPr>
                  <w:rStyle w:val="Hyperlink"/>
                  <w:rFonts w:ascii="Bookman Old Style" w:eastAsia="Times New Roman" w:hAnsi="Bookman Old Style" w:cs="Segoe UI"/>
                  <w:color w:val="008000"/>
                </w:rPr>
                <w:t>&lt;output&gt;</w:t>
              </w:r>
            </w:hyperlink>
            <w:r w:rsidR="00A65486" w:rsidRPr="008F51A0">
              <w:rPr>
                <w:rFonts w:ascii="Bookman Old Style" w:eastAsia="Times New Roman" w:hAnsi="Bookman Old Style" w:cs="Segoe UI"/>
                <w:noProof/>
                <w:color w:val="333333"/>
              </w:rPr>
              <w:drawing>
                <wp:inline distT="0" distB="0" distL="0" distR="0" wp14:anchorId="674CBBCE" wp14:editId="124E6D54">
                  <wp:extent cx="151765" cy="151765"/>
                  <wp:effectExtent l="0" t="0" r="635" b="635"/>
                  <wp:docPr id="49" name="Picture 49"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9"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as container element which can show result of a calculation.</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P</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3" w:history="1">
              <w:r w:rsidR="00A65486" w:rsidRPr="008F51A0">
                <w:rPr>
                  <w:rStyle w:val="Hyperlink"/>
                  <w:rFonts w:ascii="Bookman Old Style" w:eastAsia="Times New Roman" w:hAnsi="Bookman Old Style" w:cs="Segoe UI"/>
                  <w:color w:val="008000"/>
                </w:rPr>
                <w:t>&lt;p&gt;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a paragraph 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4" w:history="1">
              <w:r w:rsidR="00A65486" w:rsidRPr="008F51A0">
                <w:rPr>
                  <w:rStyle w:val="Hyperlink"/>
                  <w:rFonts w:ascii="Bookman Old Style" w:eastAsia="Times New Roman" w:hAnsi="Bookman Old Style" w:cs="Segoe UI"/>
                  <w:color w:val="008000"/>
                </w:rPr>
                <w:t>&lt;param&gt;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parameter for an &lt;object&gt;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5" w:history="1">
              <w:r w:rsidR="00A65486" w:rsidRPr="008F51A0">
                <w:rPr>
                  <w:rStyle w:val="Hyperlink"/>
                  <w:rFonts w:ascii="Bookman Old Style" w:eastAsia="Times New Roman" w:hAnsi="Bookman Old Style" w:cs="Segoe UI"/>
                  <w:color w:val="008000"/>
                </w:rPr>
                <w:t>&lt;picture&gt;</w:t>
              </w:r>
            </w:hyperlink>
            <w:r w:rsidR="00A65486" w:rsidRPr="008F51A0">
              <w:rPr>
                <w:rFonts w:ascii="Bookman Old Style" w:eastAsia="Times New Roman" w:hAnsi="Bookman Old Style" w:cs="Segoe UI"/>
                <w:noProof/>
                <w:color w:val="333333"/>
              </w:rPr>
              <w:drawing>
                <wp:inline distT="0" distB="0" distL="0" distR="0" wp14:anchorId="05CDAA60" wp14:editId="3EB1E2F3">
                  <wp:extent cx="151765" cy="151765"/>
                  <wp:effectExtent l="0" t="0" r="635" b="635"/>
                  <wp:docPr id="50" name="Picture 50"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0"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more than one source element and one image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6" w:history="1">
              <w:r w:rsidR="00A65486" w:rsidRPr="008F51A0">
                <w:rPr>
                  <w:rStyle w:val="Hyperlink"/>
                  <w:rFonts w:ascii="Bookman Old Style" w:eastAsia="Times New Roman" w:hAnsi="Bookman Old Style" w:cs="Segoe UI"/>
                  <w:color w:val="008000"/>
                </w:rPr>
                <w:t>&lt;pre&gt;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preformatted text 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7" w:history="1">
              <w:r w:rsidR="00A65486" w:rsidRPr="008F51A0">
                <w:rPr>
                  <w:rStyle w:val="Hyperlink"/>
                  <w:rFonts w:ascii="Bookman Old Style" w:eastAsia="Times New Roman" w:hAnsi="Bookman Old Style" w:cs="Segoe UI"/>
                  <w:color w:val="008000"/>
                </w:rPr>
                <w:t>&lt;progress&gt;</w:t>
              </w:r>
            </w:hyperlink>
            <w:r w:rsidR="00A65486" w:rsidRPr="008F51A0">
              <w:rPr>
                <w:rFonts w:ascii="Bookman Old Style" w:eastAsia="Times New Roman" w:hAnsi="Bookman Old Style" w:cs="Segoe UI"/>
                <w:noProof/>
                <w:color w:val="333333"/>
              </w:rPr>
              <w:drawing>
                <wp:inline distT="0" distB="0" distL="0" distR="0" wp14:anchorId="3E0DE4DD" wp14:editId="275A1738">
                  <wp:extent cx="151765" cy="151765"/>
                  <wp:effectExtent l="0" t="0" r="635" b="635"/>
                  <wp:docPr id="51" name="Picture 51"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1"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progress of a task within HTML document.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66BB66"/>
            <w:tcMar>
              <w:top w:w="24" w:type="dxa"/>
              <w:left w:w="24" w:type="dxa"/>
              <w:bottom w:w="24" w:type="dxa"/>
              <w:right w:w="0" w:type="dxa"/>
            </w:tcMar>
            <w:hideMark/>
          </w:tcPr>
          <w:p w:rsidR="00A65486" w:rsidRPr="008F51A0" w:rsidRDefault="00A65486" w:rsidP="008F51A0">
            <w:pPr>
              <w:spacing w:line="360" w:lineRule="auto"/>
              <w:jc w:val="both"/>
              <w:rPr>
                <w:rFonts w:ascii="Bookman Old Style" w:eastAsia="Times New Roman" w:hAnsi="Bookman Old Style" w:cs="Segoe UI"/>
                <w:i/>
                <w:iCs/>
                <w:color w:val="333333"/>
              </w:rPr>
            </w:pPr>
            <w:r w:rsidRPr="008F51A0">
              <w:rPr>
                <w:rStyle w:val="h2"/>
                <w:rFonts w:ascii="Bookman Old Style" w:eastAsia="Times New Roman" w:hAnsi="Bookman Old Style" w:cs="Helvetica"/>
                <w:i/>
                <w:iCs/>
                <w:color w:val="610B38"/>
                <w:sz w:val="38"/>
                <w:szCs w:val="38"/>
              </w:rPr>
              <w:t>Q</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8" w:history="1">
              <w:r w:rsidR="00A65486" w:rsidRPr="008F51A0">
                <w:rPr>
                  <w:rStyle w:val="Hyperlink"/>
                  <w:rFonts w:ascii="Bookman Old Style" w:eastAsia="Times New Roman" w:hAnsi="Bookman Old Style" w:cs="Segoe UI"/>
                  <w:color w:val="008000"/>
                </w:rPr>
                <w:t>&lt;q&gt;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short inline quotation.</w:t>
            </w:r>
          </w:p>
        </w:tc>
      </w:tr>
      <w:tr w:rsidR="00A65486" w:rsidRPr="008F51A0">
        <w:trPr>
          <w:divId w:val="1991012055"/>
        </w:trPr>
        <w:tc>
          <w:tcPr>
            <w:tcW w:w="0" w:type="auto"/>
            <w:gridSpan w:val="2"/>
            <w:tcBorders>
              <w:top w:val="nil"/>
              <w:left w:val="nil"/>
              <w:bottom w:val="nil"/>
              <w:right w:val="nil"/>
            </w:tcBorders>
            <w:shd w:val="clear" w:color="auto" w:fill="EFF1EB"/>
            <w:tcMar>
              <w:top w:w="75" w:type="dxa"/>
              <w:left w:w="525" w:type="dxa"/>
              <w:bottom w:w="75" w:type="dxa"/>
              <w:right w:w="0" w:type="dxa"/>
            </w:tcMar>
            <w:hideMark/>
          </w:tcPr>
          <w:p w:rsidR="00A65486" w:rsidRPr="008F51A0" w:rsidRDefault="00A65486" w:rsidP="008F51A0">
            <w:pPr>
              <w:spacing w:line="360" w:lineRule="auto"/>
              <w:jc w:val="both"/>
              <w:rPr>
                <w:rFonts w:ascii="Bookman Old Style" w:eastAsia="Times New Roman" w:hAnsi="Bookman Old Style" w:cs="Segoe UI"/>
                <w:i/>
                <w:iCs/>
                <w:color w:val="333333"/>
              </w:rPr>
            </w:pPr>
            <w:r w:rsidRPr="008F51A0">
              <w:rPr>
                <w:rStyle w:val="h2"/>
                <w:rFonts w:ascii="Bookman Old Style" w:eastAsia="Times New Roman" w:hAnsi="Bookman Old Style" w:cs="Helvetica"/>
                <w:i/>
                <w:iCs/>
                <w:color w:val="610B38"/>
                <w:sz w:val="38"/>
                <w:szCs w:val="38"/>
              </w:rPr>
              <w:t>R</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99" w:history="1">
              <w:r w:rsidR="00A65486" w:rsidRPr="008F51A0">
                <w:rPr>
                  <w:rStyle w:val="Hyperlink"/>
                  <w:rFonts w:ascii="Bookman Old Style" w:eastAsia="Times New Roman" w:hAnsi="Bookman Old Style" w:cs="Segoe UI"/>
                  <w:color w:val="008000"/>
                </w:rPr>
                <w:t>&lt;rp&gt;</w:t>
              </w:r>
            </w:hyperlink>
            <w:r w:rsidR="00A65486" w:rsidRPr="008F51A0">
              <w:rPr>
                <w:rFonts w:ascii="Bookman Old Style" w:eastAsia="Times New Roman" w:hAnsi="Bookman Old Style" w:cs="Segoe UI"/>
                <w:noProof/>
                <w:color w:val="333333"/>
              </w:rPr>
              <w:drawing>
                <wp:inline distT="0" distB="0" distL="0" distR="0" wp14:anchorId="3611D0C5" wp14:editId="20DD2E37">
                  <wp:extent cx="151765" cy="151765"/>
                  <wp:effectExtent l="0" t="0" r="635" b="635"/>
                  <wp:docPr id="52" name="Picture 52"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2"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alternative content if browser does not supports ruby annotations.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0" w:history="1">
              <w:r w:rsidR="00A65486" w:rsidRPr="008F51A0">
                <w:rPr>
                  <w:rStyle w:val="Hyperlink"/>
                  <w:rFonts w:ascii="Bookman Old Style" w:eastAsia="Times New Roman" w:hAnsi="Bookman Old Style" w:cs="Segoe UI"/>
                  <w:color w:val="008000"/>
                </w:rPr>
                <w:t>&lt;rt&gt;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explanations and pronunciations in ruby annotations.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1" w:history="1">
              <w:r w:rsidR="00A65486" w:rsidRPr="008F51A0">
                <w:rPr>
                  <w:rStyle w:val="Hyperlink"/>
                  <w:rFonts w:ascii="Bookman Old Style" w:eastAsia="Times New Roman" w:hAnsi="Bookman Old Style" w:cs="Segoe UI"/>
                  <w:color w:val="008000"/>
                </w:rPr>
                <w:t>&lt;ruby&gt;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represent ruby annotations.</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2" w:history="1">
              <w:r w:rsidR="00A65486" w:rsidRPr="008F51A0">
                <w:rPr>
                  <w:rStyle w:val="Hyperlink"/>
                  <w:rFonts w:ascii="Bookman Old Style" w:eastAsia="Times New Roman" w:hAnsi="Bookman Old Style" w:cs="Segoe UI"/>
                  <w:color w:val="008000"/>
                </w:rPr>
                <w:t>&lt;s&gt;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render text which is no longer correct or relevant.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3" w:history="1">
              <w:r w:rsidR="00A65486" w:rsidRPr="008F51A0">
                <w:rPr>
                  <w:rStyle w:val="Hyperlink"/>
                  <w:rFonts w:ascii="Bookman Old Style" w:eastAsia="Times New Roman" w:hAnsi="Bookman Old Style" w:cs="Segoe UI"/>
                  <w:color w:val="008000"/>
                </w:rPr>
                <w:t>&lt;samp&gt;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represent sample output of a computer program.</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4" w:history="1">
              <w:r w:rsidR="00A65486" w:rsidRPr="008F51A0">
                <w:rPr>
                  <w:rStyle w:val="Hyperlink"/>
                  <w:rFonts w:ascii="Bookman Old Style" w:eastAsia="Times New Roman" w:hAnsi="Bookman Old Style" w:cs="Segoe UI"/>
                  <w:color w:val="008000"/>
                </w:rPr>
                <w:t>&lt;script&gt;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declare the JavaScript within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5" w:history="1">
              <w:r w:rsidR="00A65486" w:rsidRPr="008F51A0">
                <w:rPr>
                  <w:rStyle w:val="Hyperlink"/>
                  <w:rFonts w:ascii="Bookman Old Style" w:eastAsia="Times New Roman" w:hAnsi="Bookman Old Style" w:cs="Segoe UI"/>
                  <w:color w:val="008000"/>
                </w:rPr>
                <w:t>&lt;section&gt;</w:t>
              </w:r>
            </w:hyperlink>
            <w:r w:rsidR="00A65486" w:rsidRPr="008F51A0">
              <w:rPr>
                <w:rFonts w:ascii="Bookman Old Style" w:eastAsia="Times New Roman" w:hAnsi="Bookman Old Style" w:cs="Segoe UI"/>
                <w:noProof/>
                <w:color w:val="333333"/>
              </w:rPr>
              <w:drawing>
                <wp:inline distT="0" distB="0" distL="0" distR="0" wp14:anchorId="6482F147" wp14:editId="7A478BF6">
                  <wp:extent cx="151765" cy="151765"/>
                  <wp:effectExtent l="0" t="0" r="635" b="635"/>
                  <wp:docPr id="53" name="Picture 53"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3"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generic section for a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6" w:history="1">
              <w:r w:rsidR="00A65486" w:rsidRPr="008F51A0">
                <w:rPr>
                  <w:rStyle w:val="Hyperlink"/>
                  <w:rFonts w:ascii="Bookman Old Style" w:eastAsia="Times New Roman" w:hAnsi="Bookman Old Style" w:cs="Segoe UI"/>
                  <w:color w:val="008000"/>
                </w:rPr>
                <w:t>&lt;select&gt;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a control which provides a menu of options.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7" w:history="1">
              <w:r w:rsidR="00A65486" w:rsidRPr="008F51A0">
                <w:rPr>
                  <w:rStyle w:val="Hyperlink"/>
                  <w:rFonts w:ascii="Bookman Old Style" w:eastAsia="Times New Roman" w:hAnsi="Bookman Old Style" w:cs="Segoe UI"/>
                  <w:color w:val="008000"/>
                </w:rPr>
                <w:t>&lt;small&gt;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make text font one size smaller than document</w:t>
            </w:r>
            <w:proofErr w:type="gramStart"/>
            <w:r w:rsidRPr="008F51A0">
              <w:rPr>
                <w:rFonts w:ascii="Bookman Old Style" w:eastAsia="Times New Roman" w:hAnsi="Bookman Old Style" w:cs="Segoe UI"/>
                <w:color w:val="333333"/>
              </w:rPr>
              <w:t>?s</w:t>
            </w:r>
            <w:proofErr w:type="gramEnd"/>
            <w:r w:rsidRPr="008F51A0">
              <w:rPr>
                <w:rFonts w:ascii="Bookman Old Style" w:eastAsia="Times New Roman" w:hAnsi="Bookman Old Style" w:cs="Segoe UI"/>
                <w:color w:val="333333"/>
              </w:rPr>
              <w:t xml:space="preserve"> base font size.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8" w:history="1">
              <w:r w:rsidR="00A65486" w:rsidRPr="008F51A0">
                <w:rPr>
                  <w:rStyle w:val="Hyperlink"/>
                  <w:rFonts w:ascii="Bookman Old Style" w:eastAsia="Times New Roman" w:hAnsi="Bookman Old Style" w:cs="Segoe UI"/>
                  <w:color w:val="008000"/>
                </w:rPr>
                <w:t>&lt;source&gt;&gt;</w:t>
              </w:r>
              <w:r w:rsidR="00A65486" w:rsidRPr="008F51A0">
                <w:rPr>
                  <w:rFonts w:ascii="Bookman Old Style" w:eastAsia="Times New Roman" w:hAnsi="Bookman Old Style" w:cs="Segoe UI"/>
                  <w:noProof/>
                  <w:color w:val="008000"/>
                </w:rPr>
                <w:drawing>
                  <wp:inline distT="0" distB="0" distL="0" distR="0" wp14:anchorId="0E6F1739" wp14:editId="2D279FE8">
                    <wp:extent cx="151765" cy="151765"/>
                    <wp:effectExtent l="0" t="0" r="635" b="635"/>
                    <wp:docPr id="54" name="Picture 5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multiple media recourses for different media element such as &lt;picture&gt;, &lt;video&gt;, and &lt;audio&gt; element.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09" w:history="1">
              <w:r w:rsidR="00A65486" w:rsidRPr="008F51A0">
                <w:rPr>
                  <w:rStyle w:val="Hyperlink"/>
                  <w:rFonts w:ascii="Bookman Old Style" w:eastAsia="Times New Roman" w:hAnsi="Bookman Old Style" w:cs="Segoe UI"/>
                  <w:color w:val="008000"/>
                </w:rPr>
                <w:t>&lt;span&gt;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for styling and grouping inline.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0" w:history="1">
              <w:r w:rsidR="00A65486" w:rsidRPr="008F51A0">
                <w:rPr>
                  <w:rStyle w:val="Hyperlink"/>
                  <w:rFonts w:ascii="Bookman Old Style" w:eastAsia="Times New Roman" w:hAnsi="Bookman Old Style" w:cs="Segoe UI"/>
                  <w:color w:val="008000"/>
                </w:rPr>
                <w:t>&lt;strike&gt;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render strike through the text.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1" w:history="1">
              <w:r w:rsidR="00A65486" w:rsidRPr="008F51A0">
                <w:rPr>
                  <w:rStyle w:val="Hyperlink"/>
                  <w:rFonts w:ascii="Bookman Old Style" w:eastAsia="Times New Roman" w:hAnsi="Bookman Old Style" w:cs="Segoe UI"/>
                  <w:color w:val="008000"/>
                </w:rPr>
                <w:t>&lt;strong&gt;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important 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2" w:history="1">
              <w:r w:rsidR="00A65486" w:rsidRPr="008F51A0">
                <w:rPr>
                  <w:rStyle w:val="Hyperlink"/>
                  <w:rFonts w:ascii="Bookman Old Style" w:eastAsia="Times New Roman" w:hAnsi="Bookman Old Style" w:cs="Segoe UI"/>
                  <w:color w:val="008000"/>
                </w:rPr>
                <w:t>&lt;style&gt;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contain style information for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3" w:history="1">
              <w:r w:rsidR="00A65486" w:rsidRPr="008F51A0">
                <w:rPr>
                  <w:rStyle w:val="Hyperlink"/>
                  <w:rFonts w:ascii="Bookman Old Style" w:eastAsia="Times New Roman" w:hAnsi="Bookman Old Style" w:cs="Segoe UI"/>
                  <w:color w:val="008000"/>
                </w:rPr>
                <w:t>&lt;sub&gt;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text which displays as a subscript 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4" w:history="1">
              <w:r w:rsidR="00A65486" w:rsidRPr="008F51A0">
                <w:rPr>
                  <w:rStyle w:val="Hyperlink"/>
                  <w:rFonts w:ascii="Bookman Old Style" w:eastAsia="Times New Roman" w:hAnsi="Bookman Old Style" w:cs="Segoe UI"/>
                  <w:color w:val="008000"/>
                </w:rPr>
                <w:t>&lt;summary&gt;</w:t>
              </w:r>
            </w:hyperlink>
            <w:r w:rsidR="00A65486" w:rsidRPr="008F51A0">
              <w:rPr>
                <w:rFonts w:ascii="Bookman Old Style" w:eastAsia="Times New Roman" w:hAnsi="Bookman Old Style" w:cs="Segoe UI"/>
                <w:noProof/>
                <w:color w:val="333333"/>
              </w:rPr>
              <w:drawing>
                <wp:inline distT="0" distB="0" distL="0" distR="0" wp14:anchorId="56DAA4CC" wp14:editId="72A25B2C">
                  <wp:extent cx="151765" cy="151765"/>
                  <wp:effectExtent l="0" t="0" r="635" b="635"/>
                  <wp:docPr id="55" name="Picture 5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5"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summary which can be used with &lt;details&gt; tag.</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5" w:history="1">
              <w:r w:rsidR="00A65486" w:rsidRPr="008F51A0">
                <w:rPr>
                  <w:rStyle w:val="Hyperlink"/>
                  <w:rFonts w:ascii="Bookman Old Style" w:eastAsia="Times New Roman" w:hAnsi="Bookman Old Style" w:cs="Segoe UI"/>
                  <w:color w:val="008000"/>
                </w:rPr>
                <w:t>&lt;sup&gt;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text which represent as superscript 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6" w:history="1">
              <w:r w:rsidR="00A65486" w:rsidRPr="008F51A0">
                <w:rPr>
                  <w:rStyle w:val="Hyperlink"/>
                  <w:rFonts w:ascii="Bookman Old Style" w:eastAsia="Times New Roman" w:hAnsi="Bookman Old Style" w:cs="Segoe UI"/>
                  <w:color w:val="008000"/>
                </w:rPr>
                <w:t>&lt;svg&gt;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as container of SVG (Scalable Vector Graphics).</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7" w:history="1">
              <w:r w:rsidR="00A65486" w:rsidRPr="008F51A0">
                <w:rPr>
                  <w:rStyle w:val="Hyperlink"/>
                  <w:rFonts w:ascii="Bookman Old Style" w:eastAsia="Times New Roman" w:hAnsi="Bookman Old Style" w:cs="Segoe UI"/>
                  <w:color w:val="008000"/>
                </w:rPr>
                <w:t>&lt;table&gt;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present data in tabular form or to create a table within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8" w:history="1">
              <w:r w:rsidR="00A65486" w:rsidRPr="008F51A0">
                <w:rPr>
                  <w:rStyle w:val="Hyperlink"/>
                  <w:rFonts w:ascii="Bookman Old Style" w:eastAsia="Times New Roman" w:hAnsi="Bookman Old Style" w:cs="Segoe UI"/>
                  <w:color w:val="008000"/>
                </w:rPr>
                <w:t>&lt;tbody&gt;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represents the body content of an HTML table and used along with &lt;thead&gt; and &lt;tfoot&gt;.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19" w:history="1">
              <w:r w:rsidR="00A65486" w:rsidRPr="008F51A0">
                <w:rPr>
                  <w:rStyle w:val="Hyperlink"/>
                  <w:rFonts w:ascii="Bookman Old Style" w:eastAsia="Times New Roman" w:hAnsi="Bookman Old Style" w:cs="Segoe UI"/>
                  <w:color w:val="008000"/>
                </w:rPr>
                <w:t>&lt;td&gt;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cells of an HTML table which contains table data</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0" w:history="1">
              <w:r w:rsidR="00A65486" w:rsidRPr="008F51A0">
                <w:rPr>
                  <w:rStyle w:val="Hyperlink"/>
                  <w:rFonts w:ascii="Bookman Old Style" w:eastAsia="Times New Roman" w:hAnsi="Bookman Old Style" w:cs="Segoe UI"/>
                  <w:color w:val="008000"/>
                </w:rPr>
                <w:t>&lt;template&gt;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contain the client side content which will not display at time of page load and may render later using JavaScript.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1" w:history="1">
              <w:r w:rsidR="00A65486" w:rsidRPr="008F51A0">
                <w:rPr>
                  <w:rStyle w:val="Hyperlink"/>
                  <w:rFonts w:ascii="Bookman Old Style" w:eastAsia="Times New Roman" w:hAnsi="Bookman Old Style" w:cs="Segoe UI"/>
                  <w:color w:val="008000"/>
                </w:rPr>
                <w:t>&lt;textarea&gt;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multiple line input, such as comment, feedback, and review, etc.</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2" w:history="1">
              <w:r w:rsidR="00A65486" w:rsidRPr="008F51A0">
                <w:rPr>
                  <w:rStyle w:val="Hyperlink"/>
                  <w:rFonts w:ascii="Bookman Old Style" w:eastAsia="Times New Roman" w:hAnsi="Bookman Old Style" w:cs="Segoe UI"/>
                  <w:color w:val="008000"/>
                </w:rPr>
                <w:t>&lt;tfoot&gt;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footer content of an HTML table.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3" w:history="1">
              <w:r w:rsidR="00A65486" w:rsidRPr="008F51A0">
                <w:rPr>
                  <w:rStyle w:val="Hyperlink"/>
                  <w:rFonts w:ascii="Bookman Old Style" w:eastAsia="Times New Roman" w:hAnsi="Bookman Old Style" w:cs="Segoe UI"/>
                  <w:color w:val="008000"/>
                </w:rPr>
                <w:t>&lt;th&gt;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head cell of an HTML table.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4" w:history="1">
              <w:r w:rsidR="00A65486" w:rsidRPr="008F51A0">
                <w:rPr>
                  <w:rStyle w:val="Hyperlink"/>
                  <w:rFonts w:ascii="Bookman Old Style" w:eastAsia="Times New Roman" w:hAnsi="Bookman Old Style" w:cs="Segoe UI"/>
                  <w:color w:val="008000"/>
                </w:rPr>
                <w:t>&lt;thead&gt;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header of an HTML table. It is used along with &lt;tbody&gt; and &lt;tfoot&gt; tags.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5" w:history="1">
              <w:r w:rsidR="00A65486" w:rsidRPr="008F51A0">
                <w:rPr>
                  <w:rStyle w:val="Hyperlink"/>
                  <w:rFonts w:ascii="Bookman Old Style" w:eastAsia="Times New Roman" w:hAnsi="Bookman Old Style" w:cs="Segoe UI"/>
                  <w:color w:val="008000"/>
                </w:rPr>
                <w:t>&lt;time&gt;</w:t>
              </w:r>
            </w:hyperlink>
            <w:r w:rsidR="00A65486" w:rsidRPr="008F51A0">
              <w:rPr>
                <w:rFonts w:ascii="Bookman Old Style" w:eastAsia="Times New Roman" w:hAnsi="Bookman Old Style" w:cs="Segoe UI"/>
                <w:noProof/>
                <w:color w:val="333333"/>
              </w:rPr>
              <w:drawing>
                <wp:inline distT="0" distB="0" distL="0" distR="0" wp14:anchorId="1CF0FDB4" wp14:editId="44EC94A4">
                  <wp:extent cx="151765" cy="151765"/>
                  <wp:effectExtent l="0" t="0" r="635" b="635"/>
                  <wp:docPr id="56" name="Picture 5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6"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data/time within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6" w:history="1">
              <w:r w:rsidR="00A65486" w:rsidRPr="008F51A0">
                <w:rPr>
                  <w:rStyle w:val="Hyperlink"/>
                  <w:rFonts w:ascii="Bookman Old Style" w:eastAsia="Times New Roman" w:hAnsi="Bookman Old Style" w:cs="Segoe UI"/>
                  <w:color w:val="008000"/>
                </w:rPr>
                <w:t>&lt;title&gt;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title or name of an HTML document.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7" w:history="1">
              <w:r w:rsidR="00A65486" w:rsidRPr="008F51A0">
                <w:rPr>
                  <w:rStyle w:val="Hyperlink"/>
                  <w:rFonts w:ascii="Bookman Old Style" w:eastAsia="Times New Roman" w:hAnsi="Bookman Old Style" w:cs="Segoe UI"/>
                  <w:color w:val="008000"/>
                </w:rPr>
                <w:t>&lt;tr&gt;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row cells in an HTML table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8" w:history="1">
              <w:r w:rsidR="00A65486" w:rsidRPr="008F51A0">
                <w:rPr>
                  <w:rStyle w:val="Hyperlink"/>
                  <w:rFonts w:ascii="Bookman Old Style" w:eastAsia="Times New Roman" w:hAnsi="Bookman Old Style" w:cs="Segoe UI"/>
                  <w:color w:val="008000"/>
                </w:rPr>
                <w:t>&lt;track&gt;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text tracks for &lt;audio&gt; and &lt;video&gt; elements.</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29" w:history="1">
              <w:r w:rsidR="00A65486" w:rsidRPr="008F51A0">
                <w:rPr>
                  <w:rStyle w:val="Hyperlink"/>
                  <w:rFonts w:ascii="Bookman Old Style" w:eastAsia="Times New Roman" w:hAnsi="Bookman Old Style" w:cs="Segoe UI"/>
                  <w:color w:val="008000"/>
                </w:rPr>
                <w:t>&lt;tt&gt;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define teletype text. </w:t>
            </w:r>
            <w:r w:rsidRPr="008F51A0">
              <w:rPr>
                <w:rStyle w:val="Strong"/>
                <w:rFonts w:ascii="Bookman Old Style" w:eastAsia="Times New Roman" w:hAnsi="Bookman Old Style" w:cs="Segoe UI"/>
                <w:color w:val="333333"/>
              </w:rPr>
              <w:t>(Not supported in HTML5)</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U</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30" w:history="1">
              <w:r w:rsidR="00A65486" w:rsidRPr="008F51A0">
                <w:rPr>
                  <w:rStyle w:val="Hyperlink"/>
                  <w:rFonts w:ascii="Bookman Old Style" w:eastAsia="Times New Roman" w:hAnsi="Bookman Old Style" w:cs="Segoe UI"/>
                  <w:color w:val="008000"/>
                </w:rPr>
                <w:t>&lt;u&gt;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render enclosed text with an underline.</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31" w:history="1">
              <w:r w:rsidR="00A65486" w:rsidRPr="008F51A0">
                <w:rPr>
                  <w:rStyle w:val="Hyperlink"/>
                  <w:rFonts w:ascii="Bookman Old Style" w:eastAsia="Times New Roman" w:hAnsi="Bookman Old Style" w:cs="Segoe UI"/>
                  <w:color w:val="008000"/>
                </w:rPr>
                <w:t>&lt;ul&gt;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unordered list of items.</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V</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32" w:history="1">
              <w:r w:rsidR="00A65486" w:rsidRPr="008F51A0">
                <w:rPr>
                  <w:rStyle w:val="Hyperlink"/>
                  <w:rFonts w:ascii="Bookman Old Style" w:eastAsia="Times New Roman" w:hAnsi="Bookman Old Style" w:cs="Segoe UI"/>
                  <w:color w:val="008000"/>
                </w:rPr>
                <w:t>&lt;var&gt;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variable name used in mathematical or programming context.</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33" w:history="1">
              <w:r w:rsidR="00A65486" w:rsidRPr="008F51A0">
                <w:rPr>
                  <w:rStyle w:val="Hyperlink"/>
                  <w:rFonts w:ascii="Bookman Old Style" w:eastAsia="Times New Roman" w:hAnsi="Bookman Old Style" w:cs="Segoe UI"/>
                  <w:color w:val="008000"/>
                </w:rPr>
                <w:t>&lt;video&gt;</w:t>
              </w:r>
            </w:hyperlink>
            <w:r w:rsidR="00A65486" w:rsidRPr="008F51A0">
              <w:rPr>
                <w:rFonts w:ascii="Bookman Old Style" w:eastAsia="Times New Roman" w:hAnsi="Bookman Old Style" w:cs="Segoe UI"/>
                <w:noProof/>
                <w:color w:val="333333"/>
              </w:rPr>
              <w:drawing>
                <wp:inline distT="0" distB="0" distL="0" distR="0" wp14:anchorId="6441A2D4" wp14:editId="1092C9A8">
                  <wp:extent cx="151765" cy="151765"/>
                  <wp:effectExtent l="0" t="0" r="635" b="635"/>
                  <wp:docPr id="57" name="Picture 5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7"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embed a video content with an HTML document</w:t>
            </w:r>
          </w:p>
        </w:tc>
      </w:tr>
      <w:tr w:rsidR="00A65486" w:rsidRPr="008F51A0">
        <w:trPr>
          <w:divId w:val="1991012055"/>
        </w:trPr>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Style w:val="h2"/>
                <w:rFonts w:ascii="Bookman Old Style" w:eastAsia="Times New Roman" w:hAnsi="Bookman Old Style" w:cs="Helvetica"/>
                <w:color w:val="610B38"/>
                <w:sz w:val="38"/>
                <w:szCs w:val="38"/>
              </w:rPr>
              <w:t>W</w:t>
            </w:r>
          </w:p>
        </w:tc>
      </w:tr>
      <w:tr w:rsidR="00A65486" w:rsidRPr="008F51A0">
        <w:trPr>
          <w:divId w:val="19910120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6216D3" w:rsidP="008F51A0">
            <w:pPr>
              <w:spacing w:line="360" w:lineRule="auto"/>
              <w:jc w:val="both"/>
              <w:rPr>
                <w:rFonts w:ascii="Bookman Old Style" w:eastAsia="Times New Roman" w:hAnsi="Bookman Old Style" w:cs="Segoe UI"/>
                <w:color w:val="333333"/>
              </w:rPr>
            </w:pPr>
            <w:hyperlink r:id="rId134" w:history="1">
              <w:r w:rsidR="00A65486" w:rsidRPr="008F51A0">
                <w:rPr>
                  <w:rStyle w:val="Hyperlink"/>
                  <w:rFonts w:ascii="Bookman Old Style" w:eastAsia="Times New Roman" w:hAnsi="Bookman Old Style" w:cs="Segoe UI"/>
                  <w:color w:val="008000"/>
                </w:rPr>
                <w:t>&lt;wbr&gt;</w:t>
              </w:r>
            </w:hyperlink>
            <w:r w:rsidR="00A65486" w:rsidRPr="008F51A0">
              <w:rPr>
                <w:rFonts w:ascii="Bookman Old Style" w:eastAsia="Times New Roman" w:hAnsi="Bookman Old Style" w:cs="Segoe UI"/>
                <w:noProof/>
                <w:color w:val="333333"/>
              </w:rPr>
              <w:drawing>
                <wp:inline distT="0" distB="0" distL="0" distR="0" wp14:anchorId="451080F2" wp14:editId="6E6256C0">
                  <wp:extent cx="151765" cy="151765"/>
                  <wp:effectExtent l="0" t="0" r="635" b="635"/>
                  <wp:docPr id="58" name="Picture 58"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8"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5486" w:rsidRPr="008F51A0" w:rsidRDefault="00A6548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position within text where break line is possible.</w:t>
            </w:r>
          </w:p>
        </w:tc>
      </w:tr>
    </w:tbl>
    <w:p w:rsidR="001744FC" w:rsidRPr="008F51A0" w:rsidRDefault="001744FC" w:rsidP="008F51A0">
      <w:pPr>
        <w:pStyle w:val="Heading1"/>
        <w:shd w:val="clear" w:color="auto" w:fill="FFFFFF"/>
        <w:spacing w:before="0" w:beforeAutospacing="0" w:after="160" w:afterAutospacing="0" w:line="360" w:lineRule="auto"/>
        <w:jc w:val="both"/>
        <w:divId w:val="182026547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Attribute</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 attributes are special words which provide additional information about the elements or attributes are the modifier of the HTML element.</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rPr>
      </w:pPr>
      <w:r w:rsidRPr="008F51A0">
        <w:rPr>
          <w:rFonts w:ascii="Bookman Old Style" w:eastAsia="Times New Roman" w:hAnsi="Bookman Old Style" w:cs="Segoe UI"/>
          <w:color w:val="000000"/>
        </w:rPr>
        <w:t>Each element or tag can have attributes, which defines the behaviour of that element.</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rPr>
      </w:pPr>
      <w:r w:rsidRPr="008F51A0">
        <w:rPr>
          <w:rFonts w:ascii="Bookman Old Style" w:eastAsia="Times New Roman" w:hAnsi="Bookman Old Style" w:cs="Segoe UI"/>
          <w:color w:val="000000"/>
        </w:rPr>
        <w:t>Attributes should always be applied with start tag.</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rPr>
      </w:pPr>
      <w:r w:rsidRPr="008F51A0">
        <w:rPr>
          <w:rFonts w:ascii="Bookman Old Style" w:eastAsia="Times New Roman" w:hAnsi="Bookman Old Style" w:cs="Segoe UI"/>
          <w:color w:val="000000"/>
        </w:rPr>
        <w:t>The Attribute should always be applied with its name and value pair.</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rPr>
      </w:pPr>
      <w:r w:rsidRPr="008F51A0">
        <w:rPr>
          <w:rFonts w:ascii="Bookman Old Style" w:eastAsia="Times New Roman" w:hAnsi="Bookman Old Style" w:cs="Segoe UI"/>
          <w:color w:val="000000"/>
        </w:rPr>
        <w:t>The Attributes name and values are case sensitive, and it is recommended by W3C that it should be written in Lowercase only.</w:t>
      </w:r>
    </w:p>
    <w:p w:rsidR="001744FC" w:rsidRPr="008F51A0" w:rsidRDefault="001744FC" w:rsidP="006216D3">
      <w:pPr>
        <w:numPr>
          <w:ilvl w:val="0"/>
          <w:numId w:val="9"/>
        </w:numPr>
        <w:shd w:val="clear" w:color="auto" w:fill="FFFFFF"/>
        <w:spacing w:line="360" w:lineRule="auto"/>
        <w:jc w:val="both"/>
        <w:divId w:val="1820265470"/>
        <w:rPr>
          <w:rFonts w:ascii="Bookman Old Style" w:eastAsia="Times New Roman" w:hAnsi="Bookman Old Style" w:cs="Segoe UI"/>
          <w:color w:val="000000"/>
        </w:rPr>
      </w:pPr>
      <w:r w:rsidRPr="008F51A0">
        <w:rPr>
          <w:rFonts w:ascii="Bookman Old Style" w:eastAsia="Times New Roman" w:hAnsi="Bookman Old Style" w:cs="Segoe UI"/>
          <w:color w:val="000000"/>
        </w:rPr>
        <w:t>You can add multiple attributes in one HTML element, but need to give space between two attributes.</w:t>
      </w:r>
    </w:p>
    <w:p w:rsidR="001744FC" w:rsidRPr="008F51A0" w:rsidRDefault="001744FC" w:rsidP="008F51A0">
      <w:pPr>
        <w:spacing w:line="360" w:lineRule="auto"/>
        <w:divId w:val="1820265470"/>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6B61B788" wp14:editId="63024B87">
                <wp:extent cx="6097905" cy="4445"/>
                <wp:effectExtent l="0" t="0" r="0" b="0"/>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386F5B" id="Rectangle 5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1744FC" w:rsidRPr="008F51A0" w:rsidRDefault="001744FC" w:rsidP="008F51A0">
      <w:pPr>
        <w:pStyle w:val="Heading2"/>
        <w:shd w:val="clear" w:color="auto" w:fill="FFFFFF"/>
        <w:spacing w:before="0" w:after="160" w:line="360" w:lineRule="auto"/>
        <w:jc w:val="both"/>
        <w:divId w:val="18202654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Syntax</w:t>
      </w:r>
    </w:p>
    <w:p w:rsidR="00317B65" w:rsidRPr="008F51A0" w:rsidRDefault="00317B65" w:rsidP="006216D3">
      <w:pPr>
        <w:pStyle w:val="alt"/>
        <w:numPr>
          <w:ilvl w:val="0"/>
          <w:numId w:val="10"/>
        </w:numPr>
        <w:spacing w:before="0" w:beforeAutospacing="0" w:after="160" w:afterAutospacing="0" w:line="360" w:lineRule="auto"/>
        <w:jc w:val="both"/>
        <w:divId w:val="113594735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element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attribute_name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"value"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element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0555" w:rsidRPr="008F51A0" w:rsidRDefault="00590555" w:rsidP="008F51A0">
      <w:pPr>
        <w:pStyle w:val="Heading2"/>
        <w:shd w:val="clear" w:color="auto" w:fill="FFFFFF"/>
        <w:spacing w:before="0" w:after="160" w:line="360" w:lineRule="auto"/>
        <w:jc w:val="both"/>
        <w:divId w:val="191457967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EF194D" w:rsidRPr="008F51A0" w:rsidRDefault="00EF194D" w:rsidP="006216D3">
      <w:pPr>
        <w:pStyle w:val="alt"/>
        <w:numPr>
          <w:ilvl w:val="0"/>
          <w:numId w:val="11"/>
        </w:numPr>
        <w:spacing w:before="0" w:beforeAutospacing="0" w:after="160" w:afterAutospacing="0" w:line="360" w:lineRule="auto"/>
        <w:jc w:val="both"/>
        <w:divId w:val="1014454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numPr>
          <w:ilvl w:val="0"/>
          <w:numId w:val="11"/>
        </w:numPr>
        <w:spacing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pStyle w:val="alt"/>
        <w:numPr>
          <w:ilvl w:val="0"/>
          <w:numId w:val="11"/>
        </w:numPr>
        <w:spacing w:before="0" w:beforeAutospacing="0" w:after="160" w:afterAutospacing="0"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numPr>
          <w:ilvl w:val="0"/>
          <w:numId w:val="11"/>
        </w:numPr>
        <w:spacing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pStyle w:val="alt"/>
        <w:numPr>
          <w:ilvl w:val="0"/>
          <w:numId w:val="11"/>
        </w:numPr>
        <w:spacing w:before="0" w:beforeAutospacing="0" w:after="160" w:afterAutospacing="0"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numPr>
          <w:ilvl w:val="0"/>
          <w:numId w:val="11"/>
        </w:numPr>
        <w:spacing w:line="360" w:lineRule="auto"/>
        <w:jc w:val="both"/>
        <w:divId w:val="1014454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This is Style attribute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pStyle w:val="alt"/>
        <w:numPr>
          <w:ilvl w:val="0"/>
          <w:numId w:val="11"/>
        </w:numPr>
        <w:spacing w:before="0" w:beforeAutospacing="0" w:after="160" w:afterAutospacing="0" w:line="360" w:lineRule="auto"/>
        <w:jc w:val="both"/>
        <w:divId w:val="1014454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"height: 50px; color: 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will add style property in element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numPr>
          <w:ilvl w:val="0"/>
          <w:numId w:val="11"/>
        </w:numPr>
        <w:spacing w:line="360" w:lineRule="auto"/>
        <w:jc w:val="both"/>
        <w:divId w:val="1014454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 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will change the color of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pStyle w:val="alt"/>
        <w:numPr>
          <w:ilvl w:val="0"/>
          <w:numId w:val="11"/>
        </w:numPr>
        <w:spacing w:before="0" w:beforeAutospacing="0" w:after="160" w:afterAutospacing="0"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194D" w:rsidRPr="008F51A0" w:rsidRDefault="00EF194D" w:rsidP="006216D3">
      <w:pPr>
        <w:numPr>
          <w:ilvl w:val="0"/>
          <w:numId w:val="11"/>
        </w:numPr>
        <w:spacing w:line="360" w:lineRule="auto"/>
        <w:jc w:val="both"/>
        <w:divId w:val="1014454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4344" w:rsidRPr="008F51A0" w:rsidRDefault="003B40BE"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932369" w:rsidRPr="008F51A0" w:rsidRDefault="00932369" w:rsidP="008F51A0">
      <w:pPr>
        <w:spacing w:line="360" w:lineRule="auto"/>
        <w:divId w:val="1086724874"/>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093707E1" wp14:editId="267EE145">
            <wp:extent cx="7104380" cy="2926080"/>
            <wp:effectExtent l="0" t="0" r="1270" b="7620"/>
            <wp:docPr id="61" name="Picture 61" descr="HTML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Attribut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104380" cy="2926080"/>
                    </a:xfrm>
                    <a:prstGeom prst="rect">
                      <a:avLst/>
                    </a:prstGeom>
                    <a:noFill/>
                    <a:ln>
                      <a:noFill/>
                    </a:ln>
                  </pic:spPr>
                </pic:pic>
              </a:graphicData>
            </a:graphic>
          </wp:inline>
        </w:drawing>
      </w:r>
    </w:p>
    <w:p w:rsidR="00932369" w:rsidRPr="008F51A0" w:rsidRDefault="00932369" w:rsidP="008F51A0">
      <w:pPr>
        <w:pStyle w:val="NormalWeb"/>
        <w:shd w:val="clear" w:color="auto" w:fill="FFFFFF"/>
        <w:spacing w:before="0" w:beforeAutospacing="0" w:after="160" w:afterAutospacing="0" w:line="360" w:lineRule="auto"/>
        <w:jc w:val="both"/>
        <w:divId w:val="1086724874"/>
        <w:rPr>
          <w:rFonts w:ascii="Bookman Old Style" w:eastAsiaTheme="minorEastAsia" w:hAnsi="Bookman Old Style" w:cs="Segoe UI"/>
          <w:color w:val="333333"/>
        </w:rPr>
      </w:pPr>
      <w:r w:rsidRPr="008F51A0">
        <w:rPr>
          <w:rStyle w:val="Strong"/>
          <w:rFonts w:ascii="Bookman Old Style" w:hAnsi="Bookman Old Style" w:cs="Segoe UI"/>
          <w:color w:val="333333"/>
        </w:rPr>
        <w:t>Explanation of above example</w:t>
      </w:r>
    </w:p>
    <w:p w:rsidR="00550AF7" w:rsidRPr="008F51A0" w:rsidRDefault="00550AF7" w:rsidP="006216D3">
      <w:pPr>
        <w:pStyle w:val="alt"/>
        <w:numPr>
          <w:ilvl w:val="0"/>
          <w:numId w:val="12"/>
        </w:numPr>
        <w:spacing w:before="0" w:beforeAutospacing="0" w:after="160" w:afterAutospacing="0" w:line="360" w:lineRule="auto"/>
        <w:jc w:val="both"/>
        <w:divId w:val="145706837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"height: 50px; color: 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will add style property in element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B40BE" w:rsidRPr="008F51A0" w:rsidRDefault="00775493" w:rsidP="008F51A0">
      <w:pPr>
        <w:pStyle w:val="NormalWeb"/>
        <w:shd w:val="clear" w:color="auto" w:fill="FFFFFF"/>
        <w:spacing w:before="0" w:beforeAutospacing="0" w:after="160" w:afterAutospacing="0" w:line="360" w:lineRule="auto"/>
        <w:jc w:val="both"/>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In the above statement, we have used paragraph tags in which we have applied style attribute. This attribute is used for applying CSS property on any HTML element. It provides height to paragraph element of 50px and turns it colour to blue.</w:t>
      </w:r>
    </w:p>
    <w:p w:rsidR="0077077F" w:rsidRPr="008F51A0" w:rsidRDefault="0077077F" w:rsidP="006216D3">
      <w:pPr>
        <w:pStyle w:val="alt"/>
        <w:numPr>
          <w:ilvl w:val="0"/>
          <w:numId w:val="13"/>
        </w:numPr>
        <w:spacing w:before="0" w:beforeAutospacing="0" w:after="160" w:afterAutospacing="0" w:line="360" w:lineRule="auto"/>
        <w:jc w:val="both"/>
        <w:divId w:val="163402081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 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will change the color of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5493" w:rsidRPr="008F51A0" w:rsidRDefault="00A24617" w:rsidP="008F51A0">
      <w:pPr>
        <w:pStyle w:val="NormalWeb"/>
        <w:shd w:val="clear" w:color="auto" w:fill="FFFFFF"/>
        <w:spacing w:before="0" w:beforeAutospacing="0" w:after="160" w:afterAutospacing="0" w:line="360" w:lineRule="auto"/>
        <w:jc w:val="both"/>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In the above statement we have again used style attribute in paragraph tag, which turns its colour red.</w:t>
      </w:r>
    </w:p>
    <w:p w:rsidR="00B0382C" w:rsidRPr="008F51A0" w:rsidRDefault="00B0382C" w:rsidP="008F51A0">
      <w:pPr>
        <w:pStyle w:val="Heading4"/>
        <w:pBdr>
          <w:left w:val="single" w:sz="18" w:space="30" w:color="FFA500"/>
        </w:pBdr>
        <w:shd w:val="clear" w:color="auto" w:fill="FAEBD7"/>
        <w:spacing w:before="0" w:after="160" w:line="360" w:lineRule="auto"/>
        <w:jc w:val="both"/>
        <w:divId w:val="712384252"/>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There are some commonly used attributes are given below, and the complete list and explanation of all attributes are given in HTML attributes List.</w:t>
      </w:r>
    </w:p>
    <w:p w:rsidR="00B0382C" w:rsidRPr="008F51A0" w:rsidRDefault="00B0382C" w:rsidP="008F51A0">
      <w:pPr>
        <w:spacing w:line="360" w:lineRule="auto"/>
        <w:divId w:val="712384252"/>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5A76A34A" wp14:editId="3AFCC220">
                <wp:extent cx="6097905" cy="4445"/>
                <wp:effectExtent l="0" t="0" r="0" b="0"/>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1822D8" id="Rectangle 6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B0382C" w:rsidRPr="008F51A0" w:rsidRDefault="00B0382C" w:rsidP="008F51A0">
      <w:pPr>
        <w:pStyle w:val="Heading2"/>
        <w:shd w:val="clear" w:color="auto" w:fill="FFFFFF"/>
        <w:spacing w:before="0" w:after="160" w:line="360" w:lineRule="auto"/>
        <w:jc w:val="both"/>
        <w:divId w:val="71238425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The title attribute in HTML</w:t>
      </w:r>
    </w:p>
    <w:p w:rsidR="00B0382C" w:rsidRPr="008F51A0" w:rsidRDefault="00B0382C" w:rsidP="008F51A0">
      <w:pPr>
        <w:pStyle w:val="NormalWeb"/>
        <w:shd w:val="clear" w:color="auto" w:fill="FFFFFF"/>
        <w:spacing w:before="0" w:beforeAutospacing="0" w:after="160" w:afterAutospacing="0" w:line="360" w:lineRule="auto"/>
        <w:jc w:val="both"/>
        <w:divId w:val="712384252"/>
        <w:rPr>
          <w:rFonts w:ascii="Bookman Old Style" w:eastAsiaTheme="minorEastAsia" w:hAnsi="Bookman Old Style" w:cs="Segoe UI"/>
          <w:color w:val="333333"/>
        </w:rPr>
      </w:pPr>
      <w:r w:rsidRPr="008F51A0">
        <w:rPr>
          <w:rStyle w:val="Strong"/>
          <w:rFonts w:ascii="Bookman Old Style" w:hAnsi="Bookman Old Style" w:cs="Segoe UI"/>
          <w:color w:val="333333"/>
        </w:rPr>
        <w:t>Description:</w:t>
      </w:r>
      <w:r w:rsidRPr="008F51A0">
        <w:rPr>
          <w:rFonts w:ascii="Bookman Old Style" w:hAnsi="Bookman Old Style" w:cs="Segoe UI"/>
          <w:color w:val="333333"/>
        </w:rPr>
        <w:t> The title attribute is used as text tooltip in most of the browsers. It display its text when user move the cursor over a link or any text. You can use it with any text or link to show the description about that link or text. In our example, we are taking this with paragraph tag and heading tag.</w:t>
      </w:r>
    </w:p>
    <w:p w:rsidR="00B0382C" w:rsidRPr="008F51A0" w:rsidRDefault="00B0382C" w:rsidP="008F51A0">
      <w:pPr>
        <w:pStyle w:val="Heading2"/>
        <w:shd w:val="clear" w:color="auto" w:fill="FFFFFF"/>
        <w:spacing w:before="0" w:after="160" w:line="360" w:lineRule="auto"/>
        <w:jc w:val="both"/>
        <w:divId w:val="71238425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B0382C" w:rsidRPr="008F51A0" w:rsidRDefault="00B0382C" w:rsidP="008F51A0">
      <w:pPr>
        <w:pStyle w:val="NormalWeb"/>
        <w:shd w:val="clear" w:color="auto" w:fill="FFFFFF"/>
        <w:spacing w:before="0" w:beforeAutospacing="0" w:after="160" w:afterAutospacing="0" w:line="360" w:lineRule="auto"/>
        <w:jc w:val="both"/>
        <w:divId w:val="712384252"/>
        <w:rPr>
          <w:rFonts w:ascii="Bookman Old Style" w:eastAsiaTheme="minorEastAsia" w:hAnsi="Bookman Old Style" w:cs="Segoe UI"/>
          <w:color w:val="333333"/>
        </w:rPr>
      </w:pPr>
      <w:r w:rsidRPr="008F51A0">
        <w:rPr>
          <w:rStyle w:val="Strong"/>
          <w:rFonts w:ascii="Bookman Old Style" w:hAnsi="Bookman Old Style" w:cs="Segoe UI"/>
          <w:color w:val="333333"/>
        </w:rPr>
        <w:t>With &lt;h1&gt; tag:</w:t>
      </w:r>
    </w:p>
    <w:p w:rsidR="00155BA7" w:rsidRPr="008F51A0" w:rsidRDefault="00155BA7" w:rsidP="006216D3">
      <w:pPr>
        <w:pStyle w:val="alt"/>
        <w:numPr>
          <w:ilvl w:val="0"/>
          <w:numId w:val="14"/>
        </w:numPr>
        <w:spacing w:before="0" w:beforeAutospacing="0" w:after="160" w:afterAutospacing="0" w:line="360" w:lineRule="auto"/>
        <w:jc w:val="both"/>
        <w:divId w:val="42330253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title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"This is heading tag"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Example of title attribute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24617" w:rsidRPr="008F51A0" w:rsidRDefault="007A4DDE"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With &lt;p&gt; tag:</w:t>
      </w:r>
    </w:p>
    <w:p w:rsidR="00A04880" w:rsidRPr="008F51A0" w:rsidRDefault="00A04880" w:rsidP="006216D3">
      <w:pPr>
        <w:pStyle w:val="alt"/>
        <w:numPr>
          <w:ilvl w:val="0"/>
          <w:numId w:val="15"/>
        </w:numPr>
        <w:spacing w:before="0" w:beforeAutospacing="0" w:after="160" w:afterAutospacing="0" w:line="360" w:lineRule="auto"/>
        <w:jc w:val="both"/>
        <w:divId w:val="15650791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title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"This is paragraph tag"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Move the cursor over the heading and paragraph, and you will see a description as a tooltip</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4DDE" w:rsidRPr="008F51A0" w:rsidRDefault="00DA44D6"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Code:</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numPr>
          <w:ilvl w:val="0"/>
          <w:numId w:val="16"/>
        </w:numPr>
        <w:spacing w:line="360" w:lineRule="auto"/>
        <w:jc w:val="both"/>
        <w:divId w:val="22349620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numPr>
          <w:ilvl w:val="0"/>
          <w:numId w:val="16"/>
        </w:numPr>
        <w:spacing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numPr>
          <w:ilvl w:val="0"/>
          <w:numId w:val="16"/>
        </w:numPr>
        <w:spacing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title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"This is heading tag"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Example of title attribute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numPr>
          <w:ilvl w:val="0"/>
          <w:numId w:val="16"/>
        </w:numPr>
        <w:spacing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title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"This is paragraph tag"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Move the cursor over the heading and paragraph, and you will see a description as a tooltip</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4F28F5" w:rsidRPr="008F51A0" w:rsidRDefault="004F28F5" w:rsidP="006216D3">
      <w:pPr>
        <w:numPr>
          <w:ilvl w:val="0"/>
          <w:numId w:val="16"/>
        </w:numPr>
        <w:spacing w:line="360" w:lineRule="auto"/>
        <w:jc w:val="both"/>
        <w:divId w:val="22349620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F28F5" w:rsidRPr="008F51A0" w:rsidRDefault="004F28F5" w:rsidP="006216D3">
      <w:pPr>
        <w:pStyle w:val="alt"/>
        <w:numPr>
          <w:ilvl w:val="0"/>
          <w:numId w:val="16"/>
        </w:numPr>
        <w:spacing w:before="0" w:beforeAutospacing="0" w:after="160" w:afterAutospacing="0" w:line="360" w:lineRule="auto"/>
        <w:jc w:val="both"/>
        <w:divId w:val="22349620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A44D6" w:rsidRPr="008F51A0" w:rsidRDefault="00FC2588"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025C3C" w:rsidRPr="008F51A0" w:rsidRDefault="00025C3C" w:rsidP="008F51A0">
      <w:pPr>
        <w:spacing w:line="360" w:lineRule="auto"/>
        <w:divId w:val="634724870"/>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3953F618" wp14:editId="182D9D90">
            <wp:extent cx="8029575" cy="2867025"/>
            <wp:effectExtent l="0" t="0" r="9525" b="9525"/>
            <wp:docPr id="64" name="Picture 64" descr="Titl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Title Attribute"/>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029575" cy="2867025"/>
                    </a:xfrm>
                    <a:prstGeom prst="rect">
                      <a:avLst/>
                    </a:prstGeom>
                    <a:noFill/>
                    <a:ln>
                      <a:noFill/>
                    </a:ln>
                  </pic:spPr>
                </pic:pic>
              </a:graphicData>
            </a:graphic>
          </wp:inline>
        </w:drawing>
      </w:r>
    </w:p>
    <w:p w:rsidR="00025C3C" w:rsidRPr="008F51A0" w:rsidRDefault="00025C3C" w:rsidP="008F51A0">
      <w:pPr>
        <w:spacing w:line="360" w:lineRule="auto"/>
        <w:divId w:val="634724870"/>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6514D9C6" wp14:editId="208393E2">
                <wp:extent cx="6097905" cy="4445"/>
                <wp:effectExtent l="0" t="0" r="0" b="0"/>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F78175" id="Rectangle 6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025C3C" w:rsidRPr="008F51A0" w:rsidRDefault="00025C3C" w:rsidP="008F51A0">
      <w:pPr>
        <w:pStyle w:val="Heading2"/>
        <w:shd w:val="clear" w:color="auto" w:fill="FFFFFF"/>
        <w:spacing w:before="0" w:after="160" w:line="360" w:lineRule="auto"/>
        <w:jc w:val="both"/>
        <w:divId w:val="6347248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The href attribute in HTML</w:t>
      </w:r>
    </w:p>
    <w:p w:rsidR="00025C3C" w:rsidRPr="008F51A0" w:rsidRDefault="00025C3C" w:rsidP="008F51A0">
      <w:pPr>
        <w:pStyle w:val="NormalWeb"/>
        <w:shd w:val="clear" w:color="auto" w:fill="FFFFFF"/>
        <w:spacing w:before="0" w:beforeAutospacing="0" w:after="160" w:afterAutospacing="0" w:line="360" w:lineRule="auto"/>
        <w:jc w:val="both"/>
        <w:divId w:val="634724870"/>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Description:</w:t>
      </w:r>
      <w:r w:rsidRPr="008F51A0">
        <w:rPr>
          <w:rFonts w:ascii="Bookman Old Style" w:hAnsi="Bookman Old Style" w:cs="Segoe UI"/>
          <w:color w:val="333333"/>
        </w:rPr>
        <w:t> The href attribute is the main attribute of &lt;a&gt; anchor tag. This attribute gives the link address which is specified in that link. </w:t>
      </w:r>
      <w:r w:rsidRPr="008F51A0">
        <w:rPr>
          <w:rStyle w:val="Strong"/>
          <w:rFonts w:ascii="Bookman Old Style" w:eastAsiaTheme="majorEastAsia" w:hAnsi="Bookman Old Style" w:cs="Segoe UI"/>
          <w:color w:val="333333"/>
        </w:rPr>
        <w:t>The href attribute provides the hyperlink, and if it is blank, then it will remain in same page</w:t>
      </w:r>
      <w:r w:rsidRPr="008F51A0">
        <w:rPr>
          <w:rFonts w:ascii="Bookman Old Style" w:hAnsi="Bookman Old Style" w:cs="Segoe UI"/>
          <w:color w:val="333333"/>
        </w:rPr>
        <w:t>.</w:t>
      </w:r>
    </w:p>
    <w:p w:rsidR="00025C3C" w:rsidRPr="008F51A0" w:rsidRDefault="00025C3C" w:rsidP="008F51A0">
      <w:pPr>
        <w:pStyle w:val="Heading2"/>
        <w:shd w:val="clear" w:color="auto" w:fill="FFFFFF"/>
        <w:spacing w:before="0" w:after="160" w:line="360" w:lineRule="auto"/>
        <w:jc w:val="both"/>
        <w:divId w:val="6347248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025C3C" w:rsidRPr="008F51A0" w:rsidRDefault="00025C3C" w:rsidP="008F51A0">
      <w:pPr>
        <w:pStyle w:val="NormalWeb"/>
        <w:shd w:val="clear" w:color="auto" w:fill="FFFFFF"/>
        <w:spacing w:before="0" w:beforeAutospacing="0" w:after="160" w:afterAutospacing="0" w:line="360" w:lineRule="auto"/>
        <w:jc w:val="both"/>
        <w:divId w:val="634724870"/>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With link address:</w:t>
      </w:r>
    </w:p>
    <w:p w:rsidR="00FC2588" w:rsidRPr="008F51A0" w:rsidRDefault="00C04B77" w:rsidP="008F51A0">
      <w:pPr>
        <w:pStyle w:val="NormalWeb"/>
        <w:shd w:val="clear" w:color="auto" w:fill="FFFFFF"/>
        <w:spacing w:before="0" w:beforeAutospacing="0" w:after="160" w:afterAutospacing="0" w:line="360" w:lineRule="auto"/>
        <w:jc w:val="both"/>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a</w:t>
      </w:r>
      <w:r w:rsidRPr="008F51A0">
        <w:rPr>
          <w:rFonts w:ascii="Bookman Old Style" w:hAnsi="Bookman Old Style" w:cs="Segoe UI"/>
          <w:color w:val="000000"/>
          <w:bdr w:val="none" w:sz="0" w:space="0" w:color="auto" w:frame="1"/>
        </w:rPr>
        <w:t> </w:t>
      </w:r>
      <w:r w:rsidRPr="008F51A0">
        <w:rPr>
          <w:rStyle w:val="attribute"/>
          <w:rFonts w:ascii="Bookman Old Style" w:hAnsi="Bookman Old Style" w:cs="Segoe UI"/>
          <w:color w:val="FF0000"/>
          <w:bdr w:val="none" w:sz="0" w:space="0" w:color="auto" w:frame="1"/>
        </w:rPr>
        <w:t>href</w:t>
      </w:r>
      <w:r w:rsidRPr="008F51A0">
        <w:rPr>
          <w:rFonts w:ascii="Bookman Old Style" w:hAnsi="Bookman Old Style" w:cs="Segoe UI"/>
          <w:color w:val="000000"/>
          <w:bdr w:val="none" w:sz="0" w:space="0" w:color="auto" w:frame="1"/>
        </w:rPr>
        <w:t>=</w:t>
      </w:r>
      <w:r w:rsidRPr="008F51A0">
        <w:rPr>
          <w:rStyle w:val="attribute-value"/>
          <w:rFonts w:ascii="Bookman Old Style" w:hAnsi="Bookman Old Style" w:cs="Segoe UI"/>
          <w:color w:val="0000FF"/>
          <w:bdr w:val="none" w:sz="0" w:space="0" w:color="auto" w:frame="1"/>
        </w:rPr>
        <w:t>"https://www.javatpoint.com/html-anchor"</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This is a link</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a</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C04B77" w:rsidRPr="008F51A0" w:rsidRDefault="00E973AF"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Without link address:</w:t>
      </w:r>
    </w:p>
    <w:p w:rsidR="00E973AF" w:rsidRPr="008F51A0" w:rsidRDefault="00A07D08" w:rsidP="006216D3">
      <w:pPr>
        <w:pStyle w:val="alt"/>
        <w:numPr>
          <w:ilvl w:val="0"/>
          <w:numId w:val="17"/>
        </w:numPr>
        <w:spacing w:before="0" w:beforeAutospacing="0" w:after="160" w:afterAutospacing="0" w:line="360" w:lineRule="auto"/>
        <w:jc w:val="both"/>
        <w:divId w:val="1435440132"/>
        <w:rPr>
          <w:rStyle w:val="Strong"/>
          <w:rFonts w:ascii="Bookman Old Style" w:eastAsia="Times New Roman" w:hAnsi="Bookman Old Style" w:cs="Segoe UI"/>
          <w:b w:val="0"/>
          <w:bCs w:val="0"/>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link</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3447" w:rsidRPr="008F51A0" w:rsidRDefault="00AE3447" w:rsidP="008F51A0">
      <w:pPr>
        <w:pStyle w:val="NormalWeb"/>
        <w:shd w:val="clear" w:color="auto" w:fill="FFFFFF"/>
        <w:spacing w:before="0" w:beforeAutospacing="0" w:after="160" w:afterAutospacing="0" w:line="360" w:lineRule="auto"/>
        <w:jc w:val="both"/>
        <w:rPr>
          <w:rStyle w:val="Strong"/>
          <w:rFonts w:ascii="Bookman Old Style" w:hAnsi="Bookman Old Style" w:cs="Segoe UI"/>
          <w:color w:val="333333"/>
          <w:shd w:val="clear" w:color="auto" w:fill="FFFFFF"/>
        </w:rPr>
      </w:pPr>
      <w:r w:rsidRPr="008F51A0">
        <w:rPr>
          <w:rStyle w:val="Strong"/>
          <w:rFonts w:ascii="Bookman Old Style" w:eastAsiaTheme="minorEastAsia" w:hAnsi="Bookman Old Style" w:cs="Segoe UI"/>
          <w:color w:val="333333"/>
          <w:shd w:val="clear" w:color="auto" w:fill="FFFFFF"/>
          <w:lang w:eastAsia="zh-CN"/>
        </w:rPr>
        <w:t>Output</w:t>
      </w:r>
    </w:p>
    <w:p w:rsidR="00B16A1A" w:rsidRPr="008F51A0" w:rsidRDefault="00AE3447" w:rsidP="008F51A0">
      <w:pPr>
        <w:pStyle w:val="Heading2"/>
        <w:shd w:val="clear" w:color="auto" w:fill="FFFFFF"/>
        <w:spacing w:before="0" w:after="160" w:line="360" w:lineRule="auto"/>
        <w:jc w:val="both"/>
        <w:divId w:val="1398672707"/>
        <w:rPr>
          <w:rFonts w:ascii="Bookman Old Style" w:eastAsia="Times New Roman" w:hAnsi="Bookman Old Style" w:cs="Helvetica"/>
          <w:color w:val="610B38"/>
          <w:sz w:val="38"/>
          <w:szCs w:val="38"/>
        </w:rPr>
      </w:pPr>
      <w:r w:rsidRPr="008F51A0">
        <w:rPr>
          <w:rFonts w:ascii="Bookman Old Style" w:hAnsi="Bookman Old Style"/>
          <w:noProof/>
        </w:rPr>
        <w:lastRenderedPageBreak/>
        <w:drawing>
          <wp:anchor distT="0" distB="0" distL="114300" distR="114300" simplePos="0" relativeHeight="251662336" behindDoc="0" locked="0" layoutInCell="1" allowOverlap="1" wp14:anchorId="273C41E0" wp14:editId="3A64F702">
            <wp:simplePos x="0" y="0"/>
            <wp:positionH relativeFrom="column">
              <wp:posOffset>0</wp:posOffset>
            </wp:positionH>
            <wp:positionV relativeFrom="paragraph">
              <wp:posOffset>64135</wp:posOffset>
            </wp:positionV>
            <wp:extent cx="6097905" cy="3245485"/>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097905" cy="3245485"/>
                    </a:xfrm>
                    <a:prstGeom prst="rect">
                      <a:avLst/>
                    </a:prstGeom>
                  </pic:spPr>
                </pic:pic>
              </a:graphicData>
            </a:graphic>
          </wp:anchor>
        </w:drawing>
      </w:r>
      <w:r w:rsidR="00B16A1A" w:rsidRPr="008F51A0">
        <w:rPr>
          <w:rFonts w:ascii="Bookman Old Style" w:eastAsia="Times New Roman" w:hAnsi="Bookman Old Style" w:cs="Helvetica"/>
          <w:b/>
          <w:bCs/>
          <w:color w:val="610B38"/>
          <w:sz w:val="38"/>
          <w:szCs w:val="38"/>
        </w:rPr>
        <w:t>The src Attribute</w:t>
      </w:r>
    </w:p>
    <w:p w:rsidR="00B16A1A" w:rsidRPr="008F51A0" w:rsidRDefault="00B16A1A" w:rsidP="008F51A0">
      <w:pPr>
        <w:pStyle w:val="NormalWeb"/>
        <w:shd w:val="clear" w:color="auto" w:fill="FFFFFF"/>
        <w:spacing w:before="0" w:beforeAutospacing="0" w:after="160" w:afterAutospacing="0" w:line="360" w:lineRule="auto"/>
        <w:jc w:val="both"/>
        <w:divId w:val="1398672707"/>
        <w:rPr>
          <w:rFonts w:ascii="Bookman Old Style" w:eastAsiaTheme="minorEastAsia" w:hAnsi="Bookman Old Style" w:cs="Segoe UI"/>
          <w:color w:val="333333"/>
        </w:rPr>
      </w:pPr>
      <w:r w:rsidRPr="008F51A0">
        <w:rPr>
          <w:rFonts w:ascii="Bookman Old Style" w:hAnsi="Bookman Old Style" w:cs="Segoe UI"/>
          <w:color w:val="333333"/>
        </w:rPr>
        <w:t>The </w:t>
      </w:r>
      <w:r w:rsidRPr="008F51A0">
        <w:rPr>
          <w:rStyle w:val="Strong"/>
          <w:rFonts w:ascii="Bookman Old Style" w:eastAsiaTheme="majorEastAsia" w:hAnsi="Bookman Old Style" w:cs="Segoe UI"/>
          <w:color w:val="333333"/>
        </w:rPr>
        <w:t>src</w:t>
      </w:r>
      <w:r w:rsidRPr="008F51A0">
        <w:rPr>
          <w:rFonts w:ascii="Bookman Old Style" w:hAnsi="Bookman Old Style" w:cs="Segoe UI"/>
          <w:color w:val="333333"/>
        </w:rPr>
        <w:t> attribute is one of the important and required attribute of </w:t>
      </w:r>
      <w:r w:rsidRPr="008F51A0">
        <w:rPr>
          <w:rStyle w:val="Strong"/>
          <w:rFonts w:ascii="Bookman Old Style" w:eastAsiaTheme="majorEastAsia" w:hAnsi="Bookman Old Style" w:cs="Segoe UI"/>
          <w:color w:val="333333"/>
        </w:rPr>
        <w:t>&lt;img&gt;</w:t>
      </w:r>
      <w:r w:rsidRPr="008F51A0">
        <w:rPr>
          <w:rFonts w:ascii="Bookman Old Style" w:hAnsi="Bookman Old Style" w:cs="Segoe UI"/>
          <w:color w:val="333333"/>
        </w:rPr>
        <w:t> element. It is source for the image which is required to display on browser. This attribute can contain image in same directory or another directory. The image name or source should be correct else browser will not display the image.</w:t>
      </w:r>
    </w:p>
    <w:p w:rsidR="00B16A1A" w:rsidRPr="008F51A0" w:rsidRDefault="00B16A1A" w:rsidP="008F51A0">
      <w:pPr>
        <w:pStyle w:val="Heading2"/>
        <w:shd w:val="clear" w:color="auto" w:fill="FFFFFF"/>
        <w:spacing w:before="0" w:after="160" w:line="360" w:lineRule="auto"/>
        <w:jc w:val="both"/>
        <w:divId w:val="139867270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8A2071" w:rsidRPr="008F51A0" w:rsidRDefault="008A2071" w:rsidP="006216D3">
      <w:pPr>
        <w:pStyle w:val="alt"/>
        <w:numPr>
          <w:ilvl w:val="0"/>
          <w:numId w:val="18"/>
        </w:numPr>
        <w:spacing w:before="0" w:beforeAutospacing="0" w:after="160" w:afterAutospacing="0" w:line="360" w:lineRule="auto"/>
        <w:jc w:val="both"/>
        <w:divId w:val="14174350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"whitepeacock.jpg"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height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"400"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"600"</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05053" w:rsidRPr="008F51A0" w:rsidRDefault="00D05053" w:rsidP="008F51A0">
      <w:pPr>
        <w:pStyle w:val="Heading4"/>
        <w:pBdr>
          <w:left w:val="single" w:sz="18" w:space="30" w:color="FFA500"/>
        </w:pBdr>
        <w:shd w:val="clear" w:color="auto" w:fill="FAEBD7"/>
        <w:spacing w:before="0" w:after="160" w:line="360" w:lineRule="auto"/>
        <w:jc w:val="both"/>
        <w:divId w:val="1060714163"/>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above example also have height and width attribute, which define the height and width of image on web page.</w:t>
      </w:r>
    </w:p>
    <w:p w:rsidR="006B2E9E" w:rsidRPr="008F51A0" w:rsidRDefault="006B2E9E" w:rsidP="008F51A0">
      <w:pPr>
        <w:pStyle w:val="Heading2"/>
        <w:shd w:val="clear" w:color="auto" w:fill="FFFFFF"/>
        <w:spacing w:before="0" w:after="160" w:line="360" w:lineRule="auto"/>
        <w:jc w:val="both"/>
        <w:divId w:val="184997883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Quotes: single quotes or double quotes?</w:t>
      </w:r>
    </w:p>
    <w:p w:rsidR="006B2E9E" w:rsidRPr="008F51A0" w:rsidRDefault="006B2E9E" w:rsidP="008F51A0">
      <w:pPr>
        <w:pStyle w:val="NormalWeb"/>
        <w:shd w:val="clear" w:color="auto" w:fill="FFFFFF"/>
        <w:spacing w:before="0" w:beforeAutospacing="0" w:after="160" w:afterAutospacing="0" w:line="360" w:lineRule="auto"/>
        <w:jc w:val="both"/>
        <w:divId w:val="1849978835"/>
        <w:rPr>
          <w:rFonts w:ascii="Bookman Old Style" w:eastAsiaTheme="minorEastAsia" w:hAnsi="Bookman Old Style" w:cs="Segoe UI"/>
          <w:color w:val="333333"/>
        </w:rPr>
      </w:pPr>
      <w:r w:rsidRPr="008F51A0">
        <w:rPr>
          <w:rFonts w:ascii="Bookman Old Style" w:hAnsi="Bookman Old Style" w:cs="Segoe UI"/>
          <w:color w:val="333333"/>
        </w:rPr>
        <w:t>In this chapter you have seen that, we have used attribute with double quotes, but some people might use single quotes in HTML. So use of single quotes with HTML attribute, is also allowed. The following both statements are absolutely fine.</w:t>
      </w:r>
    </w:p>
    <w:p w:rsidR="00277752" w:rsidRPr="008F51A0" w:rsidRDefault="00277752" w:rsidP="006216D3">
      <w:pPr>
        <w:pStyle w:val="alt"/>
        <w:numPr>
          <w:ilvl w:val="0"/>
          <w:numId w:val="19"/>
        </w:numPr>
        <w:spacing w:before="0" w:beforeAutospacing="0" w:after="160" w:afterAutospacing="0" w:line="360" w:lineRule="auto"/>
        <w:jc w:val="both"/>
        <w:divId w:val="83939359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 link to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77752" w:rsidRPr="008F51A0" w:rsidRDefault="00277752" w:rsidP="006216D3">
      <w:pPr>
        <w:numPr>
          <w:ilvl w:val="0"/>
          <w:numId w:val="19"/>
        </w:numPr>
        <w:spacing w:line="360" w:lineRule="auto"/>
        <w:jc w:val="both"/>
        <w:divId w:val="83939359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 link to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3447" w:rsidRPr="008F51A0" w:rsidRDefault="00A753A2"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IN HTML5, you can also omit use of quotes around attribute values.</w:t>
      </w:r>
    </w:p>
    <w:p w:rsidR="00A753A2" w:rsidRPr="008F51A0" w:rsidRDefault="0099041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a</w:t>
      </w:r>
      <w:r w:rsidRPr="008F51A0">
        <w:rPr>
          <w:rFonts w:ascii="Bookman Old Style" w:hAnsi="Bookman Old Style" w:cs="Segoe UI"/>
          <w:color w:val="000000"/>
          <w:bdr w:val="none" w:sz="0" w:space="0" w:color="auto" w:frame="1"/>
        </w:rPr>
        <w:t> </w:t>
      </w:r>
      <w:r w:rsidRPr="008F51A0">
        <w:rPr>
          <w:rStyle w:val="attribute"/>
          <w:rFonts w:ascii="Bookman Old Style" w:hAnsi="Bookman Old Style" w:cs="Segoe UI"/>
          <w:color w:val="FF0000"/>
          <w:bdr w:val="none" w:sz="0" w:space="0" w:color="auto" w:frame="1"/>
        </w:rPr>
        <w:t>href</w:t>
      </w:r>
      <w:r w:rsidRPr="008F51A0">
        <w:rPr>
          <w:rFonts w:ascii="Bookman Old Style" w:hAnsi="Bookman Old Style" w:cs="Segoe UI"/>
          <w:color w:val="000000"/>
          <w:bdr w:val="none" w:sz="0" w:space="0" w:color="auto" w:frame="1"/>
        </w:rPr>
        <w:t>=</w:t>
      </w:r>
      <w:r w:rsidRPr="008F51A0">
        <w:rPr>
          <w:rStyle w:val="attribute-value"/>
          <w:rFonts w:ascii="Bookman Old Style" w:hAnsi="Bookman Old Style" w:cs="Segoe UI"/>
          <w:color w:val="0000FF"/>
          <w:bdr w:val="none" w:sz="0" w:space="0" w:color="auto" w:frame="1"/>
        </w:rPr>
        <w:t>https</w:t>
      </w:r>
      <w:r w:rsidRPr="008F51A0">
        <w:rPr>
          <w:rFonts w:ascii="Bookman Old Style" w:hAnsi="Bookman Old Style" w:cs="Segoe UI"/>
          <w:color w:val="000000"/>
          <w:bdr w:val="none" w:sz="0" w:space="0" w:color="auto" w:frame="1"/>
        </w:rPr>
        <w:t>://www.javatpoint.com</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A link to HTML</w:t>
      </w:r>
      <w:proofErr w:type="gramStart"/>
      <w:r w:rsidRPr="008F51A0">
        <w:rPr>
          <w:rFonts w:ascii="Bookman Old Style" w:hAnsi="Bookman Old Style" w:cs="Segoe UI"/>
          <w:color w:val="000000"/>
          <w:bdr w:val="none" w:sz="0" w:space="0" w:color="auto" w:frame="1"/>
        </w:rPr>
        <w:t>.</w:t>
      </w:r>
      <w:r w:rsidRPr="008F51A0">
        <w:rPr>
          <w:rStyle w:val="tag"/>
          <w:rFonts w:ascii="Bookman Old Style" w:hAnsi="Bookman Old Style" w:cs="Segoe UI"/>
          <w:b/>
          <w:bCs/>
          <w:color w:val="006699"/>
          <w:bdr w:val="none" w:sz="0" w:space="0" w:color="auto" w:frame="1"/>
        </w:rPr>
        <w:t>&lt;</w:t>
      </w:r>
      <w:proofErr w:type="gramEnd"/>
      <w:r w:rsidRPr="008F51A0">
        <w:rPr>
          <w:rStyle w:val="tag"/>
          <w:rFonts w:ascii="Bookman Old Style" w:hAnsi="Bookman Old Style" w:cs="Segoe UI"/>
          <w:b/>
          <w:bCs/>
          <w:color w:val="006699"/>
          <w:bdr w:val="none" w:sz="0" w:space="0" w:color="auto" w:frame="1"/>
        </w:rPr>
        <w:t>/</w:t>
      </w:r>
      <w:r w:rsidRPr="008F51A0">
        <w:rPr>
          <w:rStyle w:val="tag-name"/>
          <w:rFonts w:ascii="Bookman Old Style" w:hAnsi="Bookman Old Style" w:cs="Segoe UI"/>
          <w:b/>
          <w:bCs/>
          <w:color w:val="006699"/>
          <w:bdr w:val="none" w:sz="0" w:space="0" w:color="auto" w:frame="1"/>
        </w:rPr>
        <w:t>a</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972187" w:rsidRPr="008F51A0" w:rsidRDefault="00972187"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p>
    <w:p w:rsidR="00726B7D" w:rsidRPr="008F51A0" w:rsidRDefault="00726B7D" w:rsidP="008F51A0">
      <w:pPr>
        <w:pStyle w:val="Heading1"/>
        <w:shd w:val="clear" w:color="auto" w:fill="FFFFFF"/>
        <w:spacing w:before="0" w:beforeAutospacing="0" w:after="160" w:afterAutospacing="0" w:line="360" w:lineRule="auto"/>
        <w:jc w:val="both"/>
        <w:divId w:val="120074814"/>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Elements</w:t>
      </w:r>
    </w:p>
    <w:p w:rsidR="00726B7D" w:rsidRPr="008F51A0" w:rsidRDefault="00726B7D" w:rsidP="008F51A0">
      <w:pPr>
        <w:pStyle w:val="NormalWeb"/>
        <w:shd w:val="clear" w:color="auto" w:fill="FFFFFF"/>
        <w:spacing w:before="0" w:beforeAutospacing="0" w:after="160" w:afterAutospacing="0" w:line="360" w:lineRule="auto"/>
        <w:jc w:val="both"/>
        <w:divId w:val="120074814"/>
        <w:rPr>
          <w:rFonts w:ascii="Bookman Old Style" w:eastAsiaTheme="minorEastAsia" w:hAnsi="Bookman Old Style" w:cs="Segoe UI"/>
          <w:color w:val="333333"/>
        </w:rPr>
      </w:pPr>
      <w:r w:rsidRPr="008F51A0">
        <w:rPr>
          <w:rFonts w:ascii="Bookman Old Style" w:hAnsi="Bookman Old Style" w:cs="Segoe UI"/>
          <w:color w:val="333333"/>
        </w:rPr>
        <w:t>An HTML file is made of elements. These elements are responsible for creating web pages and define content in that webpage. An element in HTML usually consist of a start tag &lt;tag name&gt;, close tag &lt;/tag name&gt; and content inserted between them. </w:t>
      </w:r>
      <w:r w:rsidRPr="008F51A0">
        <w:rPr>
          <w:rStyle w:val="Strong"/>
          <w:rFonts w:ascii="Bookman Old Style" w:eastAsiaTheme="majorEastAsia" w:hAnsi="Bookman Old Style" w:cs="Segoe UI"/>
          <w:color w:val="333333"/>
        </w:rPr>
        <w:t>Technically, an element is a collection of start tag, attributes, end tag, content between them</w:t>
      </w:r>
      <w:r w:rsidRPr="008F51A0">
        <w:rPr>
          <w:rFonts w:ascii="Bookman Old Style" w:hAnsi="Bookman Old Style" w:cs="Segoe UI"/>
          <w:color w:val="333333"/>
        </w:rPr>
        <w:t>.</w:t>
      </w:r>
    </w:p>
    <w:p w:rsidR="00726B7D" w:rsidRPr="008F51A0" w:rsidRDefault="00726B7D" w:rsidP="008F51A0">
      <w:pPr>
        <w:pStyle w:val="Heading4"/>
        <w:pBdr>
          <w:left w:val="single" w:sz="18" w:space="30" w:color="FFA500"/>
        </w:pBdr>
        <w:shd w:val="clear" w:color="auto" w:fill="FAEBD7"/>
        <w:spacing w:before="0" w:after="160" w:line="360" w:lineRule="auto"/>
        <w:jc w:val="both"/>
        <w:divId w:val="12007481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Some elements does not have end tag and content, these elements are termed as empty elements or self-closing element or void elements.</w:t>
      </w:r>
    </w:p>
    <w:p w:rsidR="00726B7D" w:rsidRPr="008F51A0" w:rsidRDefault="00726B7D" w:rsidP="008F51A0">
      <w:pPr>
        <w:pStyle w:val="NormalWeb"/>
        <w:shd w:val="clear" w:color="auto" w:fill="FFFFFF"/>
        <w:spacing w:before="0" w:beforeAutospacing="0" w:after="160" w:afterAutospacing="0" w:line="360" w:lineRule="auto"/>
        <w:jc w:val="both"/>
        <w:divId w:val="120074814"/>
        <w:rPr>
          <w:rFonts w:ascii="Bookman Old Style" w:eastAsiaTheme="minorEastAsia" w:hAnsi="Bookman Old Style" w:cs="Segoe UI"/>
          <w:color w:val="333333"/>
        </w:rPr>
      </w:pPr>
      <w:r w:rsidRPr="008F51A0">
        <w:rPr>
          <w:rFonts w:ascii="Bookman Old Style" w:hAnsi="Bookman Old Style" w:cs="Segoe UI"/>
          <w:color w:val="333333"/>
        </w:rPr>
        <w:t>Such as:</w:t>
      </w:r>
    </w:p>
    <w:p w:rsidR="00C13E42" w:rsidRPr="008F51A0" w:rsidRDefault="00C13E42" w:rsidP="006216D3">
      <w:pPr>
        <w:pStyle w:val="alt"/>
        <w:numPr>
          <w:ilvl w:val="0"/>
          <w:numId w:val="20"/>
        </w:numPr>
        <w:spacing w:before="0" w:beforeAutospacing="0" w:after="160" w:afterAutospacing="0" w:line="360" w:lineRule="auto"/>
        <w:jc w:val="both"/>
        <w:divId w:val="26535797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Hello world!!!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53AEC" w:rsidRPr="008F51A0" w:rsidRDefault="00553AEC" w:rsidP="008F51A0">
      <w:pPr>
        <w:pStyle w:val="Heading2"/>
        <w:shd w:val="clear" w:color="auto" w:fill="FFFFFF"/>
        <w:spacing w:before="0" w:after="160" w:line="360" w:lineRule="auto"/>
        <w:jc w:val="both"/>
        <w:divId w:val="117055894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numPr>
          <w:ilvl w:val="0"/>
          <w:numId w:val="21"/>
        </w:numPr>
        <w:spacing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numPr>
          <w:ilvl w:val="0"/>
          <w:numId w:val="21"/>
        </w:numPr>
        <w:spacing w:line="360" w:lineRule="auto"/>
        <w:jc w:val="both"/>
        <w:divId w:val="6028802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WebPage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numPr>
          <w:ilvl w:val="0"/>
          <w:numId w:val="21"/>
        </w:numPr>
        <w:spacing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my first web page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numPr>
          <w:ilvl w:val="0"/>
          <w:numId w:val="21"/>
        </w:numPr>
        <w:spacing w:line="360" w:lineRule="auto"/>
        <w:jc w:val="both"/>
        <w:divId w:val="6028802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How it looks?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proofErr w:type="gramStart"/>
      <w:r w:rsidRPr="008F51A0">
        <w:rPr>
          <w:rFonts w:ascii="Bookman Old Style" w:eastAsia="Times New Roman" w:hAnsi="Bookman Old Style" w:cs="Segoe UI"/>
          <w:color w:val="000000"/>
          <w:bdr w:val="none" w:sz="0" w:space="0" w:color="auto" w:frame="1"/>
        </w:rPr>
        <w:t>It</w:t>
      </w:r>
      <w:proofErr w:type="gramEnd"/>
      <w:r w:rsidRPr="008F51A0">
        <w:rPr>
          <w:rFonts w:ascii="Bookman Old Style" w:eastAsia="Times New Roman" w:hAnsi="Bookman Old Style" w:cs="Segoe UI"/>
          <w:color w:val="000000"/>
          <w:bdr w:val="none" w:sz="0" w:space="0" w:color="auto" w:frame="1"/>
        </w:rPr>
        <w:t> looks Nice!!!!!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numPr>
          <w:ilvl w:val="0"/>
          <w:numId w:val="21"/>
        </w:numPr>
        <w:spacing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1867" w:rsidRPr="008F51A0" w:rsidRDefault="00CF1867" w:rsidP="006216D3">
      <w:pPr>
        <w:pStyle w:val="alt"/>
        <w:numPr>
          <w:ilvl w:val="0"/>
          <w:numId w:val="21"/>
        </w:numPr>
        <w:spacing w:before="0" w:beforeAutospacing="0" w:after="160" w:afterAutospacing="0" w:line="360" w:lineRule="auto"/>
        <w:jc w:val="both"/>
        <w:divId w:val="60288028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2524E" w:rsidRPr="008F51A0" w:rsidRDefault="0042524E" w:rsidP="008F51A0">
      <w:pPr>
        <w:spacing w:line="360" w:lineRule="auto"/>
        <w:divId w:val="1727416030"/>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6A39BC7F" wp14:editId="34DB11B5">
            <wp:extent cx="7132320" cy="3495675"/>
            <wp:effectExtent l="0" t="0" r="0" b="9525"/>
            <wp:docPr id="66" name="Picture 66" descr="HTM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Elements"/>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132320" cy="3495675"/>
                    </a:xfrm>
                    <a:prstGeom prst="rect">
                      <a:avLst/>
                    </a:prstGeom>
                    <a:noFill/>
                    <a:ln>
                      <a:noFill/>
                    </a:ln>
                  </pic:spPr>
                </pic:pic>
              </a:graphicData>
            </a:graphic>
          </wp:inline>
        </w:drawing>
      </w:r>
    </w:p>
    <w:p w:rsidR="0042524E" w:rsidRPr="008F51A0" w:rsidRDefault="0042524E" w:rsidP="006216D3">
      <w:pPr>
        <w:numPr>
          <w:ilvl w:val="0"/>
          <w:numId w:val="22"/>
        </w:numPr>
        <w:shd w:val="clear" w:color="auto" w:fill="FFFFFF"/>
        <w:spacing w:line="360" w:lineRule="auto"/>
        <w:jc w:val="both"/>
        <w:divId w:val="1727416030"/>
        <w:rPr>
          <w:rFonts w:ascii="Bookman Old Style" w:eastAsia="Times New Roman" w:hAnsi="Bookman Old Style" w:cs="Segoe UI"/>
          <w:color w:val="000000"/>
        </w:rPr>
      </w:pPr>
      <w:r w:rsidRPr="008F51A0">
        <w:rPr>
          <w:rFonts w:ascii="Bookman Old Style" w:eastAsia="Times New Roman" w:hAnsi="Bookman Old Style" w:cs="Segoe UI"/>
          <w:color w:val="000000"/>
        </w:rPr>
        <w:t>All the content written between body elements are visible on web page.</w:t>
      </w:r>
    </w:p>
    <w:p w:rsidR="0042524E" w:rsidRPr="008F51A0" w:rsidRDefault="0042524E" w:rsidP="008F51A0">
      <w:pPr>
        <w:pStyle w:val="NormalWeb"/>
        <w:shd w:val="clear" w:color="auto" w:fill="FFFFFF"/>
        <w:spacing w:before="0" w:beforeAutospacing="0" w:after="160" w:afterAutospacing="0" w:line="360" w:lineRule="auto"/>
        <w:jc w:val="both"/>
        <w:divId w:val="1727416030"/>
        <w:rPr>
          <w:rFonts w:ascii="Bookman Old Style" w:eastAsiaTheme="minorEastAsia" w:hAnsi="Bookman Old Style" w:cs="Segoe UI"/>
          <w:color w:val="333333"/>
        </w:rPr>
      </w:pPr>
      <w:r w:rsidRPr="008F51A0">
        <w:rPr>
          <w:rStyle w:val="Strong"/>
          <w:rFonts w:ascii="Bookman Old Style" w:hAnsi="Bookman Old Style" w:cs="Segoe UI"/>
          <w:color w:val="333333"/>
        </w:rPr>
        <w:t>Void element:</w:t>
      </w:r>
      <w:r w:rsidRPr="008F51A0">
        <w:rPr>
          <w:rFonts w:ascii="Bookman Old Style" w:hAnsi="Bookman Old Style" w:cs="Segoe UI"/>
          <w:color w:val="333333"/>
        </w:rPr>
        <w:t> All the elements in HTML do not require to have start tag and end tag, some elements does not have content and end tag such elements are known as Void elements or empty elements. </w:t>
      </w:r>
      <w:r w:rsidRPr="008F51A0">
        <w:rPr>
          <w:rStyle w:val="Strong"/>
          <w:rFonts w:ascii="Bookman Old Style" w:hAnsi="Bookman Old Style" w:cs="Segoe UI"/>
          <w:color w:val="333333"/>
        </w:rPr>
        <w:t>These elements are also called as unpaired tag</w:t>
      </w:r>
      <w:r w:rsidRPr="008F51A0">
        <w:rPr>
          <w:rFonts w:ascii="Bookman Old Style" w:hAnsi="Bookman Old Style" w:cs="Segoe UI"/>
          <w:color w:val="333333"/>
        </w:rPr>
        <w:t>.</w:t>
      </w:r>
    </w:p>
    <w:p w:rsidR="0042524E" w:rsidRPr="008F51A0" w:rsidRDefault="0042524E" w:rsidP="008F51A0">
      <w:pPr>
        <w:pStyle w:val="NormalWeb"/>
        <w:shd w:val="clear" w:color="auto" w:fill="FFFFFF"/>
        <w:spacing w:before="0" w:beforeAutospacing="0" w:after="160" w:afterAutospacing="0" w:line="360" w:lineRule="auto"/>
        <w:jc w:val="both"/>
        <w:divId w:val="1727416030"/>
        <w:rPr>
          <w:rFonts w:ascii="Bookman Old Style" w:hAnsi="Bookman Old Style" w:cs="Segoe UI"/>
          <w:color w:val="333333"/>
        </w:rPr>
      </w:pPr>
      <w:r w:rsidRPr="008F51A0">
        <w:rPr>
          <w:rStyle w:val="Strong"/>
          <w:rFonts w:ascii="Bookman Old Style" w:hAnsi="Bookman Old Style" w:cs="Segoe UI"/>
          <w:color w:val="333333"/>
        </w:rPr>
        <w:t>Some Void elements are &lt;br&gt; (represents a line break</w:t>
      </w:r>
      <w:proofErr w:type="gramStart"/>
      <w:r w:rsidRPr="008F51A0">
        <w:rPr>
          <w:rStyle w:val="Strong"/>
          <w:rFonts w:ascii="Bookman Old Style" w:hAnsi="Bookman Old Style" w:cs="Segoe UI"/>
          <w:color w:val="333333"/>
        </w:rPr>
        <w:t>) ,</w:t>
      </w:r>
      <w:proofErr w:type="gramEnd"/>
      <w:r w:rsidRPr="008F51A0">
        <w:rPr>
          <w:rStyle w:val="Strong"/>
          <w:rFonts w:ascii="Bookman Old Style" w:hAnsi="Bookman Old Style" w:cs="Segoe UI"/>
          <w:color w:val="333333"/>
        </w:rPr>
        <w:t xml:space="preserve"> &lt;hr&gt;(represents a horizontal line), etc.</w:t>
      </w:r>
    </w:p>
    <w:p w:rsidR="0042524E" w:rsidRPr="008F51A0" w:rsidRDefault="0042524E" w:rsidP="008F51A0">
      <w:pPr>
        <w:pStyle w:val="NormalWeb"/>
        <w:shd w:val="clear" w:color="auto" w:fill="FFFFFF"/>
        <w:spacing w:before="0" w:beforeAutospacing="0" w:after="160" w:afterAutospacing="0" w:line="360" w:lineRule="auto"/>
        <w:jc w:val="both"/>
        <w:divId w:val="1727416030"/>
        <w:rPr>
          <w:rFonts w:ascii="Bookman Old Style" w:hAnsi="Bookman Old Style" w:cs="Segoe UI"/>
          <w:color w:val="333333"/>
        </w:rPr>
      </w:pPr>
      <w:r w:rsidRPr="008F51A0">
        <w:rPr>
          <w:rStyle w:val="Strong"/>
          <w:rFonts w:ascii="Bookman Old Style" w:hAnsi="Bookman Old Style" w:cs="Segoe UI"/>
          <w:color w:val="333333"/>
        </w:rPr>
        <w:t>Nested HTML Elements:</w:t>
      </w:r>
      <w:r w:rsidRPr="008F51A0">
        <w:rPr>
          <w:rFonts w:ascii="Bookman Old Style" w:hAnsi="Bookman Old Style" w:cs="Segoe UI"/>
          <w:color w:val="333333"/>
        </w:rPr>
        <w:t> HTML can be nested, which means an element can contain another element.</w:t>
      </w:r>
    </w:p>
    <w:p w:rsidR="00AA444B" w:rsidRPr="008F51A0" w:rsidRDefault="00AA444B" w:rsidP="008F51A0">
      <w:pPr>
        <w:pStyle w:val="Heading2"/>
        <w:shd w:val="clear" w:color="auto" w:fill="FFFFFF"/>
        <w:spacing w:before="0" w:after="160" w:line="360" w:lineRule="auto"/>
        <w:jc w:val="both"/>
        <w:divId w:val="204559600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Block-level and Inline HTML elements</w:t>
      </w:r>
    </w:p>
    <w:p w:rsidR="00AA444B" w:rsidRPr="008F51A0" w:rsidRDefault="00AA444B" w:rsidP="008F51A0">
      <w:pPr>
        <w:pStyle w:val="NormalWeb"/>
        <w:shd w:val="clear" w:color="auto" w:fill="FFFFFF"/>
        <w:spacing w:before="0" w:beforeAutospacing="0" w:after="160" w:afterAutospacing="0" w:line="360" w:lineRule="auto"/>
        <w:jc w:val="both"/>
        <w:divId w:val="2045596008"/>
        <w:rPr>
          <w:rFonts w:ascii="Bookman Old Style" w:eastAsiaTheme="minorEastAsia" w:hAnsi="Bookman Old Style" w:cs="Segoe UI"/>
          <w:color w:val="333333"/>
        </w:rPr>
      </w:pPr>
      <w:r w:rsidRPr="008F51A0">
        <w:rPr>
          <w:rFonts w:ascii="Bookman Old Style" w:hAnsi="Bookman Old Style" w:cs="Segoe UI"/>
          <w:color w:val="333333"/>
        </w:rPr>
        <w:t>For the default display and styling purpose in HTML, all the elements are divided into two categories:</w:t>
      </w:r>
    </w:p>
    <w:p w:rsidR="00AA444B" w:rsidRPr="008F51A0" w:rsidRDefault="00AA444B" w:rsidP="006216D3">
      <w:pPr>
        <w:numPr>
          <w:ilvl w:val="0"/>
          <w:numId w:val="23"/>
        </w:numPr>
        <w:shd w:val="clear" w:color="auto" w:fill="FFFFFF"/>
        <w:spacing w:line="360" w:lineRule="auto"/>
        <w:jc w:val="both"/>
        <w:divId w:val="2045596008"/>
        <w:rPr>
          <w:rFonts w:ascii="Bookman Old Style" w:eastAsia="Times New Roman" w:hAnsi="Bookman Old Style" w:cs="Segoe UI"/>
          <w:color w:val="000000"/>
        </w:rPr>
      </w:pPr>
      <w:r w:rsidRPr="008F51A0">
        <w:rPr>
          <w:rFonts w:ascii="Bookman Old Style" w:eastAsia="Times New Roman" w:hAnsi="Bookman Old Style" w:cs="Segoe UI"/>
          <w:color w:val="000000"/>
        </w:rPr>
        <w:t>Block-level element</w:t>
      </w:r>
    </w:p>
    <w:p w:rsidR="00AA444B" w:rsidRPr="008F51A0" w:rsidRDefault="00AA444B" w:rsidP="006216D3">
      <w:pPr>
        <w:numPr>
          <w:ilvl w:val="0"/>
          <w:numId w:val="23"/>
        </w:numPr>
        <w:shd w:val="clear" w:color="auto" w:fill="FFFFFF"/>
        <w:spacing w:line="360" w:lineRule="auto"/>
        <w:jc w:val="both"/>
        <w:divId w:val="2045596008"/>
        <w:rPr>
          <w:rFonts w:ascii="Bookman Old Style" w:eastAsia="Times New Roman" w:hAnsi="Bookman Old Style" w:cs="Segoe UI"/>
          <w:color w:val="000000"/>
        </w:rPr>
      </w:pPr>
      <w:r w:rsidRPr="008F51A0">
        <w:rPr>
          <w:rFonts w:ascii="Bookman Old Style" w:eastAsia="Times New Roman" w:hAnsi="Bookman Old Style" w:cs="Segoe UI"/>
          <w:color w:val="000000"/>
        </w:rPr>
        <w:t>Inline element</w:t>
      </w:r>
    </w:p>
    <w:p w:rsidR="00AA444B" w:rsidRPr="008F51A0" w:rsidRDefault="00AA444B" w:rsidP="008F51A0">
      <w:pPr>
        <w:spacing w:line="360" w:lineRule="auto"/>
        <w:divId w:val="2045596008"/>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9DD7F96" wp14:editId="2972E441">
                <wp:extent cx="6097905" cy="4445"/>
                <wp:effectExtent l="0" t="0" r="0" b="0"/>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BD030F" id="Rectangle 67"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AA444B" w:rsidRPr="008F51A0" w:rsidRDefault="00AA444B" w:rsidP="008F51A0">
      <w:pPr>
        <w:pStyle w:val="Heading2"/>
        <w:shd w:val="clear" w:color="auto" w:fill="FFFFFF"/>
        <w:spacing w:before="0" w:after="160" w:line="360" w:lineRule="auto"/>
        <w:jc w:val="both"/>
        <w:divId w:val="204559600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Block-level element:</w:t>
      </w:r>
    </w:p>
    <w:p w:rsidR="00AA444B" w:rsidRPr="008F51A0" w:rsidRDefault="00AA444B" w:rsidP="006216D3">
      <w:pPr>
        <w:numPr>
          <w:ilvl w:val="0"/>
          <w:numId w:val="24"/>
        </w:numPr>
        <w:shd w:val="clear" w:color="auto" w:fill="FFFFFF"/>
        <w:spacing w:line="360" w:lineRule="auto"/>
        <w:jc w:val="both"/>
        <w:divId w:val="2045596008"/>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These are the elements, which structure main part of web page, by dividing a page into coherent blocks.</w:t>
      </w:r>
    </w:p>
    <w:p w:rsidR="00AA444B" w:rsidRPr="008F51A0" w:rsidRDefault="00AA444B" w:rsidP="006216D3">
      <w:pPr>
        <w:numPr>
          <w:ilvl w:val="0"/>
          <w:numId w:val="24"/>
        </w:numPr>
        <w:shd w:val="clear" w:color="auto" w:fill="FFFFFF"/>
        <w:spacing w:line="360" w:lineRule="auto"/>
        <w:jc w:val="both"/>
        <w:divId w:val="2045596008"/>
        <w:rPr>
          <w:rFonts w:ascii="Bookman Old Style" w:eastAsia="Times New Roman" w:hAnsi="Bookman Old Style" w:cs="Segoe UI"/>
          <w:color w:val="000000"/>
        </w:rPr>
      </w:pPr>
      <w:r w:rsidRPr="008F51A0">
        <w:rPr>
          <w:rFonts w:ascii="Bookman Old Style" w:eastAsia="Times New Roman" w:hAnsi="Bookman Old Style" w:cs="Segoe UI"/>
          <w:color w:val="000000"/>
        </w:rPr>
        <w:t>A block-level element always start with new line and takes the full width of web page, from left to right.</w:t>
      </w:r>
    </w:p>
    <w:p w:rsidR="00AA444B" w:rsidRPr="008F51A0" w:rsidRDefault="00AA444B" w:rsidP="006216D3">
      <w:pPr>
        <w:numPr>
          <w:ilvl w:val="0"/>
          <w:numId w:val="24"/>
        </w:numPr>
        <w:shd w:val="clear" w:color="auto" w:fill="FFFFFF"/>
        <w:spacing w:line="360" w:lineRule="auto"/>
        <w:jc w:val="both"/>
        <w:divId w:val="2045596008"/>
        <w:rPr>
          <w:rFonts w:ascii="Bookman Old Style" w:eastAsia="Times New Roman" w:hAnsi="Bookman Old Style" w:cs="Segoe UI"/>
          <w:color w:val="000000"/>
        </w:rPr>
      </w:pPr>
      <w:r w:rsidRPr="008F51A0">
        <w:rPr>
          <w:rFonts w:ascii="Bookman Old Style" w:eastAsia="Times New Roman" w:hAnsi="Bookman Old Style" w:cs="Segoe UI"/>
          <w:color w:val="000000"/>
        </w:rPr>
        <w:t>These elements can contain block-level as well as inline elements.</w:t>
      </w:r>
    </w:p>
    <w:p w:rsidR="00AA444B" w:rsidRPr="008F51A0" w:rsidRDefault="00AA444B" w:rsidP="008F51A0">
      <w:pPr>
        <w:pStyle w:val="NormalWeb"/>
        <w:shd w:val="clear" w:color="auto" w:fill="FFFFFF"/>
        <w:spacing w:before="0" w:beforeAutospacing="0" w:after="160" w:afterAutospacing="0" w:line="360" w:lineRule="auto"/>
        <w:jc w:val="both"/>
        <w:divId w:val="2045596008"/>
        <w:rPr>
          <w:rFonts w:ascii="Bookman Old Style" w:eastAsiaTheme="minorEastAsia" w:hAnsi="Bookman Old Style" w:cs="Segoe UI"/>
          <w:color w:val="333333"/>
        </w:rPr>
      </w:pPr>
      <w:r w:rsidRPr="008F51A0">
        <w:rPr>
          <w:rFonts w:ascii="Bookman Old Style" w:hAnsi="Bookman Old Style" w:cs="Segoe UI"/>
          <w:color w:val="333333"/>
        </w:rPr>
        <w:t>Following are the block-level elements in HTML.</w:t>
      </w:r>
    </w:p>
    <w:p w:rsidR="00AA444B" w:rsidRPr="008F51A0" w:rsidRDefault="00AA444B" w:rsidP="008F51A0">
      <w:pPr>
        <w:pStyle w:val="NormalWeb"/>
        <w:shd w:val="clear" w:color="auto" w:fill="FFFFFF"/>
        <w:spacing w:before="0" w:beforeAutospacing="0" w:after="160" w:afterAutospacing="0" w:line="360" w:lineRule="auto"/>
        <w:jc w:val="both"/>
        <w:divId w:val="2045596008"/>
        <w:rPr>
          <w:rFonts w:ascii="Bookman Old Style" w:hAnsi="Bookman Old Style" w:cs="Segoe UI"/>
          <w:color w:val="333333"/>
        </w:rPr>
      </w:pPr>
      <w:r w:rsidRPr="008F51A0">
        <w:rPr>
          <w:rFonts w:ascii="Bookman Old Style" w:hAnsi="Bookman Old Style" w:cs="Segoe UI"/>
          <w:color w:val="333333"/>
        </w:rPr>
        <w:t>&lt;address&gt;, &lt;article&gt;, &lt;aside&gt;, &lt;blockquote&gt;, &lt;canvas&gt;, &lt;dd&gt;, &lt;div&gt;, &lt;dl&gt;, &lt;dt&gt;, &lt;fieldset&gt;, &lt;figcaption&gt;, &lt;figure&gt;, &lt;footer&gt;, &lt;form&gt;, &lt;h1&gt;-&lt;h6&gt;, &lt;header&gt;, &lt;hr&gt;, &lt;li&gt;, &lt;main&gt;, &lt;nav&gt;, &lt;noscript&gt;, &lt;ol&gt;, &lt;output&gt;, &lt;p&gt;, &lt;pre&gt;, &lt;section&gt;, &lt;table&gt;, &lt;tfoot&gt;, &lt;ul&gt; and &lt;video&gt;.</w:t>
      </w:r>
    </w:p>
    <w:p w:rsidR="00AA444B" w:rsidRPr="008F51A0" w:rsidRDefault="00AA444B" w:rsidP="008F51A0">
      <w:pPr>
        <w:pStyle w:val="Heading4"/>
        <w:pBdr>
          <w:left w:val="single" w:sz="18" w:space="30" w:color="FFA500"/>
        </w:pBdr>
        <w:shd w:val="clear" w:color="auto" w:fill="FAEBD7"/>
        <w:spacing w:before="0" w:after="160" w:line="360" w:lineRule="auto"/>
        <w:jc w:val="both"/>
        <w:divId w:val="2045596008"/>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All these elements are described in later chapters.</w:t>
      </w:r>
    </w:p>
    <w:p w:rsidR="00AA444B" w:rsidRPr="008F51A0" w:rsidRDefault="00AA444B" w:rsidP="008F51A0">
      <w:pPr>
        <w:pStyle w:val="Heading2"/>
        <w:shd w:val="clear" w:color="auto" w:fill="FFFFFF"/>
        <w:spacing w:before="0" w:after="160" w:line="360" w:lineRule="auto"/>
        <w:jc w:val="both"/>
        <w:divId w:val="2045596008"/>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Example:</w:t>
      </w:r>
    </w:p>
    <w:p w:rsidR="00C6625F" w:rsidRPr="008F51A0" w:rsidRDefault="00C6625F" w:rsidP="006216D3">
      <w:pPr>
        <w:pStyle w:val="alt"/>
        <w:numPr>
          <w:ilvl w:val="0"/>
          <w:numId w:val="25"/>
        </w:numPr>
        <w:spacing w:before="0" w:beforeAutospacing="0" w:after="160" w:afterAutospacing="0"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numPr>
          <w:ilvl w:val="0"/>
          <w:numId w:val="25"/>
        </w:numPr>
        <w:spacing w:line="360" w:lineRule="auto"/>
        <w:jc w:val="both"/>
        <w:divId w:val="1274677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pStyle w:val="alt"/>
        <w:numPr>
          <w:ilvl w:val="0"/>
          <w:numId w:val="25"/>
        </w:numPr>
        <w:spacing w:before="0" w:beforeAutospacing="0" w:after="160" w:afterAutospacing="0"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numPr>
          <w:ilvl w:val="0"/>
          <w:numId w:val="25"/>
        </w:numPr>
        <w:spacing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pStyle w:val="alt"/>
        <w:numPr>
          <w:ilvl w:val="0"/>
          <w:numId w:val="25"/>
        </w:numPr>
        <w:spacing w:before="0" w:beforeAutospacing="0" w:after="160" w:afterAutospacing="0" w:line="360" w:lineRule="auto"/>
        <w:jc w:val="both"/>
        <w:divId w:val="1274677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numPr>
          <w:ilvl w:val="0"/>
          <w:numId w:val="25"/>
        </w:numPr>
        <w:spacing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div</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"background-color: lightblue"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first div</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div</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pStyle w:val="alt"/>
        <w:numPr>
          <w:ilvl w:val="0"/>
          <w:numId w:val="25"/>
        </w:numPr>
        <w:spacing w:before="0" w:beforeAutospacing="0" w:after="160" w:afterAutospacing="0"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div</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"background-color: lightgreen"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second div</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div</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numPr>
          <w:ilvl w:val="0"/>
          <w:numId w:val="25"/>
        </w:numPr>
        <w:spacing w:line="360" w:lineRule="auto"/>
        <w:jc w:val="both"/>
        <w:divId w:val="1274677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"background-color: pink"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block level element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pStyle w:val="alt"/>
        <w:numPr>
          <w:ilvl w:val="0"/>
          <w:numId w:val="25"/>
        </w:numPr>
        <w:spacing w:before="0" w:beforeAutospacing="0" w:after="160" w:afterAutospacing="0" w:line="360" w:lineRule="auto"/>
        <w:jc w:val="both"/>
        <w:divId w:val="1274677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625F" w:rsidRPr="008F51A0" w:rsidRDefault="00C6625F" w:rsidP="006216D3">
      <w:pPr>
        <w:numPr>
          <w:ilvl w:val="0"/>
          <w:numId w:val="25"/>
        </w:numPr>
        <w:spacing w:line="360" w:lineRule="auto"/>
        <w:jc w:val="both"/>
        <w:divId w:val="1274677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26B7D" w:rsidRPr="008F51A0" w:rsidRDefault="0071420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519D6" w:rsidRPr="008F51A0" w:rsidRDefault="001519D6" w:rsidP="008F51A0">
      <w:pPr>
        <w:spacing w:line="360" w:lineRule="auto"/>
        <w:divId w:val="227882192"/>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5512BE11" wp14:editId="45085E4E">
            <wp:extent cx="9017635" cy="2419350"/>
            <wp:effectExtent l="0" t="0" r="0" b="0"/>
            <wp:docPr id="70" name="Picture 70" descr="Block-level and Inline HTM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Block-level and Inline HTML elements"/>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017635" cy="2419350"/>
                    </a:xfrm>
                    <a:prstGeom prst="rect">
                      <a:avLst/>
                    </a:prstGeom>
                    <a:noFill/>
                    <a:ln>
                      <a:noFill/>
                    </a:ln>
                  </pic:spPr>
                </pic:pic>
              </a:graphicData>
            </a:graphic>
          </wp:inline>
        </w:drawing>
      </w:r>
    </w:p>
    <w:p w:rsidR="001519D6" w:rsidRPr="008F51A0" w:rsidRDefault="001519D6" w:rsidP="008F51A0">
      <w:pPr>
        <w:pStyle w:val="NormalWeb"/>
        <w:shd w:val="clear" w:color="auto" w:fill="FFFFFF"/>
        <w:spacing w:before="0" w:beforeAutospacing="0" w:after="160" w:afterAutospacing="0" w:line="360" w:lineRule="auto"/>
        <w:jc w:val="both"/>
        <w:divId w:val="227882192"/>
        <w:rPr>
          <w:rFonts w:ascii="Bookman Old Style" w:eastAsiaTheme="minorEastAsia" w:hAnsi="Bookman Old Style" w:cs="Segoe UI"/>
          <w:color w:val="333333"/>
        </w:rPr>
      </w:pPr>
      <w:r w:rsidRPr="008F51A0">
        <w:rPr>
          <w:rFonts w:ascii="Bookman Old Style" w:hAnsi="Bookman Old Style" w:cs="Segoe UI"/>
          <w:color w:val="333333"/>
        </w:rPr>
        <w:t>In the above example we have used</w:t>
      </w:r>
    </w:p>
    <w:p w:rsidR="001519D6" w:rsidRPr="008F51A0" w:rsidRDefault="001519D6" w:rsidP="008F51A0">
      <w:pPr>
        <w:shd w:val="clear" w:color="auto" w:fill="FFFFFF"/>
        <w:spacing w:line="360" w:lineRule="auto"/>
        <w:jc w:val="both"/>
        <w:divId w:val="227882192"/>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tag</w:t>
      </w:r>
      <w:proofErr w:type="gramEnd"/>
      <w:r w:rsidRPr="008F51A0">
        <w:rPr>
          <w:rFonts w:ascii="Bookman Old Style" w:eastAsia="Times New Roman" w:hAnsi="Bookman Old Style" w:cs="Segoe UI"/>
          <w:color w:val="333333"/>
        </w:rPr>
        <w:t>, which defines a section in a web page, and takes full width of page.</w:t>
      </w:r>
    </w:p>
    <w:p w:rsidR="001519D6" w:rsidRPr="008F51A0" w:rsidRDefault="001519D6" w:rsidP="008F51A0">
      <w:pPr>
        <w:pStyle w:val="NormalWeb"/>
        <w:shd w:val="clear" w:color="auto" w:fill="FFFFFF"/>
        <w:spacing w:before="0" w:beforeAutospacing="0" w:after="160" w:afterAutospacing="0" w:line="360" w:lineRule="auto"/>
        <w:jc w:val="both"/>
        <w:divId w:val="227882192"/>
        <w:rPr>
          <w:rFonts w:ascii="Bookman Old Style" w:eastAsiaTheme="minorEastAsia" w:hAnsi="Bookman Old Style" w:cs="Segoe UI"/>
          <w:color w:val="333333"/>
        </w:rPr>
      </w:pPr>
      <w:r w:rsidRPr="008F51A0">
        <w:rPr>
          <w:rFonts w:ascii="Bookman Old Style" w:hAnsi="Bookman Old Style" w:cs="Segoe UI"/>
          <w:color w:val="333333"/>
        </w:rPr>
        <w:t>We have used style attribute which is used to styling the HTML content, and the background color are showing that it's a block level element.</w:t>
      </w:r>
    </w:p>
    <w:p w:rsidR="001519D6" w:rsidRPr="008F51A0" w:rsidRDefault="001519D6" w:rsidP="008F51A0">
      <w:pPr>
        <w:shd w:val="clear" w:color="auto" w:fill="FFFFFF"/>
        <w:spacing w:line="360" w:lineRule="auto"/>
        <w:jc w:val="both"/>
        <w:divId w:val="227882192"/>
        <w:rPr>
          <w:rFonts w:ascii="Bookman Old Style" w:eastAsia="Times New Roman" w:hAnsi="Bookman Old Style" w:cs="Segoe UI"/>
          <w:color w:val="333333"/>
        </w:rPr>
      </w:pPr>
      <w:r w:rsidRPr="008F51A0">
        <w:rPr>
          <w:rFonts w:ascii="Bookman Old Style" w:eastAsia="Times New Roman" w:hAnsi="Bookman Old Style" w:cs="Segoe UI"/>
          <w:noProof/>
          <w:color w:val="333333"/>
        </w:rPr>
        <mc:AlternateContent>
          <mc:Choice Requires="wps">
            <w:drawing>
              <wp:inline distT="0" distB="0" distL="0" distR="0" wp14:anchorId="4B126712" wp14:editId="7665D0A5">
                <wp:extent cx="6097905" cy="4445"/>
                <wp:effectExtent l="0" t="31750" r="0" b="36830"/>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1BACBB" id="Rectangle 6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1519D6" w:rsidRPr="008F51A0" w:rsidRDefault="001519D6" w:rsidP="008F51A0">
      <w:pPr>
        <w:pStyle w:val="Heading2"/>
        <w:shd w:val="clear" w:color="auto" w:fill="FFFFFF"/>
        <w:spacing w:before="0" w:after="160" w:line="360" w:lineRule="auto"/>
        <w:jc w:val="both"/>
        <w:divId w:val="22788219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Inline elements:</w:t>
      </w:r>
    </w:p>
    <w:p w:rsidR="001519D6" w:rsidRPr="008F51A0" w:rsidRDefault="001519D6" w:rsidP="006216D3">
      <w:pPr>
        <w:numPr>
          <w:ilvl w:val="0"/>
          <w:numId w:val="26"/>
        </w:numPr>
        <w:shd w:val="clear" w:color="auto" w:fill="FFFFFF"/>
        <w:spacing w:line="360" w:lineRule="auto"/>
        <w:jc w:val="both"/>
        <w:divId w:val="227882192"/>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Inline elements are those elements, which differentiate the part of a given text and provide it a particular function.</w:t>
      </w:r>
    </w:p>
    <w:p w:rsidR="001519D6" w:rsidRPr="008F51A0" w:rsidRDefault="001519D6" w:rsidP="006216D3">
      <w:pPr>
        <w:numPr>
          <w:ilvl w:val="0"/>
          <w:numId w:val="26"/>
        </w:numPr>
        <w:shd w:val="clear" w:color="auto" w:fill="FFFFFF"/>
        <w:spacing w:line="360" w:lineRule="auto"/>
        <w:jc w:val="both"/>
        <w:divId w:val="227882192"/>
        <w:rPr>
          <w:rFonts w:ascii="Bookman Old Style" w:eastAsia="Times New Roman" w:hAnsi="Bookman Old Style" w:cs="Segoe UI"/>
          <w:color w:val="000000"/>
        </w:rPr>
      </w:pPr>
      <w:r w:rsidRPr="008F51A0">
        <w:rPr>
          <w:rFonts w:ascii="Bookman Old Style" w:eastAsia="Times New Roman" w:hAnsi="Bookman Old Style" w:cs="Segoe UI"/>
          <w:color w:val="000000"/>
        </w:rPr>
        <w:t>These elements does not start with new line and take width as per requirement.</w:t>
      </w:r>
    </w:p>
    <w:p w:rsidR="001519D6" w:rsidRPr="008F51A0" w:rsidRDefault="001519D6" w:rsidP="006216D3">
      <w:pPr>
        <w:numPr>
          <w:ilvl w:val="0"/>
          <w:numId w:val="26"/>
        </w:numPr>
        <w:shd w:val="clear" w:color="auto" w:fill="FFFFFF"/>
        <w:spacing w:line="360" w:lineRule="auto"/>
        <w:jc w:val="both"/>
        <w:divId w:val="227882192"/>
        <w:rPr>
          <w:rFonts w:ascii="Bookman Old Style" w:eastAsia="Times New Roman" w:hAnsi="Bookman Old Style" w:cs="Segoe UI"/>
          <w:color w:val="000000"/>
        </w:rPr>
      </w:pPr>
      <w:r w:rsidRPr="008F51A0">
        <w:rPr>
          <w:rFonts w:ascii="Bookman Old Style" w:eastAsia="Times New Roman" w:hAnsi="Bookman Old Style" w:cs="Segoe UI"/>
          <w:color w:val="000000"/>
        </w:rPr>
        <w:t>The Inline elements are mostly used with other elements.</w:t>
      </w:r>
    </w:p>
    <w:p w:rsidR="001519D6" w:rsidRPr="008F51A0" w:rsidRDefault="001519D6" w:rsidP="008F51A0">
      <w:pPr>
        <w:pStyle w:val="NormalWeb"/>
        <w:shd w:val="clear" w:color="auto" w:fill="FFFFFF"/>
        <w:spacing w:before="0" w:beforeAutospacing="0" w:after="160" w:afterAutospacing="0" w:line="360" w:lineRule="auto"/>
        <w:jc w:val="both"/>
        <w:divId w:val="227882192"/>
        <w:rPr>
          <w:rFonts w:ascii="Bookman Old Style" w:eastAsiaTheme="minorEastAsia" w:hAnsi="Bookman Old Style" w:cs="Segoe UI"/>
          <w:color w:val="333333"/>
        </w:rPr>
      </w:pPr>
      <w:r w:rsidRPr="008F51A0">
        <w:rPr>
          <w:rFonts w:ascii="Bookman Old Style" w:hAnsi="Bookman Old Style" w:cs="Segoe UI"/>
          <w:color w:val="333333"/>
        </w:rPr>
        <w:t>&lt;a&gt;, &lt;abbr&gt;, &lt;acronym&gt;, &lt;b&gt;, &lt;bdo&gt;, &lt;big&gt;, &lt;br&gt;, &lt;button&gt;, &lt;cite&gt;, &lt;code&gt;, &lt;dfn&gt;, &lt;em&gt;, &lt;i&gt;, &lt;img&gt;, &lt;input&gt;, &lt;kbd&gt;, &lt;label&gt;, &lt;map&gt;, &lt;object&gt;, &lt;q&gt;, &lt;samp&gt;, &lt;script&gt;, &lt;select&gt;, &lt;small&gt;, &lt;span&gt;, &lt;strong&gt;, &lt;sub&gt;, &lt;sup&gt;, &lt;textarea&gt;, &lt;time&gt;, &lt;tt&gt;, &lt;var&gt;.</w:t>
      </w:r>
    </w:p>
    <w:p w:rsidR="001519D6" w:rsidRPr="008F51A0" w:rsidRDefault="001519D6" w:rsidP="008F51A0">
      <w:pPr>
        <w:pStyle w:val="Heading2"/>
        <w:shd w:val="clear" w:color="auto" w:fill="FFFFFF"/>
        <w:spacing w:before="0" w:after="160" w:line="360" w:lineRule="auto"/>
        <w:jc w:val="both"/>
        <w:divId w:val="22788219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4C34EF" w:rsidRPr="008F51A0" w:rsidRDefault="004C34EF" w:rsidP="006216D3">
      <w:pPr>
        <w:pStyle w:val="alt"/>
        <w:numPr>
          <w:ilvl w:val="0"/>
          <w:numId w:val="27"/>
        </w:numPr>
        <w:spacing w:before="0" w:beforeAutospacing="0" w:after="160" w:afterAutospacing="0"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numPr>
          <w:ilvl w:val="0"/>
          <w:numId w:val="27"/>
        </w:numPr>
        <w:spacing w:line="360" w:lineRule="auto"/>
        <w:jc w:val="both"/>
        <w:divId w:val="17469546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pStyle w:val="alt"/>
        <w:numPr>
          <w:ilvl w:val="0"/>
          <w:numId w:val="27"/>
        </w:numPr>
        <w:spacing w:before="0" w:beforeAutospacing="0" w:after="160" w:afterAutospacing="0"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numPr>
          <w:ilvl w:val="0"/>
          <w:numId w:val="27"/>
        </w:numPr>
        <w:spacing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pStyle w:val="alt"/>
        <w:numPr>
          <w:ilvl w:val="0"/>
          <w:numId w:val="27"/>
        </w:numPr>
        <w:spacing w:before="0" w:beforeAutospacing="0" w:after="160" w:afterAutospacing="0" w:line="360" w:lineRule="auto"/>
        <w:jc w:val="both"/>
        <w:divId w:val="17469546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numPr>
          <w:ilvl w:val="0"/>
          <w:numId w:val="27"/>
        </w:numPr>
        <w:spacing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"https://www.javatpoint.com/html-tutorial"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Click on link</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pStyle w:val="alt"/>
        <w:numPr>
          <w:ilvl w:val="0"/>
          <w:numId w:val="27"/>
        </w:numPr>
        <w:spacing w:before="0" w:beforeAutospacing="0" w:after="160" w:afterAutospacing="0"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span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"background-color: lightblue"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inline element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span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numPr>
          <w:ilvl w:val="0"/>
          <w:numId w:val="27"/>
        </w:numPr>
        <w:spacing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will take width of text only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pStyle w:val="alt"/>
        <w:numPr>
          <w:ilvl w:val="0"/>
          <w:numId w:val="27"/>
        </w:numPr>
        <w:spacing w:before="0" w:beforeAutospacing="0" w:after="160" w:afterAutospacing="0" w:line="360" w:lineRule="auto"/>
        <w:jc w:val="both"/>
        <w:divId w:val="17469546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4EF" w:rsidRPr="008F51A0" w:rsidRDefault="004C34EF" w:rsidP="006216D3">
      <w:pPr>
        <w:numPr>
          <w:ilvl w:val="0"/>
          <w:numId w:val="27"/>
        </w:numPr>
        <w:spacing w:line="360" w:lineRule="auto"/>
        <w:jc w:val="both"/>
        <w:divId w:val="17469546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4200" w:rsidRPr="008F51A0" w:rsidRDefault="007E11E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27261B" w:rsidRPr="008F51A0" w:rsidRDefault="0027261B" w:rsidP="008F51A0">
      <w:pPr>
        <w:spacing w:line="360" w:lineRule="auto"/>
        <w:divId w:val="1308897364"/>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6FCDD5F3" wp14:editId="6AA81487">
            <wp:extent cx="8574405" cy="2032635"/>
            <wp:effectExtent l="0" t="0" r="0" b="5715"/>
            <wp:docPr id="71" name="Picture 71" descr="Block-level and Inline HTM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Block-level and Inline HTML element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8574405" cy="2032635"/>
                    </a:xfrm>
                    <a:prstGeom prst="rect">
                      <a:avLst/>
                    </a:prstGeom>
                    <a:noFill/>
                    <a:ln>
                      <a:noFill/>
                    </a:ln>
                  </pic:spPr>
                </pic:pic>
              </a:graphicData>
            </a:graphic>
          </wp:inline>
        </w:drawing>
      </w:r>
    </w:p>
    <w:p w:rsidR="0027261B" w:rsidRPr="008F51A0" w:rsidRDefault="0027261B" w:rsidP="008F51A0">
      <w:pPr>
        <w:pStyle w:val="NormalWeb"/>
        <w:shd w:val="clear" w:color="auto" w:fill="FFFFFF"/>
        <w:spacing w:before="0" w:beforeAutospacing="0" w:after="160" w:afterAutospacing="0" w:line="360" w:lineRule="auto"/>
        <w:jc w:val="both"/>
        <w:divId w:val="1308897364"/>
        <w:rPr>
          <w:rFonts w:ascii="Bookman Old Style" w:eastAsiaTheme="minorEastAsia" w:hAnsi="Bookman Old Style" w:cs="Segoe UI"/>
          <w:color w:val="333333"/>
        </w:rPr>
      </w:pPr>
      <w:r w:rsidRPr="008F51A0">
        <w:rPr>
          <w:rFonts w:ascii="Bookman Old Style" w:hAnsi="Bookman Old Style" w:cs="Segoe UI"/>
          <w:color w:val="333333"/>
        </w:rPr>
        <w:t>Following is the list of the some main elements used in HTML:</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42"/>
        <w:gridCol w:w="1458"/>
        <w:gridCol w:w="1974"/>
        <w:gridCol w:w="1931"/>
      </w:tblGrid>
      <w:tr w:rsidR="0027261B" w:rsidRPr="008F51A0">
        <w:trPr>
          <w:divId w:val="1308897364"/>
        </w:trPr>
        <w:tc>
          <w:tcPr>
            <w:tcW w:w="0" w:type="auto"/>
            <w:shd w:val="clear" w:color="auto" w:fill="C7CCBE"/>
            <w:tcMar>
              <w:top w:w="180" w:type="dxa"/>
              <w:left w:w="180" w:type="dxa"/>
              <w:bottom w:w="180" w:type="dxa"/>
              <w:right w:w="180" w:type="dxa"/>
            </w:tcMar>
            <w:hideMark/>
          </w:tcPr>
          <w:p w:rsidR="0027261B" w:rsidRPr="008F51A0" w:rsidRDefault="0027261B"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Start tag</w:t>
            </w:r>
          </w:p>
        </w:tc>
        <w:tc>
          <w:tcPr>
            <w:tcW w:w="0" w:type="auto"/>
            <w:shd w:val="clear" w:color="auto" w:fill="C7CCBE"/>
            <w:tcMar>
              <w:top w:w="180" w:type="dxa"/>
              <w:left w:w="180" w:type="dxa"/>
              <w:bottom w:w="180" w:type="dxa"/>
              <w:right w:w="180" w:type="dxa"/>
            </w:tcMar>
            <w:hideMark/>
          </w:tcPr>
          <w:p w:rsidR="0027261B" w:rsidRPr="008F51A0" w:rsidRDefault="0027261B"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Content</w:t>
            </w:r>
          </w:p>
        </w:tc>
        <w:tc>
          <w:tcPr>
            <w:tcW w:w="0" w:type="auto"/>
            <w:shd w:val="clear" w:color="auto" w:fill="C7CCBE"/>
            <w:tcMar>
              <w:top w:w="180" w:type="dxa"/>
              <w:left w:w="180" w:type="dxa"/>
              <w:bottom w:w="180" w:type="dxa"/>
              <w:right w:w="180" w:type="dxa"/>
            </w:tcMar>
            <w:hideMark/>
          </w:tcPr>
          <w:p w:rsidR="0027261B" w:rsidRPr="008F51A0" w:rsidRDefault="0027261B"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End tag</w:t>
            </w:r>
          </w:p>
        </w:tc>
        <w:tc>
          <w:tcPr>
            <w:tcW w:w="0" w:type="auto"/>
            <w:shd w:val="clear" w:color="auto" w:fill="C7CCBE"/>
            <w:tcMar>
              <w:top w:w="180" w:type="dxa"/>
              <w:left w:w="180" w:type="dxa"/>
              <w:bottom w:w="180" w:type="dxa"/>
              <w:right w:w="180" w:type="dxa"/>
            </w:tcMar>
            <w:hideMark/>
          </w:tcPr>
          <w:p w:rsidR="0027261B" w:rsidRPr="008F51A0" w:rsidRDefault="0027261B"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27261B" w:rsidRPr="008F51A0">
        <w:trPr>
          <w:divId w:val="13088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&lt;h1&gt; ...... &lt;h6&gt;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These are headings of HTML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&lt;/h1&gt;</w:t>
            </w:r>
            <w:proofErr w:type="gramStart"/>
            <w:r w:rsidRPr="008F51A0">
              <w:rPr>
                <w:rFonts w:ascii="Bookman Old Style" w:eastAsia="Times New Roman" w:hAnsi="Bookman Old Style" w:cs="Segoe UI"/>
                <w:color w:val="333333"/>
              </w:rPr>
              <w:t>??..</w:t>
            </w:r>
            <w:proofErr w:type="gramEnd"/>
            <w:r w:rsidRPr="008F51A0">
              <w:rPr>
                <w:rFonts w:ascii="Bookman Old Style" w:eastAsia="Times New Roman" w:hAnsi="Bookman Old Style" w:cs="Segoe UI"/>
                <w:color w:val="333333"/>
              </w:rPr>
              <w:t>&lt;/h6&gt;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These elements are used to provide the headings of page.</w:t>
            </w:r>
          </w:p>
        </w:tc>
      </w:tr>
      <w:tr w:rsidR="0027261B" w:rsidRPr="008F51A0">
        <w:trPr>
          <w:divId w:val="13088973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the paragraph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xml:space="preserve">This element is used to display a content in </w:t>
            </w:r>
            <w:r w:rsidRPr="008F51A0">
              <w:rPr>
                <w:rFonts w:ascii="Bookman Old Style" w:eastAsia="Times New Roman" w:hAnsi="Bookman Old Style" w:cs="Segoe UI"/>
                <w:color w:val="333333"/>
              </w:rPr>
              <w:lastRenderedPageBreak/>
              <w:t>form of paragraph.</w:t>
            </w:r>
          </w:p>
        </w:tc>
      </w:tr>
      <w:tr w:rsidR="0027261B" w:rsidRPr="008F51A0">
        <w:trPr>
          <w:divId w:val="13088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&lt;div&gt;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div section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&lt;/div&gt;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element is used to provide a section in web page.</w:t>
            </w:r>
          </w:p>
        </w:tc>
      </w:tr>
      <w:tr w:rsidR="0027261B" w:rsidRPr="008F51A0">
        <w:trPr>
          <w:divId w:val="13088973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&lt;br&gt;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This element is used to provide a line break. ( void element)</w:t>
            </w:r>
          </w:p>
        </w:tc>
      </w:tr>
      <w:tr w:rsidR="0027261B" w:rsidRPr="008F51A0">
        <w:trPr>
          <w:divId w:val="13088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&lt;hr&gt;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261B" w:rsidRPr="008F51A0" w:rsidRDefault="0027261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This element is used to provide a horizontal line. (void element)</w:t>
            </w:r>
          </w:p>
        </w:tc>
      </w:tr>
    </w:tbl>
    <w:p w:rsidR="007E11EE" w:rsidRPr="008F51A0" w:rsidRDefault="007E11EE"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9A2EBB" w:rsidRPr="008F51A0" w:rsidRDefault="009A2EBB" w:rsidP="008F51A0">
      <w:pPr>
        <w:pStyle w:val="Heading1"/>
        <w:shd w:val="clear" w:color="auto" w:fill="FFFFFF"/>
        <w:spacing w:before="0" w:beforeAutospacing="0" w:after="160" w:afterAutospacing="0" w:line="360" w:lineRule="auto"/>
        <w:jc w:val="both"/>
        <w:divId w:val="728655332"/>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Formatting</w:t>
      </w:r>
    </w:p>
    <w:p w:rsidR="009A2EBB" w:rsidRPr="008F51A0" w:rsidRDefault="009A2EBB" w:rsidP="008F51A0">
      <w:pPr>
        <w:pStyle w:val="NormalWeb"/>
        <w:shd w:val="clear" w:color="auto" w:fill="FFFFFF"/>
        <w:spacing w:before="0" w:beforeAutospacing="0" w:after="160" w:afterAutospacing="0" w:line="360" w:lineRule="auto"/>
        <w:jc w:val="both"/>
        <w:divId w:val="728655332"/>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HTML Formatting</w:t>
      </w:r>
      <w:r w:rsidRPr="008F51A0">
        <w:rPr>
          <w:rFonts w:ascii="Bookman Old Style" w:hAnsi="Bookman Old Style" w:cs="Segoe UI"/>
          <w:color w:val="333333"/>
        </w:rPr>
        <w:t> is a process of formatting text for better look and feel. HTML provides us ability to format text without using CSS. There are many formatting tags in HTML. These tags are used to make text bold, italicized, or underlined. There are almost 14 options available that how text appears in HTML and XHTML.</w:t>
      </w:r>
    </w:p>
    <w:p w:rsidR="009A2EBB" w:rsidRPr="008F51A0" w:rsidRDefault="009A2EBB" w:rsidP="008F51A0">
      <w:pPr>
        <w:pStyle w:val="NormalWeb"/>
        <w:shd w:val="clear" w:color="auto" w:fill="FFFFFF"/>
        <w:spacing w:before="0" w:beforeAutospacing="0" w:after="160" w:afterAutospacing="0" w:line="360" w:lineRule="auto"/>
        <w:jc w:val="both"/>
        <w:divId w:val="728655332"/>
        <w:rPr>
          <w:rFonts w:ascii="Bookman Old Style" w:hAnsi="Bookman Old Style" w:cs="Segoe UI"/>
          <w:color w:val="333333"/>
        </w:rPr>
      </w:pPr>
      <w:r w:rsidRPr="008F51A0">
        <w:rPr>
          <w:rFonts w:ascii="Bookman Old Style" w:hAnsi="Bookman Old Style" w:cs="Segoe UI"/>
          <w:color w:val="333333"/>
        </w:rPr>
        <w:t>In HTML the formatting tags are divided into two categories:</w:t>
      </w:r>
    </w:p>
    <w:p w:rsidR="009A2EBB" w:rsidRPr="008F51A0" w:rsidRDefault="009A2EBB" w:rsidP="006216D3">
      <w:pPr>
        <w:numPr>
          <w:ilvl w:val="0"/>
          <w:numId w:val="28"/>
        </w:numPr>
        <w:shd w:val="clear" w:color="auto" w:fill="FFFFFF"/>
        <w:spacing w:line="360" w:lineRule="auto"/>
        <w:jc w:val="both"/>
        <w:divId w:val="728655332"/>
        <w:rPr>
          <w:rFonts w:ascii="Bookman Old Style" w:eastAsia="Times New Roman" w:hAnsi="Bookman Old Style" w:cs="Segoe UI"/>
          <w:color w:val="000000"/>
        </w:rPr>
      </w:pPr>
      <w:r w:rsidRPr="008F51A0">
        <w:rPr>
          <w:rFonts w:ascii="Bookman Old Style" w:eastAsia="Times New Roman" w:hAnsi="Bookman Old Style" w:cs="Segoe UI"/>
          <w:color w:val="000000"/>
        </w:rPr>
        <w:t>Physical tag: These tags are used to provide the visual appearance to the text.</w:t>
      </w:r>
    </w:p>
    <w:p w:rsidR="009A2EBB" w:rsidRPr="008F51A0" w:rsidRDefault="009A2EBB" w:rsidP="006216D3">
      <w:pPr>
        <w:numPr>
          <w:ilvl w:val="0"/>
          <w:numId w:val="28"/>
        </w:numPr>
        <w:shd w:val="clear" w:color="auto" w:fill="FFFFFF"/>
        <w:spacing w:line="360" w:lineRule="auto"/>
        <w:jc w:val="both"/>
        <w:divId w:val="728655332"/>
        <w:rPr>
          <w:rFonts w:ascii="Bookman Old Style" w:eastAsia="Times New Roman" w:hAnsi="Bookman Old Style" w:cs="Segoe UI"/>
          <w:color w:val="000000"/>
        </w:rPr>
      </w:pPr>
      <w:r w:rsidRPr="008F51A0">
        <w:rPr>
          <w:rFonts w:ascii="Bookman Old Style" w:eastAsia="Times New Roman" w:hAnsi="Bookman Old Style" w:cs="Segoe UI"/>
          <w:color w:val="000000"/>
        </w:rPr>
        <w:t>Logical tag: These tags are used to add some logical or semantic value to the text.</w:t>
      </w:r>
    </w:p>
    <w:p w:rsidR="009A2EBB" w:rsidRPr="008F51A0" w:rsidRDefault="009A2EBB" w:rsidP="008F51A0">
      <w:pPr>
        <w:pStyle w:val="Heading4"/>
        <w:pBdr>
          <w:left w:val="single" w:sz="18" w:space="30" w:color="FFA500"/>
        </w:pBdr>
        <w:shd w:val="clear" w:color="auto" w:fill="FAEBD7"/>
        <w:spacing w:before="0" w:after="160" w:line="360" w:lineRule="auto"/>
        <w:jc w:val="both"/>
        <w:divId w:val="728655332"/>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There are some physical and logical tags which may give same visual appearance, but they will be different in semantics.</w:t>
      </w:r>
    </w:p>
    <w:p w:rsidR="009A2EBB" w:rsidRPr="008F51A0" w:rsidRDefault="009A2EBB" w:rsidP="008F51A0">
      <w:pPr>
        <w:pStyle w:val="NormalWeb"/>
        <w:shd w:val="clear" w:color="auto" w:fill="FFFFFF"/>
        <w:spacing w:before="0" w:beforeAutospacing="0" w:after="160" w:afterAutospacing="0" w:line="360" w:lineRule="auto"/>
        <w:jc w:val="both"/>
        <w:divId w:val="728655332"/>
        <w:rPr>
          <w:rFonts w:ascii="Bookman Old Style" w:eastAsiaTheme="minorEastAsia" w:hAnsi="Bookman Old Style" w:cs="Segoe UI"/>
          <w:color w:val="333333"/>
        </w:rPr>
      </w:pPr>
      <w:r w:rsidRPr="008F51A0">
        <w:rPr>
          <w:rFonts w:ascii="Bookman Old Style" w:hAnsi="Bookman Old Style" w:cs="Segoe UI"/>
          <w:color w:val="333333"/>
        </w:rPr>
        <w:t>Here, we are going to learn 14 HTML formatting tags. Following is the list of HTML formatting text.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62"/>
        <w:gridCol w:w="4418"/>
      </w:tblGrid>
      <w:tr w:rsidR="009A2EBB" w:rsidRPr="008F51A0">
        <w:trPr>
          <w:divId w:val="728655332"/>
        </w:trPr>
        <w:tc>
          <w:tcPr>
            <w:tcW w:w="0" w:type="auto"/>
            <w:shd w:val="clear" w:color="auto" w:fill="C7CCBE"/>
            <w:tcMar>
              <w:top w:w="180" w:type="dxa"/>
              <w:left w:w="180" w:type="dxa"/>
              <w:bottom w:w="180" w:type="dxa"/>
              <w:right w:w="180" w:type="dxa"/>
            </w:tcMar>
            <w:hideMark/>
          </w:tcPr>
          <w:p w:rsidR="009A2EBB" w:rsidRPr="008F51A0" w:rsidRDefault="009A2EBB"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lastRenderedPageBreak/>
              <w:t>Element name</w:t>
            </w:r>
          </w:p>
        </w:tc>
        <w:tc>
          <w:tcPr>
            <w:tcW w:w="0" w:type="auto"/>
            <w:shd w:val="clear" w:color="auto" w:fill="C7CCBE"/>
            <w:tcMar>
              <w:top w:w="180" w:type="dxa"/>
              <w:left w:w="180" w:type="dxa"/>
              <w:bottom w:w="180" w:type="dxa"/>
              <w:right w:w="180" w:type="dxa"/>
            </w:tcMar>
            <w:hideMark/>
          </w:tcPr>
          <w:p w:rsidR="009A2EBB" w:rsidRPr="008F51A0" w:rsidRDefault="009A2EBB"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&lt;b&gt;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a physical tag, which is used to bold the text written between it.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&lt;strong&gt;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a logical tag, which tells the browser that the text is important.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&lt;i&gt;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a physical tag which is used to make text italic.</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&lt;em&gt;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a logical tag which is used to display content in italic.</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&lt;mark&gt;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highlight text.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&lt;u&gt;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underline text written between it.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appear a text in teletype. (not supported in HTML5)</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&lt;strike&gt;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draw a strikethrough on a section of text. (Not supported in HTML5)</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&lt;sup&gt;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displays the content slightly above the normal line.</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&lt;sub&gt;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displays the content slightly below the normal line.</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&lt;del&gt;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display the deleted content.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&lt;ins&gt;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displays the content which is added</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&lt;big&gt;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increase the font size by one conventional unit.</w:t>
            </w:r>
          </w:p>
        </w:tc>
      </w:tr>
      <w:tr w:rsidR="009A2EBB" w:rsidRPr="008F51A0">
        <w:trPr>
          <w:divId w:val="728655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&lt;small&gt;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A2EBB" w:rsidRPr="008F51A0" w:rsidRDefault="009A2EB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tag is used to decrease the font size by one unit from base font size.</w:t>
            </w:r>
          </w:p>
        </w:tc>
      </w:tr>
    </w:tbl>
    <w:p w:rsidR="006E1ED3" w:rsidRPr="008F51A0" w:rsidRDefault="006E1ED3" w:rsidP="008F51A0">
      <w:pPr>
        <w:pStyle w:val="Heading2"/>
        <w:shd w:val="clear" w:color="auto" w:fill="FFFFFF"/>
        <w:spacing w:before="0" w:after="160" w:line="360" w:lineRule="auto"/>
        <w:jc w:val="both"/>
        <w:divId w:val="20109177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 Bold Text</w:t>
      </w:r>
    </w:p>
    <w:p w:rsidR="006E1ED3" w:rsidRPr="008F51A0" w:rsidRDefault="006E1ED3" w:rsidP="008F51A0">
      <w:pPr>
        <w:pStyle w:val="NormalWeb"/>
        <w:shd w:val="clear" w:color="auto" w:fill="FFFFFF"/>
        <w:spacing w:before="0" w:beforeAutospacing="0" w:after="160" w:afterAutospacing="0" w:line="360" w:lineRule="auto"/>
        <w:jc w:val="both"/>
        <w:divId w:val="201091773"/>
        <w:rPr>
          <w:rFonts w:ascii="Bookman Old Style" w:eastAsiaTheme="minorEastAsia" w:hAnsi="Bookman Old Style" w:cs="Segoe UI"/>
          <w:color w:val="333333"/>
        </w:rPr>
      </w:pPr>
      <w:r w:rsidRPr="008F51A0">
        <w:rPr>
          <w:rFonts w:ascii="Bookman Old Style" w:hAnsi="Bookman Old Style" w:cs="Segoe UI"/>
          <w:color w:val="333333"/>
        </w:rPr>
        <w:t>HTML&lt;b&gt; and &lt;strong&gt; formatting elements</w:t>
      </w:r>
    </w:p>
    <w:p w:rsidR="006E1ED3" w:rsidRPr="008F51A0" w:rsidRDefault="006E1ED3" w:rsidP="008F51A0">
      <w:pPr>
        <w:pStyle w:val="NormalWeb"/>
        <w:shd w:val="clear" w:color="auto" w:fill="FFFFFF"/>
        <w:spacing w:before="0" w:beforeAutospacing="0" w:after="160" w:afterAutospacing="0" w:line="360" w:lineRule="auto"/>
        <w:jc w:val="both"/>
        <w:divId w:val="201091773"/>
        <w:rPr>
          <w:rFonts w:ascii="Bookman Old Style" w:hAnsi="Bookman Old Style" w:cs="Segoe UI"/>
          <w:color w:val="333333"/>
        </w:rPr>
      </w:pPr>
      <w:r w:rsidRPr="008F51A0">
        <w:rPr>
          <w:rFonts w:ascii="Bookman Old Style" w:hAnsi="Bookman Old Style" w:cs="Segoe UI"/>
          <w:color w:val="333333"/>
        </w:rPr>
        <w:t>The HTML &lt;b&gt; element is a physical tag which display text in bold font, without any logical importance. If you write anything within &lt;b&gt;............&lt;/b&gt; element, is shown in bold letters.</w:t>
      </w:r>
    </w:p>
    <w:p w:rsidR="006E1ED3" w:rsidRPr="008F51A0" w:rsidRDefault="006E1ED3" w:rsidP="008F51A0">
      <w:pPr>
        <w:pStyle w:val="NormalWeb"/>
        <w:shd w:val="clear" w:color="auto" w:fill="FFFFFF"/>
        <w:spacing w:before="0" w:beforeAutospacing="0" w:after="160" w:afterAutospacing="0" w:line="360" w:lineRule="auto"/>
        <w:jc w:val="both"/>
        <w:divId w:val="201091773"/>
        <w:rPr>
          <w:rFonts w:ascii="Bookman Old Style" w:hAnsi="Bookman Old Style" w:cs="Segoe UI"/>
          <w:color w:val="333333"/>
        </w:rPr>
      </w:pPr>
      <w:r w:rsidRPr="008F51A0">
        <w:rPr>
          <w:rFonts w:ascii="Bookman Old Style" w:hAnsi="Bookman Old Style" w:cs="Segoe UI"/>
          <w:color w:val="333333"/>
        </w:rPr>
        <w:t>See this example:</w:t>
      </w:r>
    </w:p>
    <w:p w:rsidR="009A2EBB" w:rsidRPr="008F51A0" w:rsidRDefault="00072CF3"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b</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Write Your First Paragraph in bold text.</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b</w:t>
      </w:r>
      <w:r w:rsidRPr="008F51A0">
        <w:rPr>
          <w:rStyle w:val="tag"/>
          <w:rFonts w:ascii="Bookman Old Style" w:hAnsi="Bookman Old Style" w:cs="Segoe UI"/>
          <w:b/>
          <w:bCs/>
          <w:color w:val="006699"/>
          <w:bdr w:val="none" w:sz="0" w:space="0" w:color="auto" w:frame="1"/>
        </w:rPr>
        <w:t>&gt;&lt;/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072CF3" w:rsidRPr="008F51A0" w:rsidRDefault="009B0D12"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9B0D12" w:rsidRPr="008F51A0" w:rsidRDefault="0024692C"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535559"/>
          <w:shd w:val="clear" w:color="auto" w:fill="EEEEEE"/>
        </w:rPr>
      </w:pPr>
      <w:r w:rsidRPr="008F51A0">
        <w:rPr>
          <w:rStyle w:val="Strong"/>
          <w:rFonts w:ascii="Bookman Old Style" w:hAnsi="Bookman Old Style" w:cs="Segoe UI"/>
          <w:color w:val="535559"/>
          <w:shd w:val="clear" w:color="auto" w:fill="EEEEEE"/>
        </w:rPr>
        <w:t>Write Your First Paragraph in bold text.</w:t>
      </w:r>
    </w:p>
    <w:p w:rsidR="00B07453" w:rsidRPr="008F51A0" w:rsidRDefault="00B07453" w:rsidP="008F51A0">
      <w:pPr>
        <w:pStyle w:val="NormalWeb"/>
        <w:shd w:val="clear" w:color="auto" w:fill="FFFFFF"/>
        <w:spacing w:before="0" w:beforeAutospacing="0" w:after="160" w:afterAutospacing="0" w:line="360" w:lineRule="auto"/>
        <w:jc w:val="both"/>
        <w:divId w:val="1516729341"/>
        <w:rPr>
          <w:rFonts w:ascii="Bookman Old Style" w:hAnsi="Bookman Old Style" w:cs="Segoe UI"/>
          <w:color w:val="333333"/>
        </w:rPr>
      </w:pPr>
      <w:r w:rsidRPr="008F51A0">
        <w:rPr>
          <w:rFonts w:ascii="Bookman Old Style" w:hAnsi="Bookman Old Style" w:cs="Segoe UI"/>
          <w:color w:val="333333"/>
        </w:rPr>
        <w:t>The HTML &lt;strong&gt; tag is a logical tag, which displays the content in bold font and informs the browser about its logical importance. If you write anything between &lt;strong&gt;</w:t>
      </w:r>
      <w:proofErr w:type="gramStart"/>
      <w:r w:rsidRPr="008F51A0">
        <w:rPr>
          <w:rFonts w:ascii="Bookman Old Style" w:hAnsi="Bookman Old Style" w:cs="Segoe UI"/>
          <w:color w:val="333333"/>
        </w:rPr>
        <w:t>???????.</w:t>
      </w:r>
      <w:proofErr w:type="gramEnd"/>
      <w:r w:rsidRPr="008F51A0">
        <w:rPr>
          <w:rFonts w:ascii="Bookman Old Style" w:hAnsi="Bookman Old Style" w:cs="Segoe UI"/>
          <w:color w:val="333333"/>
        </w:rPr>
        <w:t xml:space="preserve"> &lt;/strong&gt;, is shown important text.</w:t>
      </w:r>
    </w:p>
    <w:p w:rsidR="00B07453" w:rsidRPr="008F51A0" w:rsidRDefault="00B07453" w:rsidP="008F51A0">
      <w:pPr>
        <w:pStyle w:val="NormalWeb"/>
        <w:shd w:val="clear" w:color="auto" w:fill="FFFFFF"/>
        <w:spacing w:before="0" w:beforeAutospacing="0" w:after="160" w:afterAutospacing="0" w:line="360" w:lineRule="auto"/>
        <w:jc w:val="both"/>
        <w:divId w:val="1516729341"/>
        <w:rPr>
          <w:rFonts w:ascii="Bookman Old Style" w:hAnsi="Bookman Old Style" w:cs="Segoe UI"/>
          <w:color w:val="333333"/>
        </w:rPr>
      </w:pPr>
      <w:r w:rsidRPr="008F51A0">
        <w:rPr>
          <w:rFonts w:ascii="Bookman Old Style" w:hAnsi="Bookman Old Style" w:cs="Segoe UI"/>
          <w:color w:val="333333"/>
        </w:rPr>
        <w:t>See this example:</w:t>
      </w:r>
    </w:p>
    <w:p w:rsidR="00926A86" w:rsidRPr="008F51A0" w:rsidRDefault="00926A86" w:rsidP="006216D3">
      <w:pPr>
        <w:pStyle w:val="alt"/>
        <w:numPr>
          <w:ilvl w:val="0"/>
          <w:numId w:val="29"/>
        </w:numPr>
        <w:spacing w:before="0" w:beforeAutospacing="0" w:after="160" w:afterAutospacing="0" w:line="360" w:lineRule="auto"/>
        <w:jc w:val="both"/>
        <w:divId w:val="114223298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an important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and this is normal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4692C" w:rsidRPr="008F51A0" w:rsidRDefault="0015358D"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5358D" w:rsidRPr="008F51A0" w:rsidRDefault="00BD670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535559"/>
          <w:shd w:val="clear" w:color="auto" w:fill="EEEEEE"/>
        </w:rPr>
      </w:pPr>
      <w:r w:rsidRPr="008F51A0">
        <w:rPr>
          <w:rStyle w:val="Strong"/>
          <w:rFonts w:ascii="Bookman Old Style" w:hAnsi="Bookman Old Style" w:cs="Segoe UI"/>
          <w:color w:val="535559"/>
          <w:shd w:val="clear" w:color="auto" w:fill="EEEEEE"/>
        </w:rPr>
        <w:t>This is an important content, and this is normal content</w:t>
      </w:r>
    </w:p>
    <w:p w:rsidR="00A318B3" w:rsidRPr="008F51A0" w:rsidRDefault="00A318B3" w:rsidP="008F51A0">
      <w:pPr>
        <w:pStyle w:val="Heading2"/>
        <w:shd w:val="clear" w:color="auto" w:fill="FFFFFF"/>
        <w:spacing w:before="0" w:after="160" w:line="360" w:lineRule="auto"/>
        <w:jc w:val="both"/>
        <w:divId w:val="195278277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2) Italic Text</w:t>
      </w:r>
    </w:p>
    <w:p w:rsidR="00A318B3" w:rsidRPr="008F51A0" w:rsidRDefault="00A318B3" w:rsidP="008F51A0">
      <w:pPr>
        <w:pStyle w:val="NormalWeb"/>
        <w:shd w:val="clear" w:color="auto" w:fill="FFFFFF"/>
        <w:spacing w:before="0" w:beforeAutospacing="0" w:after="160" w:afterAutospacing="0" w:line="360" w:lineRule="auto"/>
        <w:jc w:val="both"/>
        <w:divId w:val="1952782772"/>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HTML &lt;i&gt; and &lt;em&gt; formatting elements</w:t>
      </w:r>
    </w:p>
    <w:p w:rsidR="00A318B3" w:rsidRPr="008F51A0" w:rsidRDefault="00A318B3" w:rsidP="008F51A0">
      <w:pPr>
        <w:pStyle w:val="NormalWeb"/>
        <w:shd w:val="clear" w:color="auto" w:fill="FFFFFF"/>
        <w:spacing w:before="0" w:beforeAutospacing="0" w:after="160" w:afterAutospacing="0" w:line="360" w:lineRule="auto"/>
        <w:jc w:val="both"/>
        <w:divId w:val="1952782772"/>
        <w:rPr>
          <w:rFonts w:ascii="Bookman Old Style" w:hAnsi="Bookman Old Style" w:cs="Segoe UI"/>
          <w:color w:val="333333"/>
        </w:rPr>
      </w:pPr>
      <w:r w:rsidRPr="008F51A0">
        <w:rPr>
          <w:rFonts w:ascii="Bookman Old Style" w:hAnsi="Bookman Old Style" w:cs="Segoe UI"/>
          <w:color w:val="333333"/>
        </w:rPr>
        <w:t>The HTML &lt;i&gt; element is physical element, which display the enclosed content in italic font, without any added importance. If you write anything within &lt;i&gt;............&lt;/i&gt; element, is shown in italic letters.</w:t>
      </w:r>
    </w:p>
    <w:p w:rsidR="00A318B3" w:rsidRPr="008F51A0" w:rsidRDefault="00A318B3" w:rsidP="008F51A0">
      <w:pPr>
        <w:pStyle w:val="NormalWeb"/>
        <w:shd w:val="clear" w:color="auto" w:fill="FFFFFF"/>
        <w:spacing w:before="0" w:beforeAutospacing="0" w:after="160" w:afterAutospacing="0" w:line="360" w:lineRule="auto"/>
        <w:jc w:val="both"/>
        <w:divId w:val="1952782772"/>
        <w:rPr>
          <w:rFonts w:ascii="Bookman Old Style" w:hAnsi="Bookman Old Style" w:cs="Segoe UI"/>
          <w:color w:val="333333"/>
        </w:rPr>
      </w:pPr>
      <w:r w:rsidRPr="008F51A0">
        <w:rPr>
          <w:rFonts w:ascii="Bookman Old Style" w:hAnsi="Bookman Old Style" w:cs="Segoe UI"/>
          <w:color w:val="333333"/>
        </w:rPr>
        <w:t>See this example:</w:t>
      </w:r>
    </w:p>
    <w:p w:rsidR="009B163A" w:rsidRPr="008F51A0" w:rsidRDefault="009B163A" w:rsidP="006216D3">
      <w:pPr>
        <w:pStyle w:val="alt"/>
        <w:numPr>
          <w:ilvl w:val="0"/>
          <w:numId w:val="30"/>
        </w:numPr>
        <w:spacing w:before="0" w:beforeAutospacing="0" w:after="160" w:afterAutospacing="0" w:line="360" w:lineRule="auto"/>
        <w:jc w:val="both"/>
        <w:divId w:val="141095584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Your First Paragraph in italic text.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6708" w:rsidRPr="008F51A0" w:rsidRDefault="00D0566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05666" w:rsidRPr="008F51A0" w:rsidRDefault="00D559AA"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i/>
          <w:iCs/>
          <w:color w:val="535559"/>
          <w:shd w:val="clear" w:color="auto" w:fill="EEEEEE"/>
        </w:rPr>
      </w:pPr>
      <w:r w:rsidRPr="008F51A0">
        <w:rPr>
          <w:rFonts w:ascii="Bookman Old Style" w:hAnsi="Bookman Old Style" w:cs="Segoe UI"/>
          <w:i/>
          <w:iCs/>
          <w:color w:val="535559"/>
          <w:shd w:val="clear" w:color="auto" w:fill="EEEEEE"/>
        </w:rPr>
        <w:t>Write Your First Paragraph in italic text.</w:t>
      </w:r>
    </w:p>
    <w:p w:rsidR="004C1BA9" w:rsidRPr="008F51A0" w:rsidRDefault="004C1BA9" w:rsidP="008F51A0">
      <w:pPr>
        <w:pStyle w:val="NormalWeb"/>
        <w:shd w:val="clear" w:color="auto" w:fill="FFFFFF"/>
        <w:spacing w:before="0" w:beforeAutospacing="0" w:after="160" w:afterAutospacing="0" w:line="360" w:lineRule="auto"/>
        <w:jc w:val="both"/>
        <w:divId w:val="23753692"/>
        <w:rPr>
          <w:rFonts w:ascii="Bookman Old Style" w:hAnsi="Bookman Old Style" w:cs="Segoe UI"/>
          <w:color w:val="333333"/>
        </w:rPr>
      </w:pPr>
      <w:r w:rsidRPr="008F51A0">
        <w:rPr>
          <w:rFonts w:ascii="Bookman Old Style" w:hAnsi="Bookman Old Style" w:cs="Segoe UI"/>
          <w:color w:val="333333"/>
        </w:rPr>
        <w:t>The HTML &lt;em&gt; tag is a logical element, which will display the enclosed content in italic font, with added semantics importance.</w:t>
      </w:r>
    </w:p>
    <w:p w:rsidR="004C1BA9" w:rsidRPr="008F51A0" w:rsidRDefault="004C1BA9" w:rsidP="008F51A0">
      <w:pPr>
        <w:pStyle w:val="NormalWeb"/>
        <w:shd w:val="clear" w:color="auto" w:fill="FFFFFF"/>
        <w:spacing w:before="0" w:beforeAutospacing="0" w:after="160" w:afterAutospacing="0" w:line="360" w:lineRule="auto"/>
        <w:jc w:val="both"/>
        <w:divId w:val="23753692"/>
        <w:rPr>
          <w:rFonts w:ascii="Bookman Old Style" w:hAnsi="Bookman Old Style" w:cs="Segoe UI"/>
          <w:color w:val="333333"/>
        </w:rPr>
      </w:pPr>
      <w:r w:rsidRPr="008F51A0">
        <w:rPr>
          <w:rStyle w:val="Strong"/>
          <w:rFonts w:ascii="Bookman Old Style" w:hAnsi="Bookman Old Style" w:cs="Segoe UI"/>
          <w:color w:val="333333"/>
        </w:rPr>
        <w:t>See this example:</w:t>
      </w:r>
    </w:p>
    <w:p w:rsidR="00F1741D" w:rsidRPr="008F51A0" w:rsidRDefault="00F1741D" w:rsidP="006216D3">
      <w:pPr>
        <w:pStyle w:val="alt"/>
        <w:numPr>
          <w:ilvl w:val="0"/>
          <w:numId w:val="31"/>
        </w:numPr>
        <w:spacing w:before="0" w:beforeAutospacing="0" w:after="160" w:afterAutospacing="0" w:line="360" w:lineRule="auto"/>
        <w:jc w:val="both"/>
        <w:divId w:val="59313207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em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an important content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em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which displayed in italic font.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559AA" w:rsidRPr="008F51A0" w:rsidRDefault="004C394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4C394A" w:rsidRPr="008F51A0" w:rsidRDefault="004C36F9"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hd w:val="clear" w:color="auto" w:fill="EEEEEE"/>
        </w:rPr>
      </w:pPr>
      <w:r w:rsidRPr="008F51A0">
        <w:rPr>
          <w:rStyle w:val="Emphasis"/>
          <w:rFonts w:ascii="Bookman Old Style" w:hAnsi="Bookman Old Style" w:cs="Segoe UI"/>
          <w:color w:val="535559"/>
          <w:shd w:val="clear" w:color="auto" w:fill="EEEEEE"/>
        </w:rPr>
        <w:t>This is an important content</w:t>
      </w:r>
      <w:r w:rsidRPr="008F51A0">
        <w:rPr>
          <w:rFonts w:ascii="Bookman Old Style" w:hAnsi="Bookman Old Style" w:cs="Segoe UI"/>
          <w:color w:val="535559"/>
          <w:shd w:val="clear" w:color="auto" w:fill="EEEEEE"/>
        </w:rPr>
        <w:t>, which displayed in italic font.</w:t>
      </w:r>
    </w:p>
    <w:p w:rsidR="00B22A20" w:rsidRPr="008F51A0" w:rsidRDefault="00B22A20" w:rsidP="008F51A0">
      <w:pPr>
        <w:pStyle w:val="Heading2"/>
        <w:shd w:val="clear" w:color="auto" w:fill="FFFFFF"/>
        <w:spacing w:before="0" w:after="160" w:line="360" w:lineRule="auto"/>
        <w:jc w:val="both"/>
        <w:divId w:val="80971435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3) HTML Marked formatting</w:t>
      </w:r>
    </w:p>
    <w:p w:rsidR="00B22A20" w:rsidRPr="008F51A0" w:rsidRDefault="00B22A20" w:rsidP="008F51A0">
      <w:pPr>
        <w:pStyle w:val="NormalWeb"/>
        <w:shd w:val="clear" w:color="auto" w:fill="FFFFFF"/>
        <w:spacing w:before="0" w:beforeAutospacing="0" w:after="160" w:afterAutospacing="0" w:line="360" w:lineRule="auto"/>
        <w:jc w:val="both"/>
        <w:divId w:val="809714352"/>
        <w:rPr>
          <w:rFonts w:ascii="Bookman Old Style" w:eastAsiaTheme="minorEastAsia" w:hAnsi="Bookman Old Style" w:cs="Segoe UI"/>
          <w:color w:val="333333"/>
        </w:rPr>
      </w:pPr>
      <w:r w:rsidRPr="008F51A0">
        <w:rPr>
          <w:rFonts w:ascii="Bookman Old Style" w:hAnsi="Bookman Old Style" w:cs="Segoe UI"/>
          <w:color w:val="333333"/>
        </w:rPr>
        <w:t>If you want to mark or highlight a text, you should write the content within &lt;mark&gt;.........&lt;/mark&gt;.</w:t>
      </w:r>
    </w:p>
    <w:p w:rsidR="00B22A20" w:rsidRPr="008F51A0" w:rsidRDefault="00B22A20" w:rsidP="008F51A0">
      <w:pPr>
        <w:pStyle w:val="NormalWeb"/>
        <w:shd w:val="clear" w:color="auto" w:fill="FFFFFF"/>
        <w:spacing w:before="0" w:beforeAutospacing="0" w:after="160" w:afterAutospacing="0" w:line="360" w:lineRule="auto"/>
        <w:jc w:val="both"/>
        <w:divId w:val="809714352"/>
        <w:rPr>
          <w:rFonts w:ascii="Bookman Old Style" w:hAnsi="Bookman Old Style" w:cs="Segoe UI"/>
          <w:color w:val="333333"/>
        </w:rPr>
      </w:pPr>
      <w:r w:rsidRPr="008F51A0">
        <w:rPr>
          <w:rFonts w:ascii="Bookman Old Style" w:hAnsi="Bookman Old Style" w:cs="Segoe UI"/>
          <w:color w:val="333333"/>
        </w:rPr>
        <w:t>See this example:</w:t>
      </w:r>
    </w:p>
    <w:p w:rsidR="000E793E" w:rsidRPr="008F51A0" w:rsidRDefault="000E793E" w:rsidP="006216D3">
      <w:pPr>
        <w:pStyle w:val="alt"/>
        <w:numPr>
          <w:ilvl w:val="0"/>
          <w:numId w:val="32"/>
        </w:numPr>
        <w:spacing w:before="0" w:beforeAutospacing="0" w:after="160" w:afterAutospacing="0" w:line="360" w:lineRule="auto"/>
        <w:jc w:val="both"/>
        <w:divId w:val="177767838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I want to put a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mark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Mark</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mark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on your face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C36F9" w:rsidRPr="008F51A0" w:rsidRDefault="0029516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963EF0" w:rsidRPr="008F51A0" w:rsidRDefault="00963EF0" w:rsidP="008F51A0">
      <w:pPr>
        <w:pStyle w:val="Heading2"/>
        <w:spacing w:before="0" w:after="160" w:line="360" w:lineRule="auto"/>
        <w:jc w:val="both"/>
        <w:divId w:val="1281835433"/>
        <w:rPr>
          <w:rFonts w:ascii="Bookman Old Style" w:eastAsia="Times New Roman" w:hAnsi="Bookman Old Style" w:cs="Segoe UI"/>
          <w:color w:val="535559"/>
          <w:sz w:val="36"/>
          <w:szCs w:val="36"/>
        </w:rPr>
      </w:pPr>
      <w:r w:rsidRPr="008F51A0">
        <w:rPr>
          <w:rFonts w:ascii="Bookman Old Style" w:eastAsia="Times New Roman" w:hAnsi="Bookman Old Style" w:cs="Segoe UI"/>
          <w:color w:val="535559"/>
        </w:rPr>
        <w:t>I want to put a </w:t>
      </w:r>
      <w:r w:rsidRPr="008F51A0">
        <w:rPr>
          <w:rFonts w:ascii="Bookman Old Style" w:eastAsia="Times New Roman" w:hAnsi="Bookman Old Style" w:cs="Segoe UI"/>
          <w:color w:val="535559"/>
          <w:highlight w:val="yellow"/>
        </w:rPr>
        <w:t>Mark</w:t>
      </w:r>
      <w:r w:rsidRPr="008F51A0">
        <w:rPr>
          <w:rFonts w:ascii="Bookman Old Style" w:eastAsia="Times New Roman" w:hAnsi="Bookman Old Style" w:cs="Segoe UI"/>
          <w:color w:val="535559"/>
        </w:rPr>
        <w:t> on your face</w:t>
      </w:r>
    </w:p>
    <w:p w:rsidR="00FF213E" w:rsidRPr="008F51A0" w:rsidRDefault="00FF213E" w:rsidP="008F51A0">
      <w:pPr>
        <w:pStyle w:val="Heading2"/>
        <w:shd w:val="clear" w:color="auto" w:fill="FFFFFF"/>
        <w:spacing w:before="0" w:after="160" w:line="360" w:lineRule="auto"/>
        <w:jc w:val="both"/>
        <w:divId w:val="14667780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4) Underlined Text</w:t>
      </w:r>
    </w:p>
    <w:p w:rsidR="00FF213E" w:rsidRPr="008F51A0" w:rsidRDefault="00FF213E" w:rsidP="008F51A0">
      <w:pPr>
        <w:pStyle w:val="NormalWeb"/>
        <w:shd w:val="clear" w:color="auto" w:fill="FFFFFF"/>
        <w:spacing w:before="0" w:beforeAutospacing="0" w:after="160" w:afterAutospacing="0" w:line="360" w:lineRule="auto"/>
        <w:jc w:val="both"/>
        <w:divId w:val="146677804"/>
        <w:rPr>
          <w:rFonts w:ascii="Bookman Old Style" w:eastAsiaTheme="minorEastAsia" w:hAnsi="Bookman Old Style" w:cs="Segoe UI"/>
          <w:color w:val="333333"/>
        </w:rPr>
      </w:pPr>
      <w:r w:rsidRPr="008F51A0">
        <w:rPr>
          <w:rFonts w:ascii="Bookman Old Style" w:hAnsi="Bookman Old Style" w:cs="Segoe UI"/>
          <w:color w:val="333333"/>
        </w:rPr>
        <w:t>If you write anything within &lt;u&gt;.........&lt;/u&gt; element, is shown in underlined text.</w:t>
      </w:r>
    </w:p>
    <w:p w:rsidR="00FF213E" w:rsidRPr="008F51A0" w:rsidRDefault="00FF213E" w:rsidP="008F51A0">
      <w:pPr>
        <w:pStyle w:val="NormalWeb"/>
        <w:shd w:val="clear" w:color="auto" w:fill="FFFFFF"/>
        <w:spacing w:before="0" w:beforeAutospacing="0" w:after="160" w:afterAutospacing="0" w:line="360" w:lineRule="auto"/>
        <w:jc w:val="both"/>
        <w:divId w:val="146677804"/>
        <w:rPr>
          <w:rFonts w:ascii="Bookman Old Style" w:hAnsi="Bookman Old Style" w:cs="Segoe UI"/>
          <w:color w:val="333333"/>
        </w:rPr>
      </w:pPr>
      <w:r w:rsidRPr="008F51A0">
        <w:rPr>
          <w:rFonts w:ascii="Bookman Old Style" w:hAnsi="Bookman Old Style" w:cs="Segoe UI"/>
          <w:color w:val="333333"/>
        </w:rPr>
        <w:lastRenderedPageBreak/>
        <w:t>See this example:</w:t>
      </w:r>
    </w:p>
    <w:p w:rsidR="00BE1FB9" w:rsidRPr="008F51A0" w:rsidRDefault="00BE1FB9" w:rsidP="006216D3">
      <w:pPr>
        <w:pStyle w:val="alt"/>
        <w:numPr>
          <w:ilvl w:val="0"/>
          <w:numId w:val="33"/>
        </w:numPr>
        <w:spacing w:before="0" w:beforeAutospacing="0" w:after="160" w:afterAutospacing="0" w:line="360" w:lineRule="auto"/>
        <w:jc w:val="both"/>
        <w:divId w:val="211979412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Your First Paragraph in underlined text.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95166" w:rsidRPr="008F51A0" w:rsidRDefault="009B3F3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9B3F36" w:rsidRPr="008F51A0" w:rsidRDefault="00C30E3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u w:val="single"/>
          <w:shd w:val="clear" w:color="auto" w:fill="EEEEEE"/>
        </w:rPr>
      </w:pPr>
      <w:r w:rsidRPr="008F51A0">
        <w:rPr>
          <w:rFonts w:ascii="Bookman Old Style" w:hAnsi="Bookman Old Style" w:cs="Segoe UI"/>
          <w:color w:val="535559"/>
          <w:u w:val="single"/>
          <w:shd w:val="clear" w:color="auto" w:fill="EEEEEE"/>
        </w:rPr>
        <w:t>Write Your First Paragraph in underlined text.</w:t>
      </w:r>
    </w:p>
    <w:p w:rsidR="00605A4B" w:rsidRPr="008F51A0" w:rsidRDefault="00605A4B" w:rsidP="008F51A0">
      <w:pPr>
        <w:pStyle w:val="Heading2"/>
        <w:shd w:val="clear" w:color="auto" w:fill="FFFFFF"/>
        <w:spacing w:before="0" w:after="160" w:line="360" w:lineRule="auto"/>
        <w:jc w:val="both"/>
        <w:divId w:val="128453748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5) Strike Text</w:t>
      </w:r>
    </w:p>
    <w:p w:rsidR="00605A4B" w:rsidRPr="008F51A0" w:rsidRDefault="00605A4B" w:rsidP="008F51A0">
      <w:pPr>
        <w:pStyle w:val="NormalWeb"/>
        <w:shd w:val="clear" w:color="auto" w:fill="FFFFFF"/>
        <w:spacing w:before="0" w:beforeAutospacing="0" w:after="160" w:afterAutospacing="0" w:line="360" w:lineRule="auto"/>
        <w:jc w:val="both"/>
        <w:divId w:val="1284537484"/>
        <w:rPr>
          <w:rFonts w:ascii="Bookman Old Style" w:eastAsiaTheme="minorEastAsia" w:hAnsi="Bookman Old Style" w:cs="Segoe UI"/>
          <w:color w:val="333333"/>
        </w:rPr>
      </w:pPr>
      <w:r w:rsidRPr="008F51A0">
        <w:rPr>
          <w:rFonts w:ascii="Bookman Old Style" w:hAnsi="Bookman Old Style" w:cs="Segoe UI"/>
          <w:color w:val="333333"/>
        </w:rPr>
        <w:t>Anything written within &lt;strike&gt;.......................&lt;/strike&gt; element is displayed with strikethrough. It is a thin line which cross the statement.</w:t>
      </w:r>
    </w:p>
    <w:p w:rsidR="00605A4B" w:rsidRPr="008F51A0" w:rsidRDefault="00605A4B" w:rsidP="008F51A0">
      <w:pPr>
        <w:pStyle w:val="NormalWeb"/>
        <w:shd w:val="clear" w:color="auto" w:fill="FFFFFF"/>
        <w:spacing w:before="0" w:beforeAutospacing="0" w:after="160" w:afterAutospacing="0" w:line="360" w:lineRule="auto"/>
        <w:jc w:val="both"/>
        <w:divId w:val="1284537484"/>
        <w:rPr>
          <w:rFonts w:ascii="Bookman Old Style" w:hAnsi="Bookman Old Style" w:cs="Segoe UI"/>
          <w:color w:val="333333"/>
        </w:rPr>
      </w:pPr>
      <w:r w:rsidRPr="008F51A0">
        <w:rPr>
          <w:rFonts w:ascii="Bookman Old Style" w:hAnsi="Bookman Old Style" w:cs="Segoe UI"/>
          <w:color w:val="333333"/>
        </w:rPr>
        <w:t>See this example:</w:t>
      </w:r>
    </w:p>
    <w:p w:rsidR="00F2013A" w:rsidRPr="008F51A0" w:rsidRDefault="00F2013A" w:rsidP="006216D3">
      <w:pPr>
        <w:pStyle w:val="alt"/>
        <w:numPr>
          <w:ilvl w:val="0"/>
          <w:numId w:val="34"/>
        </w:numPr>
        <w:spacing w:before="0" w:beforeAutospacing="0" w:after="160" w:afterAutospacing="0" w:line="360" w:lineRule="auto"/>
        <w:jc w:val="both"/>
        <w:divId w:val="687028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strike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Your First Paragraph with strikethrough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strike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0E3F" w:rsidRPr="008F51A0" w:rsidRDefault="000D716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0D716E" w:rsidRPr="008F51A0" w:rsidRDefault="00B77E34"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strike/>
          <w:color w:val="535559"/>
          <w:shd w:val="clear" w:color="auto" w:fill="EEEEEE"/>
        </w:rPr>
      </w:pPr>
      <w:r w:rsidRPr="008F51A0">
        <w:rPr>
          <w:rFonts w:ascii="Bookman Old Style" w:hAnsi="Bookman Old Style" w:cs="Segoe UI"/>
          <w:strike/>
          <w:color w:val="535559"/>
          <w:shd w:val="clear" w:color="auto" w:fill="EEEEEE"/>
        </w:rPr>
        <w:t>Write Your First Paragraph with strikethrough.</w:t>
      </w:r>
    </w:p>
    <w:p w:rsidR="00061A68" w:rsidRPr="008F51A0" w:rsidRDefault="00061A68" w:rsidP="008F51A0">
      <w:pPr>
        <w:pStyle w:val="Heading2"/>
        <w:shd w:val="clear" w:color="auto" w:fill="FFFFFF"/>
        <w:spacing w:before="0" w:after="160" w:line="360" w:lineRule="auto"/>
        <w:jc w:val="both"/>
        <w:divId w:val="17119242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6) Monospaced Font</w:t>
      </w:r>
    </w:p>
    <w:p w:rsidR="00061A68" w:rsidRPr="008F51A0" w:rsidRDefault="00061A68" w:rsidP="008F51A0">
      <w:pPr>
        <w:pStyle w:val="NormalWeb"/>
        <w:shd w:val="clear" w:color="auto" w:fill="FFFFFF"/>
        <w:spacing w:before="0" w:beforeAutospacing="0" w:after="160" w:afterAutospacing="0" w:line="360" w:lineRule="auto"/>
        <w:jc w:val="both"/>
        <w:divId w:val="171192426"/>
        <w:rPr>
          <w:rFonts w:ascii="Bookman Old Style" w:eastAsiaTheme="minorEastAsia" w:hAnsi="Bookman Old Style" w:cs="Segoe UI"/>
          <w:color w:val="333333"/>
        </w:rPr>
      </w:pPr>
      <w:r w:rsidRPr="008F51A0">
        <w:rPr>
          <w:rFonts w:ascii="Bookman Old Style" w:hAnsi="Bookman Old Style" w:cs="Segoe UI"/>
          <w:color w:val="333333"/>
        </w:rPr>
        <w:t>If you want that each letter has the same width then you should write the content within &lt;tt&gt;.............&lt;/tt&gt; element.</w:t>
      </w:r>
    </w:p>
    <w:p w:rsidR="00061A68" w:rsidRPr="008F51A0" w:rsidRDefault="00061A68" w:rsidP="008F51A0">
      <w:pPr>
        <w:pStyle w:val="NormalWeb"/>
        <w:shd w:val="clear" w:color="auto" w:fill="FFFFFF"/>
        <w:spacing w:before="0" w:beforeAutospacing="0" w:after="160" w:afterAutospacing="0" w:line="360" w:lineRule="auto"/>
        <w:jc w:val="both"/>
        <w:divId w:val="171192426"/>
        <w:rPr>
          <w:rFonts w:ascii="Bookman Old Style" w:hAnsi="Bookman Old Style" w:cs="Segoe UI"/>
          <w:color w:val="333333"/>
        </w:rPr>
      </w:pPr>
      <w:r w:rsidRPr="008F51A0">
        <w:rPr>
          <w:rFonts w:ascii="Bookman Old Style" w:hAnsi="Bookman Old Style" w:cs="Segoe UI"/>
          <w:color w:val="333333"/>
        </w:rPr>
        <w:t>Note: We know that most of the fonts are known as variable-width fonts because different letters have different width. (</w:t>
      </w:r>
      <w:proofErr w:type="gramStart"/>
      <w:r w:rsidRPr="008F51A0">
        <w:rPr>
          <w:rFonts w:ascii="Bookman Old Style" w:hAnsi="Bookman Old Style" w:cs="Segoe UI"/>
          <w:color w:val="333333"/>
        </w:rPr>
        <w:t>for</w:t>
      </w:r>
      <w:proofErr w:type="gramEnd"/>
      <w:r w:rsidRPr="008F51A0">
        <w:rPr>
          <w:rFonts w:ascii="Bookman Old Style" w:hAnsi="Bookman Old Style" w:cs="Segoe UI"/>
          <w:color w:val="333333"/>
        </w:rPr>
        <w:t xml:space="preserve"> example: 'w' is wider than 'i'). Monospaced Font provides similar space among every letter.</w:t>
      </w:r>
    </w:p>
    <w:p w:rsidR="00061A68" w:rsidRPr="008F51A0" w:rsidRDefault="00061A68" w:rsidP="008F51A0">
      <w:pPr>
        <w:pStyle w:val="NormalWeb"/>
        <w:shd w:val="clear" w:color="auto" w:fill="FFFFFF"/>
        <w:spacing w:before="0" w:beforeAutospacing="0" w:after="160" w:afterAutospacing="0" w:line="360" w:lineRule="auto"/>
        <w:jc w:val="both"/>
        <w:divId w:val="171192426"/>
        <w:rPr>
          <w:rFonts w:ascii="Bookman Old Style" w:hAnsi="Bookman Old Style" w:cs="Segoe UI"/>
          <w:color w:val="333333"/>
        </w:rPr>
      </w:pPr>
      <w:r w:rsidRPr="008F51A0">
        <w:rPr>
          <w:rFonts w:ascii="Bookman Old Style" w:hAnsi="Bookman Old Style" w:cs="Segoe UI"/>
          <w:color w:val="333333"/>
        </w:rPr>
        <w:t>See this example:</w:t>
      </w:r>
    </w:p>
    <w:p w:rsidR="00B77E34" w:rsidRPr="008F51A0" w:rsidRDefault="005F5ED7"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Hello </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tt</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Write Your First Paragraph in monospaced font.</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tt</w:t>
      </w:r>
      <w:r w:rsidRPr="008F51A0">
        <w:rPr>
          <w:rStyle w:val="tag"/>
          <w:rFonts w:ascii="Bookman Old Style" w:hAnsi="Bookman Old Style" w:cs="Segoe UI"/>
          <w:b/>
          <w:bCs/>
          <w:color w:val="006699"/>
          <w:bdr w:val="none" w:sz="0" w:space="0" w:color="auto" w:frame="1"/>
        </w:rPr>
        <w:t>&gt;&lt;/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3450F3" w:rsidRPr="008F51A0" w:rsidRDefault="003450F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3450F3" w:rsidRPr="008F51A0" w:rsidRDefault="00A00615" w:rsidP="008F51A0">
      <w:pPr>
        <w:pStyle w:val="NormalWeb"/>
        <w:shd w:val="clear" w:color="auto" w:fill="FFFFFF"/>
        <w:spacing w:before="0" w:beforeAutospacing="0" w:after="160" w:afterAutospacing="0" w:line="360" w:lineRule="auto"/>
        <w:jc w:val="both"/>
        <w:divId w:val="1060714163"/>
        <w:rPr>
          <w:rStyle w:val="HTMLTypewriter"/>
          <w:rFonts w:ascii="Bookman Old Style" w:hAnsi="Bookman Old Style"/>
          <w:color w:val="535559"/>
          <w:shd w:val="clear" w:color="auto" w:fill="EEEEEE"/>
        </w:rPr>
      </w:pPr>
      <w:r w:rsidRPr="008F51A0">
        <w:rPr>
          <w:rFonts w:ascii="Bookman Old Style" w:hAnsi="Bookman Old Style" w:cs="Segoe UI"/>
          <w:color w:val="535559"/>
          <w:shd w:val="clear" w:color="auto" w:fill="EEEEEE"/>
        </w:rPr>
        <w:t>Hello </w:t>
      </w:r>
      <w:r w:rsidRPr="008F51A0">
        <w:rPr>
          <w:rStyle w:val="HTMLTypewriter"/>
          <w:rFonts w:ascii="Bookman Old Style" w:hAnsi="Bookman Old Style"/>
          <w:color w:val="535559"/>
          <w:shd w:val="clear" w:color="auto" w:fill="EEEEEE"/>
        </w:rPr>
        <w:t>Write Your First Paragraph in monospaced font.</w:t>
      </w:r>
    </w:p>
    <w:p w:rsidR="00FB3E7D" w:rsidRPr="008F51A0" w:rsidRDefault="00FB3E7D" w:rsidP="008F51A0">
      <w:pPr>
        <w:pStyle w:val="Heading2"/>
        <w:shd w:val="clear" w:color="auto" w:fill="FFFFFF"/>
        <w:spacing w:before="0" w:after="160" w:line="360" w:lineRule="auto"/>
        <w:jc w:val="both"/>
        <w:divId w:val="177258356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7) Superscript Text</w:t>
      </w:r>
    </w:p>
    <w:p w:rsidR="00FB3E7D" w:rsidRPr="008F51A0" w:rsidRDefault="00FB3E7D" w:rsidP="008F51A0">
      <w:pPr>
        <w:pStyle w:val="NormalWeb"/>
        <w:shd w:val="clear" w:color="auto" w:fill="FFFFFF"/>
        <w:spacing w:before="0" w:beforeAutospacing="0" w:after="160" w:afterAutospacing="0" w:line="360" w:lineRule="auto"/>
        <w:jc w:val="both"/>
        <w:divId w:val="1772583565"/>
        <w:rPr>
          <w:rFonts w:ascii="Bookman Old Style" w:eastAsiaTheme="minorEastAsia" w:hAnsi="Bookman Old Style" w:cs="Segoe UI"/>
          <w:color w:val="333333"/>
        </w:rPr>
      </w:pPr>
      <w:r w:rsidRPr="008F51A0">
        <w:rPr>
          <w:rFonts w:ascii="Bookman Old Style" w:hAnsi="Bookman Old Style" w:cs="Segoe UI"/>
          <w:color w:val="333333"/>
        </w:rPr>
        <w:t>If you put the content within &lt;sup&gt;..............&lt;/sup&gt; element, is shown in superscript; means it is displayed half a character's height above the other characters.</w:t>
      </w:r>
    </w:p>
    <w:p w:rsidR="00FB3E7D" w:rsidRPr="008F51A0" w:rsidRDefault="00FB3E7D" w:rsidP="008F51A0">
      <w:pPr>
        <w:pStyle w:val="NormalWeb"/>
        <w:shd w:val="clear" w:color="auto" w:fill="FFFFFF"/>
        <w:spacing w:before="0" w:beforeAutospacing="0" w:after="160" w:afterAutospacing="0" w:line="360" w:lineRule="auto"/>
        <w:jc w:val="both"/>
        <w:divId w:val="1772583565"/>
        <w:rPr>
          <w:rFonts w:ascii="Bookman Old Style" w:hAnsi="Bookman Old Style" w:cs="Segoe UI"/>
          <w:color w:val="333333"/>
        </w:rPr>
      </w:pPr>
      <w:r w:rsidRPr="008F51A0">
        <w:rPr>
          <w:rFonts w:ascii="Bookman Old Style" w:hAnsi="Bookman Old Style" w:cs="Segoe UI"/>
          <w:color w:val="333333"/>
        </w:rPr>
        <w:lastRenderedPageBreak/>
        <w:t>See this example:</w:t>
      </w:r>
    </w:p>
    <w:p w:rsidR="00A00615" w:rsidRPr="008F51A0" w:rsidRDefault="004752B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Hello </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sup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Write Your First Paragraph in superscript.</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sup</w:t>
      </w:r>
      <w:r w:rsidRPr="008F51A0">
        <w:rPr>
          <w:rStyle w:val="tag"/>
          <w:rFonts w:ascii="Bookman Old Style" w:hAnsi="Bookman Old Style" w:cs="Segoe UI"/>
          <w:b/>
          <w:bCs/>
          <w:color w:val="006699"/>
          <w:bdr w:val="none" w:sz="0" w:space="0" w:color="auto" w:frame="1"/>
        </w:rPr>
        <w:t>&gt;&lt;/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4752BC" w:rsidRPr="008F51A0" w:rsidRDefault="0012772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27728" w:rsidRPr="008F51A0" w:rsidRDefault="006200B0"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hd w:val="clear" w:color="auto" w:fill="EEEEEE"/>
          <w:vertAlign w:val="superscript"/>
        </w:rPr>
      </w:pPr>
      <w:r w:rsidRPr="008F51A0">
        <w:rPr>
          <w:rFonts w:ascii="Bookman Old Style" w:hAnsi="Bookman Old Style" w:cs="Segoe UI"/>
          <w:color w:val="535559"/>
          <w:shd w:val="clear" w:color="auto" w:fill="EEEEEE"/>
        </w:rPr>
        <w:t>Hello </w:t>
      </w:r>
      <w:r w:rsidRPr="008F51A0">
        <w:rPr>
          <w:rFonts w:ascii="Bookman Old Style" w:hAnsi="Bookman Old Style" w:cs="Segoe UI"/>
          <w:color w:val="535559"/>
          <w:shd w:val="clear" w:color="auto" w:fill="EEEEEE"/>
          <w:vertAlign w:val="superscript"/>
        </w:rPr>
        <w:t>Write Your First Paragraph in superscript.</w:t>
      </w:r>
    </w:p>
    <w:p w:rsidR="0011288E" w:rsidRPr="008F51A0" w:rsidRDefault="0011288E" w:rsidP="008F51A0">
      <w:pPr>
        <w:pStyle w:val="Heading2"/>
        <w:shd w:val="clear" w:color="auto" w:fill="FFFFFF"/>
        <w:spacing w:before="0" w:after="160" w:line="360" w:lineRule="auto"/>
        <w:jc w:val="both"/>
        <w:divId w:val="144954970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8) Subscript Text</w:t>
      </w:r>
    </w:p>
    <w:p w:rsidR="0011288E" w:rsidRPr="008F51A0" w:rsidRDefault="0011288E" w:rsidP="008F51A0">
      <w:pPr>
        <w:pStyle w:val="NormalWeb"/>
        <w:shd w:val="clear" w:color="auto" w:fill="FFFFFF"/>
        <w:spacing w:before="0" w:beforeAutospacing="0" w:after="160" w:afterAutospacing="0" w:line="360" w:lineRule="auto"/>
        <w:jc w:val="both"/>
        <w:divId w:val="1449549702"/>
        <w:rPr>
          <w:rFonts w:ascii="Bookman Old Style" w:eastAsiaTheme="minorEastAsia" w:hAnsi="Bookman Old Style" w:cs="Segoe UI"/>
          <w:color w:val="333333"/>
        </w:rPr>
      </w:pPr>
      <w:r w:rsidRPr="008F51A0">
        <w:rPr>
          <w:rFonts w:ascii="Bookman Old Style" w:hAnsi="Bookman Old Style" w:cs="Segoe UI"/>
          <w:color w:val="333333"/>
        </w:rPr>
        <w:t xml:space="preserve">If you put the content within &lt;sub&gt;..............&lt;/sub&gt; element, is shown in </w:t>
      </w:r>
      <w:proofErr w:type="gramStart"/>
      <w:r w:rsidRPr="008F51A0">
        <w:rPr>
          <w:rFonts w:ascii="Bookman Old Style" w:hAnsi="Bookman Old Style" w:cs="Segoe UI"/>
          <w:color w:val="333333"/>
        </w:rPr>
        <w:t>subscript ;</w:t>
      </w:r>
      <w:proofErr w:type="gramEnd"/>
      <w:r w:rsidRPr="008F51A0">
        <w:rPr>
          <w:rFonts w:ascii="Bookman Old Style" w:hAnsi="Bookman Old Style" w:cs="Segoe UI"/>
          <w:color w:val="333333"/>
        </w:rPr>
        <w:t xml:space="preserve"> means it is displayed half a character's height below the other characters.</w:t>
      </w:r>
    </w:p>
    <w:p w:rsidR="0011288E" w:rsidRPr="008F51A0" w:rsidRDefault="0011288E" w:rsidP="008F51A0">
      <w:pPr>
        <w:pStyle w:val="NormalWeb"/>
        <w:shd w:val="clear" w:color="auto" w:fill="FFFFFF"/>
        <w:spacing w:before="0" w:beforeAutospacing="0" w:after="160" w:afterAutospacing="0" w:line="360" w:lineRule="auto"/>
        <w:jc w:val="both"/>
        <w:divId w:val="1449549702"/>
        <w:rPr>
          <w:rFonts w:ascii="Bookman Old Style" w:hAnsi="Bookman Old Style" w:cs="Segoe UI"/>
          <w:color w:val="333333"/>
        </w:rPr>
      </w:pPr>
      <w:r w:rsidRPr="008F51A0">
        <w:rPr>
          <w:rFonts w:ascii="Bookman Old Style" w:hAnsi="Bookman Old Style" w:cs="Segoe UI"/>
          <w:color w:val="333333"/>
        </w:rPr>
        <w:t>See this example:</w:t>
      </w:r>
    </w:p>
    <w:p w:rsidR="00915F7C" w:rsidRPr="008F51A0" w:rsidRDefault="00915F7C" w:rsidP="006216D3">
      <w:pPr>
        <w:pStyle w:val="alt"/>
        <w:numPr>
          <w:ilvl w:val="0"/>
          <w:numId w:val="35"/>
        </w:numPr>
        <w:spacing w:before="0" w:beforeAutospacing="0" w:after="160" w:afterAutospacing="0" w:line="360" w:lineRule="auto"/>
        <w:jc w:val="both"/>
        <w:divId w:val="2059954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Hello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sub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Your First Paragraph in subscript.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sub</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200B0" w:rsidRPr="008F51A0" w:rsidRDefault="0083350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33506" w:rsidRPr="008F51A0" w:rsidRDefault="00CB77DB"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hd w:val="clear" w:color="auto" w:fill="EEEEEE"/>
          <w:vertAlign w:val="subscript"/>
        </w:rPr>
      </w:pPr>
      <w:r w:rsidRPr="008F51A0">
        <w:rPr>
          <w:rFonts w:ascii="Bookman Old Style" w:hAnsi="Bookman Old Style" w:cs="Segoe UI"/>
          <w:color w:val="535559"/>
          <w:shd w:val="clear" w:color="auto" w:fill="EEEEEE"/>
        </w:rPr>
        <w:t>Hello </w:t>
      </w:r>
      <w:r w:rsidRPr="008F51A0">
        <w:rPr>
          <w:rFonts w:ascii="Bookman Old Style" w:hAnsi="Bookman Old Style" w:cs="Segoe UI"/>
          <w:color w:val="535559"/>
          <w:shd w:val="clear" w:color="auto" w:fill="EEEEEE"/>
          <w:vertAlign w:val="subscript"/>
        </w:rPr>
        <w:t>Write Your First Paragraph in subscript.</w:t>
      </w:r>
    </w:p>
    <w:p w:rsidR="00072A48" w:rsidRPr="008F51A0" w:rsidRDefault="00072A48" w:rsidP="008F51A0">
      <w:pPr>
        <w:pStyle w:val="Heading2"/>
        <w:shd w:val="clear" w:color="auto" w:fill="FFFFFF"/>
        <w:spacing w:before="0" w:after="160" w:line="360" w:lineRule="auto"/>
        <w:jc w:val="both"/>
        <w:divId w:val="154567541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9) Deleted Text</w:t>
      </w:r>
    </w:p>
    <w:p w:rsidR="00072A48" w:rsidRPr="008F51A0" w:rsidRDefault="00072A48" w:rsidP="008F51A0">
      <w:pPr>
        <w:pStyle w:val="NormalWeb"/>
        <w:shd w:val="clear" w:color="auto" w:fill="FFFFFF"/>
        <w:spacing w:before="0" w:beforeAutospacing="0" w:after="160" w:afterAutospacing="0" w:line="360" w:lineRule="auto"/>
        <w:jc w:val="both"/>
        <w:divId w:val="1545675410"/>
        <w:rPr>
          <w:rFonts w:ascii="Bookman Old Style" w:eastAsiaTheme="minorEastAsia" w:hAnsi="Bookman Old Style" w:cs="Segoe UI"/>
          <w:color w:val="333333"/>
        </w:rPr>
      </w:pPr>
      <w:r w:rsidRPr="008F51A0">
        <w:rPr>
          <w:rFonts w:ascii="Bookman Old Style" w:hAnsi="Bookman Old Style" w:cs="Segoe UI"/>
          <w:color w:val="333333"/>
        </w:rPr>
        <w:t>Anything that puts within &lt;</w:t>
      </w:r>
      <w:proofErr w:type="gramStart"/>
      <w:r w:rsidRPr="008F51A0">
        <w:rPr>
          <w:rFonts w:ascii="Bookman Old Style" w:hAnsi="Bookman Old Style" w:cs="Segoe UI"/>
          <w:color w:val="333333"/>
        </w:rPr>
        <w:t>del</w:t>
      </w:r>
      <w:proofErr w:type="gramEnd"/>
      <w:r w:rsidRPr="008F51A0">
        <w:rPr>
          <w:rFonts w:ascii="Bookman Old Style" w:hAnsi="Bookman Old Style" w:cs="Segoe UI"/>
          <w:color w:val="333333"/>
        </w:rPr>
        <w:t>&gt;..........&lt;/del&gt; is displayed as deleted text.</w:t>
      </w:r>
    </w:p>
    <w:p w:rsidR="00072A48" w:rsidRPr="008F51A0" w:rsidRDefault="00072A48" w:rsidP="008F51A0">
      <w:pPr>
        <w:pStyle w:val="NormalWeb"/>
        <w:shd w:val="clear" w:color="auto" w:fill="FFFFFF"/>
        <w:spacing w:before="0" w:beforeAutospacing="0" w:after="160" w:afterAutospacing="0" w:line="360" w:lineRule="auto"/>
        <w:jc w:val="both"/>
        <w:divId w:val="1545675410"/>
        <w:rPr>
          <w:rFonts w:ascii="Bookman Old Style" w:hAnsi="Bookman Old Style" w:cs="Segoe UI"/>
          <w:color w:val="333333"/>
        </w:rPr>
      </w:pPr>
      <w:r w:rsidRPr="008F51A0">
        <w:rPr>
          <w:rFonts w:ascii="Bookman Old Style" w:hAnsi="Bookman Old Style" w:cs="Segoe UI"/>
          <w:color w:val="333333"/>
        </w:rPr>
        <w:t>See this example:</w:t>
      </w:r>
    </w:p>
    <w:p w:rsidR="00CB77DB" w:rsidRPr="008F51A0" w:rsidRDefault="00960F13"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000000"/>
          <w:bdr w:val="none" w:sz="0" w:space="0" w:color="auto" w:frame="1"/>
        </w:rPr>
      </w:pP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Hello </w:t>
      </w:r>
      <w:r w:rsidRPr="008F51A0">
        <w:rPr>
          <w:rStyle w:val="tag"/>
          <w:rFonts w:ascii="Bookman Old Style" w:hAnsi="Bookman Old Style" w:cs="Segoe UI"/>
          <w:b/>
          <w:bCs/>
          <w:color w:val="006699"/>
          <w:bdr w:val="none" w:sz="0" w:space="0" w:color="auto" w:frame="1"/>
        </w:rPr>
        <w:t>&lt;</w:t>
      </w:r>
      <w:proofErr w:type="gramStart"/>
      <w:r w:rsidRPr="008F51A0">
        <w:rPr>
          <w:rStyle w:val="tag-name"/>
          <w:rFonts w:ascii="Bookman Old Style" w:hAnsi="Bookman Old Style" w:cs="Segoe UI"/>
          <w:b/>
          <w:bCs/>
          <w:color w:val="006699"/>
          <w:bdr w:val="none" w:sz="0" w:space="0" w:color="auto" w:frame="1"/>
        </w:rPr>
        <w:t>del</w:t>
      </w:r>
      <w:r w:rsidRPr="008F51A0">
        <w:rPr>
          <w:rStyle w:val="tag"/>
          <w:rFonts w:ascii="Bookman Old Style" w:hAnsi="Bookman Old Style" w:cs="Segoe UI"/>
          <w:b/>
          <w:bCs/>
          <w:color w:val="006699"/>
          <w:bdr w:val="none" w:sz="0" w:space="0" w:color="auto" w:frame="1"/>
        </w:rPr>
        <w:t>&gt;</w:t>
      </w:r>
      <w:proofErr w:type="gramEnd"/>
      <w:r w:rsidRPr="008F51A0">
        <w:rPr>
          <w:rFonts w:ascii="Bookman Old Style" w:hAnsi="Bookman Old Style" w:cs="Segoe UI"/>
          <w:color w:val="000000"/>
          <w:bdr w:val="none" w:sz="0" w:space="0" w:color="auto" w:frame="1"/>
        </w:rPr>
        <w:t>Delete your first paragraph.</w:t>
      </w:r>
      <w:r w:rsidRPr="008F51A0">
        <w:rPr>
          <w:rStyle w:val="tag"/>
          <w:rFonts w:ascii="Bookman Old Style" w:hAnsi="Bookman Old Style" w:cs="Segoe UI"/>
          <w:b/>
          <w:bCs/>
          <w:color w:val="006699"/>
          <w:bdr w:val="none" w:sz="0" w:space="0" w:color="auto" w:frame="1"/>
        </w:rPr>
        <w:t>&lt;/</w:t>
      </w:r>
      <w:r w:rsidRPr="008F51A0">
        <w:rPr>
          <w:rStyle w:val="tag-name"/>
          <w:rFonts w:ascii="Bookman Old Style" w:hAnsi="Bookman Old Style" w:cs="Segoe UI"/>
          <w:b/>
          <w:bCs/>
          <w:color w:val="006699"/>
          <w:bdr w:val="none" w:sz="0" w:space="0" w:color="auto" w:frame="1"/>
        </w:rPr>
        <w:t>del</w:t>
      </w:r>
      <w:r w:rsidRPr="008F51A0">
        <w:rPr>
          <w:rStyle w:val="tag"/>
          <w:rFonts w:ascii="Bookman Old Style" w:hAnsi="Bookman Old Style" w:cs="Segoe UI"/>
          <w:b/>
          <w:bCs/>
          <w:color w:val="006699"/>
          <w:bdr w:val="none" w:sz="0" w:space="0" w:color="auto" w:frame="1"/>
        </w:rPr>
        <w:t>&gt;&lt;/</w:t>
      </w:r>
      <w:r w:rsidRPr="008F51A0">
        <w:rPr>
          <w:rStyle w:val="tag-name"/>
          <w:rFonts w:ascii="Bookman Old Style" w:hAnsi="Bookman Old Style" w:cs="Segoe UI"/>
          <w:b/>
          <w:bCs/>
          <w:color w:val="006699"/>
          <w:bdr w:val="none" w:sz="0" w:space="0" w:color="auto" w:frame="1"/>
        </w:rPr>
        <w:t>p</w:t>
      </w:r>
      <w:r w:rsidRPr="008F51A0">
        <w:rPr>
          <w:rStyle w:val="tag"/>
          <w:rFonts w:ascii="Bookman Old Style" w:hAnsi="Bookman Old Style" w:cs="Segoe UI"/>
          <w:b/>
          <w:bCs/>
          <w:color w:val="006699"/>
          <w:bdr w:val="none" w:sz="0" w:space="0" w:color="auto" w:frame="1"/>
        </w:rPr>
        <w:t>&gt;</w:t>
      </w:r>
      <w:r w:rsidRPr="008F51A0">
        <w:rPr>
          <w:rFonts w:ascii="Bookman Old Style" w:hAnsi="Bookman Old Style" w:cs="Segoe UI"/>
          <w:color w:val="000000"/>
          <w:bdr w:val="none" w:sz="0" w:space="0" w:color="auto" w:frame="1"/>
        </w:rPr>
        <w:t> </w:t>
      </w:r>
    </w:p>
    <w:p w:rsidR="00960F13" w:rsidRPr="008F51A0" w:rsidRDefault="004A2E5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4A2E54" w:rsidRPr="008F51A0" w:rsidRDefault="0082502D"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hd w:val="clear" w:color="auto" w:fill="EEEEEE"/>
        </w:rPr>
      </w:pPr>
      <w:r w:rsidRPr="008F51A0">
        <w:rPr>
          <w:rFonts w:ascii="Bookman Old Style" w:hAnsi="Bookman Old Style" w:cs="Segoe UI"/>
          <w:color w:val="535559"/>
          <w:shd w:val="clear" w:color="auto" w:fill="EEEEEE"/>
        </w:rPr>
        <w:t>Hello</w:t>
      </w:r>
    </w:p>
    <w:p w:rsidR="000A670A" w:rsidRPr="008F51A0" w:rsidRDefault="000A670A" w:rsidP="008F51A0">
      <w:pPr>
        <w:pStyle w:val="Heading2"/>
        <w:shd w:val="clear" w:color="auto" w:fill="FFFFFF"/>
        <w:spacing w:before="0" w:after="160" w:line="360" w:lineRule="auto"/>
        <w:jc w:val="both"/>
        <w:divId w:val="178392093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10) Inserted Text</w:t>
      </w:r>
    </w:p>
    <w:p w:rsidR="000A670A" w:rsidRPr="008F51A0" w:rsidRDefault="000A670A" w:rsidP="008F51A0">
      <w:pPr>
        <w:pStyle w:val="NormalWeb"/>
        <w:shd w:val="clear" w:color="auto" w:fill="FFFFFF"/>
        <w:spacing w:before="0" w:beforeAutospacing="0" w:after="160" w:afterAutospacing="0" w:line="360" w:lineRule="auto"/>
        <w:jc w:val="both"/>
        <w:divId w:val="1783920933"/>
        <w:rPr>
          <w:rFonts w:ascii="Bookman Old Style" w:eastAsiaTheme="minorEastAsia" w:hAnsi="Bookman Old Style" w:cs="Segoe UI"/>
          <w:color w:val="333333"/>
        </w:rPr>
      </w:pPr>
      <w:r w:rsidRPr="008F51A0">
        <w:rPr>
          <w:rFonts w:ascii="Bookman Old Style" w:hAnsi="Bookman Old Style" w:cs="Segoe UI"/>
          <w:color w:val="333333"/>
        </w:rPr>
        <w:t>Anything that puts within &lt;</w:t>
      </w:r>
      <w:proofErr w:type="gramStart"/>
      <w:r w:rsidRPr="008F51A0">
        <w:rPr>
          <w:rFonts w:ascii="Bookman Old Style" w:hAnsi="Bookman Old Style" w:cs="Segoe UI"/>
          <w:color w:val="333333"/>
        </w:rPr>
        <w:t>ins</w:t>
      </w:r>
      <w:proofErr w:type="gramEnd"/>
      <w:r w:rsidRPr="008F51A0">
        <w:rPr>
          <w:rFonts w:ascii="Bookman Old Style" w:hAnsi="Bookman Old Style" w:cs="Segoe UI"/>
          <w:color w:val="333333"/>
        </w:rPr>
        <w:t>&gt;..........&lt;/ins&gt; is displayed as inserted text.</w:t>
      </w:r>
    </w:p>
    <w:p w:rsidR="000A670A" w:rsidRPr="008F51A0" w:rsidRDefault="000A670A" w:rsidP="008F51A0">
      <w:pPr>
        <w:pStyle w:val="NormalWeb"/>
        <w:shd w:val="clear" w:color="auto" w:fill="FFFFFF"/>
        <w:spacing w:before="0" w:beforeAutospacing="0" w:after="160" w:afterAutospacing="0" w:line="360" w:lineRule="auto"/>
        <w:jc w:val="both"/>
        <w:divId w:val="1783920933"/>
        <w:rPr>
          <w:rFonts w:ascii="Bookman Old Style" w:hAnsi="Bookman Old Style" w:cs="Segoe UI"/>
          <w:color w:val="333333"/>
        </w:rPr>
      </w:pPr>
      <w:r w:rsidRPr="008F51A0">
        <w:rPr>
          <w:rFonts w:ascii="Bookman Old Style" w:hAnsi="Bookman Old Style" w:cs="Segoe UI"/>
          <w:color w:val="333333"/>
        </w:rPr>
        <w:t>See this example:</w:t>
      </w:r>
    </w:p>
    <w:p w:rsidR="0081382B" w:rsidRPr="008F51A0" w:rsidRDefault="0081382B" w:rsidP="006216D3">
      <w:pPr>
        <w:pStyle w:val="alt"/>
        <w:numPr>
          <w:ilvl w:val="0"/>
          <w:numId w:val="36"/>
        </w:numPr>
        <w:spacing w:before="0" w:beforeAutospacing="0" w:after="160" w:afterAutospacing="0" w:line="360" w:lineRule="auto"/>
        <w:jc w:val="both"/>
        <w:divId w:val="12555517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Delete your first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another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2502D" w:rsidRPr="008F51A0" w:rsidRDefault="004E4B2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55975" w:rsidRPr="008F51A0" w:rsidRDefault="00755975" w:rsidP="008F51A0">
      <w:pPr>
        <w:pStyle w:val="NormalWeb"/>
        <w:shd w:val="clear" w:color="auto" w:fill="EEEEEE"/>
        <w:spacing w:before="0" w:beforeAutospacing="0" w:after="160" w:afterAutospacing="0" w:line="360" w:lineRule="auto"/>
        <w:jc w:val="both"/>
        <w:divId w:val="1590767651"/>
        <w:rPr>
          <w:rFonts w:ascii="Bookman Old Style" w:hAnsi="Bookman Old Style" w:cs="Segoe UI"/>
          <w:color w:val="535559"/>
        </w:rPr>
      </w:pPr>
      <w:del w:id="1" w:author="Unknown">
        <w:r w:rsidRPr="008F51A0">
          <w:rPr>
            <w:rFonts w:ascii="Bookman Old Style" w:hAnsi="Bookman Old Style" w:cs="Segoe UI"/>
            <w:color w:val="535559"/>
          </w:rPr>
          <w:delText>Delete your first paragraph.</w:delText>
        </w:r>
      </w:del>
      <w:ins w:id="2" w:author="Unknown">
        <w:r w:rsidRPr="008F51A0">
          <w:rPr>
            <w:rFonts w:ascii="Bookman Old Style" w:hAnsi="Bookman Old Style" w:cs="Segoe UI"/>
            <w:color w:val="535559"/>
          </w:rPr>
          <w:t>Write another paragraph.</w:t>
        </w:r>
      </w:ins>
    </w:p>
    <w:p w:rsidR="005B2E78" w:rsidRPr="008F51A0" w:rsidRDefault="005B2E78" w:rsidP="008F51A0">
      <w:pPr>
        <w:pStyle w:val="Heading2"/>
        <w:shd w:val="clear" w:color="auto" w:fill="FFFFFF"/>
        <w:spacing w:before="0" w:after="160" w:line="360" w:lineRule="auto"/>
        <w:jc w:val="both"/>
        <w:divId w:val="40456961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11) Larger Text</w:t>
      </w:r>
    </w:p>
    <w:p w:rsidR="005B2E78" w:rsidRPr="008F51A0" w:rsidRDefault="005B2E78" w:rsidP="008F51A0">
      <w:pPr>
        <w:pStyle w:val="NormalWeb"/>
        <w:shd w:val="clear" w:color="auto" w:fill="FFFFFF"/>
        <w:spacing w:before="0" w:beforeAutospacing="0" w:after="160" w:afterAutospacing="0" w:line="360" w:lineRule="auto"/>
        <w:jc w:val="both"/>
        <w:divId w:val="404569611"/>
        <w:rPr>
          <w:rFonts w:ascii="Bookman Old Style" w:eastAsiaTheme="minorEastAsia" w:hAnsi="Bookman Old Style" w:cs="Segoe UI"/>
          <w:color w:val="333333"/>
        </w:rPr>
      </w:pPr>
      <w:r w:rsidRPr="008F51A0">
        <w:rPr>
          <w:rFonts w:ascii="Bookman Old Style" w:hAnsi="Bookman Old Style" w:cs="Segoe UI"/>
          <w:color w:val="333333"/>
        </w:rPr>
        <w:t>If you want to put your font size larger than the rest of the text then put the content within &lt;big&gt;.........&lt;/big&gt;. It increase one font size larger than the previous one.</w:t>
      </w:r>
    </w:p>
    <w:p w:rsidR="005B2E78" w:rsidRPr="008F51A0" w:rsidRDefault="005B2E78" w:rsidP="008F51A0">
      <w:pPr>
        <w:pStyle w:val="NormalWeb"/>
        <w:shd w:val="clear" w:color="auto" w:fill="FFFFFF"/>
        <w:spacing w:before="0" w:beforeAutospacing="0" w:after="160" w:afterAutospacing="0" w:line="360" w:lineRule="auto"/>
        <w:jc w:val="both"/>
        <w:divId w:val="404569611"/>
        <w:rPr>
          <w:rFonts w:ascii="Bookman Old Style" w:hAnsi="Bookman Old Style" w:cs="Segoe UI"/>
          <w:color w:val="333333"/>
        </w:rPr>
      </w:pPr>
      <w:r w:rsidRPr="008F51A0">
        <w:rPr>
          <w:rFonts w:ascii="Bookman Old Style" w:hAnsi="Bookman Old Style" w:cs="Segoe UI"/>
          <w:color w:val="333333"/>
        </w:rPr>
        <w:t>See this example:</w:t>
      </w:r>
    </w:p>
    <w:p w:rsidR="0053130A" w:rsidRPr="008F51A0" w:rsidRDefault="0053130A" w:rsidP="006216D3">
      <w:pPr>
        <w:pStyle w:val="alt"/>
        <w:numPr>
          <w:ilvl w:val="0"/>
          <w:numId w:val="37"/>
        </w:numPr>
        <w:spacing w:before="0" w:beforeAutospacing="0" w:after="160" w:afterAutospacing="0" w:line="360" w:lineRule="auto"/>
        <w:jc w:val="both"/>
        <w:divId w:val="193026301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Hello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big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the paragraph in larger font.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big</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E4B26" w:rsidRPr="008F51A0" w:rsidRDefault="00CF47AF"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CF47AF" w:rsidRPr="008F51A0" w:rsidRDefault="00672AA6"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z w:val="27"/>
          <w:szCs w:val="27"/>
          <w:shd w:val="clear" w:color="auto" w:fill="EEEEEE"/>
        </w:rPr>
      </w:pPr>
      <w:r w:rsidRPr="008F51A0">
        <w:rPr>
          <w:rFonts w:ascii="Bookman Old Style" w:hAnsi="Bookman Old Style" w:cs="Segoe UI"/>
          <w:color w:val="535559"/>
          <w:shd w:val="clear" w:color="auto" w:fill="EEEEEE"/>
        </w:rPr>
        <w:t>Hello </w:t>
      </w:r>
      <w:r w:rsidRPr="008F51A0">
        <w:rPr>
          <w:rFonts w:ascii="Bookman Old Style" w:hAnsi="Bookman Old Style" w:cs="Segoe UI"/>
          <w:color w:val="535559"/>
          <w:sz w:val="27"/>
          <w:szCs w:val="27"/>
          <w:shd w:val="clear" w:color="auto" w:fill="EEEEEE"/>
        </w:rPr>
        <w:t>Write the paragraph in larger font.</w:t>
      </w:r>
    </w:p>
    <w:p w:rsidR="00A30520" w:rsidRPr="008F51A0" w:rsidRDefault="00A30520" w:rsidP="008F51A0">
      <w:pPr>
        <w:pStyle w:val="Heading2"/>
        <w:shd w:val="clear" w:color="auto" w:fill="FFFFFF"/>
        <w:spacing w:before="0" w:after="160" w:line="360" w:lineRule="auto"/>
        <w:jc w:val="both"/>
        <w:divId w:val="85087555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12) Smaller Text</w:t>
      </w:r>
    </w:p>
    <w:p w:rsidR="00A30520" w:rsidRPr="008F51A0" w:rsidRDefault="00A30520" w:rsidP="008F51A0">
      <w:pPr>
        <w:pStyle w:val="NormalWeb"/>
        <w:shd w:val="clear" w:color="auto" w:fill="FFFFFF"/>
        <w:spacing w:before="0" w:beforeAutospacing="0" w:after="160" w:afterAutospacing="0" w:line="360" w:lineRule="auto"/>
        <w:jc w:val="both"/>
        <w:divId w:val="850875554"/>
        <w:rPr>
          <w:rFonts w:ascii="Bookman Old Style" w:eastAsiaTheme="minorEastAsia" w:hAnsi="Bookman Old Style" w:cs="Segoe UI"/>
          <w:color w:val="333333"/>
        </w:rPr>
      </w:pPr>
      <w:r w:rsidRPr="008F51A0">
        <w:rPr>
          <w:rFonts w:ascii="Bookman Old Style" w:hAnsi="Bookman Old Style" w:cs="Segoe UI"/>
          <w:color w:val="333333"/>
        </w:rPr>
        <w:t>If you want to put your font size smaller than the rest of the text then put the content within &lt;small&gt;.........&lt;/small&gt;tag. It reduces one font size than the previous one.</w:t>
      </w:r>
    </w:p>
    <w:p w:rsidR="00A30520" w:rsidRPr="008F51A0" w:rsidRDefault="00A30520" w:rsidP="008F51A0">
      <w:pPr>
        <w:pStyle w:val="NormalWeb"/>
        <w:shd w:val="clear" w:color="auto" w:fill="FFFFFF"/>
        <w:spacing w:before="0" w:beforeAutospacing="0" w:after="160" w:afterAutospacing="0" w:line="360" w:lineRule="auto"/>
        <w:jc w:val="both"/>
        <w:divId w:val="850875554"/>
        <w:rPr>
          <w:rFonts w:ascii="Bookman Old Style" w:hAnsi="Bookman Old Style" w:cs="Segoe UI"/>
          <w:color w:val="333333"/>
        </w:rPr>
      </w:pPr>
      <w:r w:rsidRPr="008F51A0">
        <w:rPr>
          <w:rFonts w:ascii="Bookman Old Style" w:hAnsi="Bookman Old Style" w:cs="Segoe UI"/>
          <w:color w:val="333333"/>
        </w:rPr>
        <w:t>See this example:</w:t>
      </w:r>
    </w:p>
    <w:p w:rsidR="00747FD9" w:rsidRPr="008F51A0" w:rsidRDefault="00747FD9" w:rsidP="006216D3">
      <w:pPr>
        <w:pStyle w:val="alt"/>
        <w:numPr>
          <w:ilvl w:val="0"/>
          <w:numId w:val="38"/>
        </w:numPr>
        <w:spacing w:before="0" w:beforeAutospacing="0" w:after="160" w:afterAutospacing="0" w:line="360" w:lineRule="auto"/>
        <w:jc w:val="both"/>
        <w:divId w:val="14056378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Hello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small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Write the paragraph in smaller font.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small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72AA6" w:rsidRPr="008F51A0" w:rsidRDefault="005C7282"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C7282" w:rsidRPr="008F51A0" w:rsidRDefault="00981E2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z w:val="20"/>
          <w:szCs w:val="20"/>
          <w:shd w:val="clear" w:color="auto" w:fill="EEEEEE"/>
        </w:rPr>
      </w:pPr>
      <w:r w:rsidRPr="008F51A0">
        <w:rPr>
          <w:rFonts w:ascii="Bookman Old Style" w:hAnsi="Bookman Old Style" w:cs="Segoe UI"/>
          <w:color w:val="535559"/>
          <w:shd w:val="clear" w:color="auto" w:fill="EEEEEE"/>
        </w:rPr>
        <w:t>Hello </w:t>
      </w:r>
      <w:r w:rsidRPr="008F51A0">
        <w:rPr>
          <w:rFonts w:ascii="Bookman Old Style" w:hAnsi="Bookman Old Style" w:cs="Segoe UI"/>
          <w:color w:val="535559"/>
          <w:sz w:val="20"/>
          <w:szCs w:val="20"/>
          <w:shd w:val="clear" w:color="auto" w:fill="EEEEEE"/>
        </w:rPr>
        <w:t>Write the paragraph in smaller font.</w:t>
      </w:r>
    </w:p>
    <w:p w:rsidR="00981E2C" w:rsidRPr="008F51A0" w:rsidRDefault="00981E2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z w:val="20"/>
          <w:szCs w:val="20"/>
          <w:shd w:val="clear" w:color="auto" w:fill="EEEEEE"/>
        </w:rPr>
      </w:pPr>
    </w:p>
    <w:p w:rsidR="00CF3B55" w:rsidRPr="008F51A0" w:rsidRDefault="00CF3B55" w:rsidP="008F51A0">
      <w:pPr>
        <w:pStyle w:val="Heading1"/>
        <w:shd w:val="clear" w:color="auto" w:fill="FFFFFF"/>
        <w:spacing w:before="0" w:beforeAutospacing="0" w:after="160" w:afterAutospacing="0" w:line="360" w:lineRule="auto"/>
        <w:jc w:val="both"/>
        <w:divId w:val="1724716893"/>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Heading</w:t>
      </w:r>
    </w:p>
    <w:p w:rsidR="00CF3B55" w:rsidRPr="008F51A0" w:rsidRDefault="00CF3B55" w:rsidP="008F51A0">
      <w:pPr>
        <w:pStyle w:val="NormalWeb"/>
        <w:shd w:val="clear" w:color="auto" w:fill="FFFFFF"/>
        <w:spacing w:before="0" w:beforeAutospacing="0" w:after="160" w:afterAutospacing="0" w:line="360" w:lineRule="auto"/>
        <w:jc w:val="both"/>
        <w:divId w:val="1724716893"/>
        <w:rPr>
          <w:rFonts w:ascii="Bookman Old Style" w:eastAsiaTheme="minorEastAsia" w:hAnsi="Bookman Old Style" w:cs="Segoe UI"/>
          <w:color w:val="333333"/>
        </w:rPr>
      </w:pPr>
      <w:r w:rsidRPr="008F51A0">
        <w:rPr>
          <w:rFonts w:ascii="Bookman Old Style" w:hAnsi="Bookman Old Style" w:cs="Segoe UI"/>
          <w:color w:val="333333"/>
        </w:rPr>
        <w:t>A HTML heading or HTML h tag can be defined as a title or a subtitle which you want to display on the webpage. When you place the text within the heading tags &lt;h1&gt;.........&lt;/h1&gt;, it is displayed on the browser in the bold format and size of the text depends on the number of heading.</w:t>
      </w:r>
    </w:p>
    <w:p w:rsidR="00CF3B55" w:rsidRPr="008F51A0" w:rsidRDefault="00CF3B55" w:rsidP="008F51A0">
      <w:pPr>
        <w:pStyle w:val="NormalWeb"/>
        <w:shd w:val="clear" w:color="auto" w:fill="FFFFFF"/>
        <w:spacing w:before="0" w:beforeAutospacing="0" w:after="160" w:afterAutospacing="0" w:line="360" w:lineRule="auto"/>
        <w:jc w:val="both"/>
        <w:divId w:val="1724716893"/>
        <w:rPr>
          <w:rFonts w:ascii="Bookman Old Style" w:hAnsi="Bookman Old Style" w:cs="Segoe UI"/>
          <w:color w:val="333333"/>
        </w:rPr>
      </w:pPr>
      <w:r w:rsidRPr="008F51A0">
        <w:rPr>
          <w:rFonts w:ascii="Bookman Old Style" w:hAnsi="Bookman Old Style" w:cs="Segoe UI"/>
          <w:color w:val="333333"/>
        </w:rPr>
        <w:t>There are six different HTML headings which are defined with the &lt;h1&gt; to &lt;h6&gt; tags, from highest level h1 (main heading) to the least level h6 (least important heading).</w:t>
      </w:r>
    </w:p>
    <w:p w:rsidR="00CF3B55" w:rsidRPr="008F51A0" w:rsidRDefault="00CF3B55" w:rsidP="008F51A0">
      <w:pPr>
        <w:pStyle w:val="NormalWeb"/>
        <w:shd w:val="clear" w:color="auto" w:fill="FFFFFF"/>
        <w:spacing w:before="0" w:beforeAutospacing="0" w:after="160" w:afterAutospacing="0" w:line="360" w:lineRule="auto"/>
        <w:jc w:val="both"/>
        <w:divId w:val="1724716893"/>
        <w:rPr>
          <w:rFonts w:ascii="Bookman Old Style" w:hAnsi="Bookman Old Style" w:cs="Segoe UI"/>
          <w:color w:val="333333"/>
        </w:rPr>
      </w:pPr>
      <w:proofErr w:type="gramStart"/>
      <w:r w:rsidRPr="008F51A0">
        <w:rPr>
          <w:rFonts w:ascii="Bookman Old Style" w:hAnsi="Bookman Old Style" w:cs="Segoe UI"/>
          <w:color w:val="333333"/>
        </w:rPr>
        <w:t>h1</w:t>
      </w:r>
      <w:proofErr w:type="gramEnd"/>
      <w:r w:rsidRPr="008F51A0">
        <w:rPr>
          <w:rFonts w:ascii="Bookman Old Style" w:hAnsi="Bookman Old Style" w:cs="Segoe UI"/>
          <w:color w:val="333333"/>
        </w:rPr>
        <w:t xml:space="preserve"> is the largest heading tag and h6 is the smallest one. So h1 is used for most important heading and h6 is used for least important.</w:t>
      </w:r>
    </w:p>
    <w:p w:rsidR="00CF3B55" w:rsidRPr="008F51A0" w:rsidRDefault="00CF3B55" w:rsidP="008F51A0">
      <w:pPr>
        <w:pStyle w:val="NormalWeb"/>
        <w:shd w:val="clear" w:color="auto" w:fill="FFFFFF"/>
        <w:spacing w:before="0" w:beforeAutospacing="0" w:after="160" w:afterAutospacing="0" w:line="360" w:lineRule="auto"/>
        <w:jc w:val="both"/>
        <w:divId w:val="1724716893"/>
        <w:rPr>
          <w:rFonts w:ascii="Bookman Old Style" w:hAnsi="Bookman Old Style" w:cs="Segoe UI"/>
          <w:color w:val="333333"/>
        </w:rPr>
      </w:pPr>
      <w:r w:rsidRPr="008F51A0">
        <w:rPr>
          <w:rStyle w:val="Strong"/>
          <w:rFonts w:ascii="Bookman Old Style" w:eastAsiaTheme="majorEastAsia" w:hAnsi="Bookman Old Style" w:cs="Segoe UI"/>
          <w:color w:val="333333"/>
        </w:rPr>
        <w:lastRenderedPageBreak/>
        <w:t>Headings in HTML helps the search engine to understand and index the structure of web page.</w:t>
      </w:r>
    </w:p>
    <w:p w:rsidR="00CF3B55" w:rsidRPr="008F51A0" w:rsidRDefault="00CF3B55" w:rsidP="008F51A0">
      <w:pPr>
        <w:pStyle w:val="Heading4"/>
        <w:pBdr>
          <w:left w:val="single" w:sz="18" w:space="30" w:color="FFA500"/>
        </w:pBdr>
        <w:shd w:val="clear" w:color="auto" w:fill="FAEBD7"/>
        <w:spacing w:before="0" w:after="160" w:line="360" w:lineRule="auto"/>
        <w:jc w:val="both"/>
        <w:divId w:val="1724716893"/>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main keyword of the whole content of a webpage should be display by h1 heading tag.</w:t>
      </w:r>
    </w:p>
    <w:p w:rsidR="00CF3B55" w:rsidRPr="008F51A0" w:rsidRDefault="00CF3B55" w:rsidP="008F51A0">
      <w:pPr>
        <w:pStyle w:val="NormalWeb"/>
        <w:shd w:val="clear" w:color="auto" w:fill="FFFFFF"/>
        <w:spacing w:before="0" w:beforeAutospacing="0" w:after="160" w:afterAutospacing="0" w:line="360" w:lineRule="auto"/>
        <w:jc w:val="both"/>
        <w:divId w:val="1724716893"/>
        <w:rPr>
          <w:rFonts w:ascii="Bookman Old Style" w:eastAsiaTheme="minorEastAsia" w:hAnsi="Bookman Old Style" w:cs="Segoe UI"/>
          <w:color w:val="333333"/>
        </w:rPr>
      </w:pPr>
      <w:r w:rsidRPr="008F51A0">
        <w:rPr>
          <w:rFonts w:ascii="Bookman Old Style" w:hAnsi="Bookman Old Style" w:cs="Segoe UI"/>
          <w:color w:val="333333"/>
        </w:rPr>
        <w:t>See this example:</w:t>
      </w:r>
    </w:p>
    <w:p w:rsidR="00A66864" w:rsidRPr="008F51A0" w:rsidRDefault="00A66864" w:rsidP="006216D3">
      <w:pPr>
        <w:pStyle w:val="alt"/>
        <w:numPr>
          <w:ilvl w:val="0"/>
          <w:numId w:val="39"/>
        </w:numPr>
        <w:spacing w:before="0" w:beforeAutospacing="0" w:after="160" w:afterAutospacing="0"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1</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6864" w:rsidRPr="008F51A0" w:rsidRDefault="00A66864" w:rsidP="006216D3">
      <w:pPr>
        <w:numPr>
          <w:ilvl w:val="0"/>
          <w:numId w:val="39"/>
        </w:numPr>
        <w:spacing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6864" w:rsidRPr="008F51A0" w:rsidRDefault="00A66864" w:rsidP="006216D3">
      <w:pPr>
        <w:pStyle w:val="alt"/>
        <w:numPr>
          <w:ilvl w:val="0"/>
          <w:numId w:val="39"/>
        </w:numPr>
        <w:spacing w:before="0" w:beforeAutospacing="0" w:after="160" w:afterAutospacing="0"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3</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6864" w:rsidRPr="008F51A0" w:rsidRDefault="00A66864" w:rsidP="006216D3">
      <w:pPr>
        <w:numPr>
          <w:ilvl w:val="0"/>
          <w:numId w:val="39"/>
        </w:numPr>
        <w:spacing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h4</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4</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h4</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6864" w:rsidRPr="008F51A0" w:rsidRDefault="00A66864" w:rsidP="006216D3">
      <w:pPr>
        <w:pStyle w:val="alt"/>
        <w:numPr>
          <w:ilvl w:val="0"/>
          <w:numId w:val="39"/>
        </w:numPr>
        <w:spacing w:before="0" w:beforeAutospacing="0" w:after="160" w:afterAutospacing="0"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h5</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5</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h5</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6864" w:rsidRPr="008F51A0" w:rsidRDefault="00A66864" w:rsidP="006216D3">
      <w:pPr>
        <w:numPr>
          <w:ilvl w:val="0"/>
          <w:numId w:val="39"/>
        </w:numPr>
        <w:spacing w:line="360" w:lineRule="auto"/>
        <w:jc w:val="both"/>
        <w:divId w:val="1112164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h6</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no. 6</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h6</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81E2C" w:rsidRPr="008F51A0" w:rsidRDefault="00C45EC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EA5979" w:rsidRPr="008F51A0" w:rsidRDefault="00EA5979" w:rsidP="008F51A0">
      <w:pPr>
        <w:pStyle w:val="Heading1"/>
        <w:spacing w:before="0" w:beforeAutospacing="0" w:after="160" w:afterAutospacing="0" w:line="360" w:lineRule="auto"/>
        <w:jc w:val="both"/>
        <w:divId w:val="1080829749"/>
        <w:rPr>
          <w:rFonts w:ascii="Bookman Old Style" w:hAnsi="Bookman Old Style" w:cs="Segoe UI"/>
          <w:color w:val="535559"/>
        </w:rPr>
      </w:pPr>
      <w:r w:rsidRPr="008F51A0">
        <w:rPr>
          <w:rFonts w:ascii="Bookman Old Style" w:hAnsi="Bookman Old Style" w:cs="Segoe UI"/>
          <w:color w:val="535559"/>
        </w:rPr>
        <w:t>Heading no. 1</w:t>
      </w:r>
    </w:p>
    <w:p w:rsidR="00EA5979" w:rsidRPr="008F51A0" w:rsidRDefault="00EA5979" w:rsidP="008F51A0">
      <w:pPr>
        <w:pStyle w:val="Heading2"/>
        <w:spacing w:before="0" w:after="160" w:line="360" w:lineRule="auto"/>
        <w:jc w:val="both"/>
        <w:divId w:val="1080829749"/>
        <w:rPr>
          <w:rFonts w:ascii="Bookman Old Style" w:eastAsia="Times New Roman" w:hAnsi="Bookman Old Style" w:cs="Segoe UI"/>
          <w:color w:val="535559"/>
        </w:rPr>
      </w:pPr>
      <w:r w:rsidRPr="008F51A0">
        <w:rPr>
          <w:rFonts w:ascii="Bookman Old Style" w:eastAsia="Times New Roman" w:hAnsi="Bookman Old Style" w:cs="Segoe UI"/>
          <w:color w:val="535559"/>
        </w:rPr>
        <w:t>Heading no. 2</w:t>
      </w:r>
    </w:p>
    <w:p w:rsidR="00EA5979" w:rsidRPr="008F51A0" w:rsidRDefault="00EA5979" w:rsidP="008F51A0">
      <w:pPr>
        <w:pStyle w:val="Heading3"/>
        <w:spacing w:before="0" w:after="160" w:line="360" w:lineRule="auto"/>
        <w:jc w:val="both"/>
        <w:divId w:val="1080829749"/>
        <w:rPr>
          <w:rFonts w:ascii="Bookman Old Style" w:eastAsia="Times New Roman" w:hAnsi="Bookman Old Style" w:cs="Segoe UI"/>
          <w:color w:val="535559"/>
        </w:rPr>
      </w:pPr>
      <w:r w:rsidRPr="008F51A0">
        <w:rPr>
          <w:rFonts w:ascii="Bookman Old Style" w:eastAsia="Times New Roman" w:hAnsi="Bookman Old Style" w:cs="Segoe UI"/>
          <w:color w:val="535559"/>
        </w:rPr>
        <w:t>Heading no. 3</w:t>
      </w:r>
    </w:p>
    <w:p w:rsidR="00EA5979" w:rsidRPr="008F51A0" w:rsidRDefault="00EA5979" w:rsidP="008F51A0">
      <w:pPr>
        <w:pStyle w:val="Heading4"/>
        <w:spacing w:before="0" w:after="160" w:line="360" w:lineRule="auto"/>
        <w:jc w:val="both"/>
        <w:divId w:val="1080829749"/>
        <w:rPr>
          <w:rFonts w:ascii="Bookman Old Style" w:eastAsia="Times New Roman" w:hAnsi="Bookman Old Style" w:cs="Segoe UI"/>
          <w:color w:val="535559"/>
          <w:sz w:val="26"/>
          <w:szCs w:val="26"/>
        </w:rPr>
      </w:pPr>
      <w:r w:rsidRPr="008F51A0">
        <w:rPr>
          <w:rFonts w:ascii="Bookman Old Style" w:eastAsia="Times New Roman" w:hAnsi="Bookman Old Style" w:cs="Segoe UI"/>
          <w:b/>
          <w:bCs/>
          <w:color w:val="535559"/>
          <w:sz w:val="26"/>
          <w:szCs w:val="26"/>
        </w:rPr>
        <w:t>Heading no. 4</w:t>
      </w:r>
    </w:p>
    <w:p w:rsidR="00EA5979" w:rsidRPr="008F51A0" w:rsidRDefault="00EA5979" w:rsidP="008F51A0">
      <w:pPr>
        <w:pStyle w:val="Heading5"/>
        <w:spacing w:before="0" w:after="160" w:line="360" w:lineRule="auto"/>
        <w:jc w:val="both"/>
        <w:divId w:val="1080829749"/>
        <w:rPr>
          <w:rFonts w:ascii="Bookman Old Style" w:eastAsia="Times New Roman" w:hAnsi="Bookman Old Style" w:cs="Segoe UI"/>
          <w:b/>
          <w:bCs/>
          <w:color w:val="535559"/>
          <w:sz w:val="20"/>
          <w:szCs w:val="20"/>
        </w:rPr>
      </w:pPr>
      <w:r w:rsidRPr="008F51A0">
        <w:rPr>
          <w:rFonts w:ascii="Bookman Old Style" w:eastAsia="Times New Roman" w:hAnsi="Bookman Old Style" w:cs="Segoe UI"/>
          <w:color w:val="535559"/>
        </w:rPr>
        <w:t>Heading no. 5</w:t>
      </w:r>
    </w:p>
    <w:p w:rsidR="00EA5979" w:rsidRPr="008F51A0" w:rsidRDefault="00EA5979" w:rsidP="008F51A0">
      <w:pPr>
        <w:pStyle w:val="Heading6"/>
        <w:spacing w:before="0" w:after="160" w:line="360" w:lineRule="auto"/>
        <w:jc w:val="both"/>
        <w:divId w:val="1080829749"/>
        <w:rPr>
          <w:rFonts w:ascii="Bookman Old Style" w:eastAsia="Times New Roman" w:hAnsi="Bookman Old Style" w:cs="Segoe UI"/>
          <w:color w:val="535559"/>
        </w:rPr>
      </w:pPr>
      <w:r w:rsidRPr="008F51A0">
        <w:rPr>
          <w:rFonts w:ascii="Bookman Old Style" w:eastAsia="Times New Roman" w:hAnsi="Bookman Old Style" w:cs="Segoe UI"/>
          <w:color w:val="535559"/>
        </w:rPr>
        <w:t>Heading no. 6</w:t>
      </w:r>
    </w:p>
    <w:p w:rsidR="0062574B" w:rsidRPr="008F51A0" w:rsidRDefault="0062574B" w:rsidP="008F51A0">
      <w:pPr>
        <w:pStyle w:val="Heading4"/>
        <w:pBdr>
          <w:left w:val="single" w:sz="18" w:space="30" w:color="FFA500"/>
        </w:pBdr>
        <w:shd w:val="clear" w:color="auto" w:fill="FAEBD7"/>
        <w:spacing w:before="0" w:after="160" w:line="360" w:lineRule="auto"/>
        <w:jc w:val="both"/>
        <w:divId w:val="3644273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Heading elements (h1....h6) should be used for headings only. They should not be used just to make text bold or big.</w:t>
      </w:r>
    </w:p>
    <w:p w:rsidR="0062574B" w:rsidRPr="008F51A0" w:rsidRDefault="0062574B" w:rsidP="006216D3">
      <w:pPr>
        <w:numPr>
          <w:ilvl w:val="0"/>
          <w:numId w:val="40"/>
        </w:numPr>
        <w:shd w:val="clear" w:color="auto" w:fill="FFFFFF"/>
        <w:spacing w:line="360" w:lineRule="auto"/>
        <w:jc w:val="both"/>
        <w:divId w:val="36442730"/>
        <w:rPr>
          <w:rFonts w:ascii="Bookman Old Style" w:eastAsia="Times New Roman" w:hAnsi="Bookman Old Style" w:cs="Segoe UI"/>
          <w:color w:val="000000"/>
          <w:sz w:val="24"/>
          <w:szCs w:val="24"/>
        </w:rPr>
      </w:pPr>
      <w:r w:rsidRPr="008F51A0">
        <w:rPr>
          <w:rStyle w:val="Strong"/>
          <w:rFonts w:ascii="Bookman Old Style" w:eastAsia="Times New Roman" w:hAnsi="Bookman Old Style" w:cs="Segoe UI"/>
          <w:color w:val="000000"/>
        </w:rPr>
        <w:t>HTML headings can also be used with nested elements. Following are different codes to display the way to use heading elements.</w:t>
      </w:r>
    </w:p>
    <w:p w:rsidR="0062574B" w:rsidRPr="008F51A0" w:rsidRDefault="0062574B" w:rsidP="008F51A0">
      <w:pPr>
        <w:pStyle w:val="NormalWeb"/>
        <w:shd w:val="clear" w:color="auto" w:fill="FFFFFF"/>
        <w:spacing w:before="0" w:beforeAutospacing="0" w:after="160" w:afterAutospacing="0" w:line="360" w:lineRule="auto"/>
        <w:jc w:val="both"/>
        <w:divId w:val="36442730"/>
        <w:rPr>
          <w:rFonts w:ascii="Bookman Old Style" w:eastAsiaTheme="minorEastAsia" w:hAnsi="Bookman Old Style" w:cs="Segoe UI"/>
          <w:color w:val="333333"/>
        </w:rPr>
      </w:pPr>
      <w:r w:rsidRPr="008F51A0">
        <w:rPr>
          <w:rStyle w:val="Strong"/>
          <w:rFonts w:ascii="Bookman Old Style" w:hAnsi="Bookman Old Style" w:cs="Segoe UI"/>
          <w:color w:val="333333"/>
        </w:rPr>
        <w:t>Example:</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Heading elements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proofErr w:type="gramStart"/>
      <w:r w:rsidRPr="008F51A0">
        <w:rPr>
          <w:rFonts w:ascii="Bookman Old Style" w:eastAsia="Times New Roman" w:hAnsi="Bookman Old Style" w:cs="Segoe UI"/>
          <w:color w:val="000000"/>
          <w:bdr w:val="none" w:sz="0" w:space="0" w:color="auto" w:frame="1"/>
        </w:rPr>
        <w:t>This</w:t>
      </w:r>
      <w:proofErr w:type="gramEnd"/>
      <w:r w:rsidRPr="008F51A0">
        <w:rPr>
          <w:rFonts w:ascii="Bookman Old Style" w:eastAsia="Times New Roman" w:hAnsi="Bookman Old Style" w:cs="Segoe UI"/>
          <w:color w:val="000000"/>
          <w:bdr w:val="none" w:sz="0" w:space="0" w:color="auto" w:frame="1"/>
        </w:rPr>
        <w:t> is main heading of page.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h1 is the most important heading, which is used to display the keyword of page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first sub-heading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h2 describes the first sub heading of page.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Second sub-heading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h3 describes the second sub heading of page.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We can use h1 to h6 tag to use the different sub-heading with their paragraphs if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roofErr w:type="gramStart"/>
      <w:r w:rsidRPr="008F51A0">
        <w:rPr>
          <w:rFonts w:ascii="Bookman Old Style" w:eastAsia="Times New Roman" w:hAnsi="Bookman Old Style" w:cs="Segoe UI"/>
          <w:color w:val="000000"/>
          <w:bdr w:val="none" w:sz="0" w:space="0" w:color="auto" w:frame="1"/>
        </w:rPr>
        <w:t>required</w:t>
      </w:r>
      <w:proofErr w:type="gramEnd"/>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numPr>
          <w:ilvl w:val="0"/>
          <w:numId w:val="41"/>
        </w:numPr>
        <w:spacing w:line="360" w:lineRule="auto"/>
        <w:jc w:val="both"/>
        <w:divId w:val="20864900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A4E02" w:rsidRPr="008F51A0" w:rsidRDefault="00EA4E02" w:rsidP="006216D3">
      <w:pPr>
        <w:pStyle w:val="alt"/>
        <w:numPr>
          <w:ilvl w:val="0"/>
          <w:numId w:val="41"/>
        </w:numPr>
        <w:spacing w:before="0" w:beforeAutospacing="0" w:after="160" w:afterAutospacing="0" w:line="360" w:lineRule="auto"/>
        <w:jc w:val="both"/>
        <w:divId w:val="20864900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45ECE" w:rsidRPr="008F51A0" w:rsidRDefault="00AB3E5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493F87" w:rsidRPr="008F51A0" w:rsidRDefault="00493F87" w:rsidP="008F51A0">
      <w:pPr>
        <w:spacing w:line="360" w:lineRule="auto"/>
        <w:divId w:val="1028530312"/>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1CD3F0F0" wp14:editId="1CFA16CE">
            <wp:extent cx="7743825" cy="3743325"/>
            <wp:effectExtent l="0" t="0" r="9525" b="9525"/>
            <wp:docPr id="73" name="Picture 73" descr="HTML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Headi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743825" cy="3743325"/>
                    </a:xfrm>
                    <a:prstGeom prst="rect">
                      <a:avLst/>
                    </a:prstGeom>
                    <a:noFill/>
                    <a:ln>
                      <a:noFill/>
                    </a:ln>
                  </pic:spPr>
                </pic:pic>
              </a:graphicData>
            </a:graphic>
          </wp:inline>
        </w:drawing>
      </w:r>
    </w:p>
    <w:p w:rsidR="00493F87" w:rsidRPr="008F51A0" w:rsidRDefault="00493F87" w:rsidP="008F51A0">
      <w:pPr>
        <w:spacing w:line="360" w:lineRule="auto"/>
        <w:divId w:val="1028530312"/>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9CEE47C" wp14:editId="0A630359">
                <wp:extent cx="6097905" cy="4445"/>
                <wp:effectExtent l="0" t="0" r="0" b="0"/>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EF8350" id="Rectangle 7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493F87" w:rsidRPr="008F51A0" w:rsidRDefault="00493F87" w:rsidP="008F51A0">
      <w:pPr>
        <w:pStyle w:val="Heading2"/>
        <w:shd w:val="clear" w:color="auto" w:fill="FFFFFF"/>
        <w:spacing w:before="0" w:after="160" w:line="360" w:lineRule="auto"/>
        <w:jc w:val="both"/>
        <w:divId w:val="102853031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4"/>
        <w:gridCol w:w="788"/>
        <w:gridCol w:w="1290"/>
        <w:gridCol w:w="1206"/>
        <w:gridCol w:w="1189"/>
      </w:tblGrid>
      <w:tr w:rsidR="00493F87" w:rsidRPr="008F51A0">
        <w:trPr>
          <w:divId w:val="1028530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1200C7C" wp14:editId="2EA72BDF">
                  <wp:extent cx="152400" cy="152400"/>
                  <wp:effectExtent l="0" t="0" r="0" b="0"/>
                  <wp:docPr id="74" name="Picture 7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58BEE07" wp14:editId="264F0C38">
                  <wp:extent cx="152400" cy="152400"/>
                  <wp:effectExtent l="0" t="0" r="0" b="0"/>
                  <wp:docPr id="75" name="Picture 7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04375B7D" wp14:editId="5E7DE3F1">
                  <wp:extent cx="152400" cy="152400"/>
                  <wp:effectExtent l="0" t="0" r="0" b="0"/>
                  <wp:docPr id="76" name="Picture 7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ABD6ED3" wp14:editId="2A6A4994">
                  <wp:extent cx="152400" cy="152400"/>
                  <wp:effectExtent l="0" t="0" r="0" b="0"/>
                  <wp:docPr id="77" name="Picture 7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0517922" wp14:editId="6EAC2AE1">
                  <wp:extent cx="152400" cy="152400"/>
                  <wp:effectExtent l="0" t="0" r="0" b="0"/>
                  <wp:docPr id="78" name="Picture 7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493F87" w:rsidRPr="008F51A0">
        <w:trPr>
          <w:divId w:val="1028530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&lt;h1&gt; to &lt;h6&gt;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3F87" w:rsidRPr="008F51A0" w:rsidRDefault="00493F8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AB3E56" w:rsidRPr="008F51A0" w:rsidRDefault="00AB3E56"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427939" w:rsidRPr="008F51A0" w:rsidRDefault="00427939" w:rsidP="008F51A0">
      <w:pPr>
        <w:pStyle w:val="Heading1"/>
        <w:shd w:val="clear" w:color="auto" w:fill="FFFFFF"/>
        <w:spacing w:before="0" w:beforeAutospacing="0" w:after="160" w:afterAutospacing="0" w:line="360" w:lineRule="auto"/>
        <w:jc w:val="both"/>
        <w:divId w:val="111000773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Paragraph</w:t>
      </w:r>
    </w:p>
    <w:p w:rsidR="00427939" w:rsidRPr="008F51A0" w:rsidRDefault="00427939" w:rsidP="008F51A0">
      <w:pPr>
        <w:pStyle w:val="NormalWeb"/>
        <w:shd w:val="clear" w:color="auto" w:fill="FFFFFF"/>
        <w:spacing w:before="0" w:beforeAutospacing="0" w:after="160" w:afterAutospacing="0" w:line="360" w:lineRule="auto"/>
        <w:jc w:val="both"/>
        <w:divId w:val="1110007735"/>
        <w:rPr>
          <w:rFonts w:ascii="Bookman Old Style" w:eastAsiaTheme="minorEastAsia" w:hAnsi="Bookman Old Style" w:cs="Segoe UI"/>
          <w:color w:val="333333"/>
        </w:rPr>
      </w:pPr>
      <w:r w:rsidRPr="008F51A0">
        <w:rPr>
          <w:rFonts w:ascii="Bookman Old Style" w:hAnsi="Bookman Old Style" w:cs="Segoe UI"/>
          <w:color w:val="333333"/>
        </w:rPr>
        <w:t>HTML paragraph or HTML p tag is used to define a paragraph in a webpage. Let's take a simple example to see how it work. It is a notable point that a browser itself add an empty line before and after a paragraph. An HTML &lt;p&gt; tag indicates starting of new paragraph.</w:t>
      </w:r>
    </w:p>
    <w:p w:rsidR="00427939" w:rsidRPr="008F51A0" w:rsidRDefault="00427939" w:rsidP="008F51A0">
      <w:pPr>
        <w:pStyle w:val="Heading4"/>
        <w:pBdr>
          <w:left w:val="single" w:sz="18" w:space="30" w:color="FFA500"/>
        </w:pBdr>
        <w:shd w:val="clear" w:color="auto" w:fill="FAEBD7"/>
        <w:spacing w:before="0" w:after="160" w:line="360" w:lineRule="auto"/>
        <w:jc w:val="both"/>
        <w:divId w:val="111000773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If we are using various &lt;p&gt; tags in one HTML file then browser automatically adds a single blank line between the two paragraphs.</w:t>
      </w:r>
    </w:p>
    <w:p w:rsidR="00427939" w:rsidRPr="008F51A0" w:rsidRDefault="00427939" w:rsidP="008F51A0">
      <w:pPr>
        <w:pStyle w:val="NormalWeb"/>
        <w:shd w:val="clear" w:color="auto" w:fill="FFFFFF"/>
        <w:spacing w:before="0" w:beforeAutospacing="0" w:after="160" w:afterAutospacing="0" w:line="360" w:lineRule="auto"/>
        <w:jc w:val="both"/>
        <w:divId w:val="1110007735"/>
        <w:rPr>
          <w:rFonts w:ascii="Bookman Old Style" w:eastAsiaTheme="minorEastAsia" w:hAnsi="Bookman Old Style" w:cs="Segoe UI"/>
          <w:color w:val="333333"/>
        </w:rPr>
      </w:pPr>
      <w:r w:rsidRPr="008F51A0">
        <w:rPr>
          <w:rFonts w:ascii="Bookman Old Style" w:hAnsi="Bookman Old Style" w:cs="Segoe UI"/>
          <w:color w:val="333333"/>
        </w:rPr>
        <w:t>See this example:</w:t>
      </w:r>
    </w:p>
    <w:p w:rsidR="00E52CE5" w:rsidRPr="008F51A0" w:rsidRDefault="00E52CE5" w:rsidP="006216D3">
      <w:pPr>
        <w:pStyle w:val="alt"/>
        <w:numPr>
          <w:ilvl w:val="0"/>
          <w:numId w:val="42"/>
        </w:numPr>
        <w:spacing w:before="0" w:beforeAutospacing="0" w:after="160" w:afterAutospacing="0" w:line="360" w:lineRule="auto"/>
        <w:jc w:val="both"/>
        <w:divId w:val="123793694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first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52CE5" w:rsidRPr="008F51A0" w:rsidRDefault="00E52CE5" w:rsidP="006216D3">
      <w:pPr>
        <w:numPr>
          <w:ilvl w:val="0"/>
          <w:numId w:val="42"/>
        </w:numPr>
        <w:spacing w:line="360" w:lineRule="auto"/>
        <w:jc w:val="both"/>
        <w:divId w:val="123793694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second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52CE5" w:rsidRPr="008F51A0" w:rsidRDefault="00E52CE5" w:rsidP="006216D3">
      <w:pPr>
        <w:pStyle w:val="alt"/>
        <w:numPr>
          <w:ilvl w:val="0"/>
          <w:numId w:val="42"/>
        </w:numPr>
        <w:spacing w:before="0" w:beforeAutospacing="0" w:after="160" w:afterAutospacing="0" w:line="360" w:lineRule="auto"/>
        <w:jc w:val="both"/>
        <w:divId w:val="123793694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third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27939" w:rsidRPr="008F51A0" w:rsidRDefault="00B94E9E"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F55A86" w:rsidRPr="008F51A0" w:rsidRDefault="00F55A86" w:rsidP="008F51A0">
      <w:pPr>
        <w:pStyle w:val="NormalWeb"/>
        <w:spacing w:before="0" w:beforeAutospacing="0" w:after="160" w:afterAutospacing="0" w:line="360" w:lineRule="auto"/>
        <w:jc w:val="both"/>
        <w:divId w:val="793904897"/>
        <w:rPr>
          <w:rFonts w:ascii="Bookman Old Style" w:hAnsi="Bookman Old Style" w:cs="Segoe UI"/>
          <w:color w:val="535559"/>
        </w:rPr>
      </w:pPr>
      <w:r w:rsidRPr="008F51A0">
        <w:rPr>
          <w:rFonts w:ascii="Bookman Old Style" w:hAnsi="Bookman Old Style" w:cs="Segoe UI"/>
          <w:color w:val="535559"/>
        </w:rPr>
        <w:t>This is first paragraph.</w:t>
      </w:r>
    </w:p>
    <w:p w:rsidR="00F55A86" w:rsidRPr="008F51A0" w:rsidRDefault="00F55A86" w:rsidP="008F51A0">
      <w:pPr>
        <w:pStyle w:val="NormalWeb"/>
        <w:spacing w:before="0" w:beforeAutospacing="0" w:after="160" w:afterAutospacing="0" w:line="360" w:lineRule="auto"/>
        <w:jc w:val="both"/>
        <w:divId w:val="793904897"/>
        <w:rPr>
          <w:rFonts w:ascii="Bookman Old Style" w:hAnsi="Bookman Old Style" w:cs="Segoe UI"/>
          <w:color w:val="535559"/>
        </w:rPr>
      </w:pPr>
      <w:r w:rsidRPr="008F51A0">
        <w:rPr>
          <w:rFonts w:ascii="Bookman Old Style" w:hAnsi="Bookman Old Style" w:cs="Segoe UI"/>
          <w:color w:val="535559"/>
        </w:rPr>
        <w:t>This is second paragraph.</w:t>
      </w:r>
    </w:p>
    <w:p w:rsidR="00F55A86" w:rsidRPr="008F51A0" w:rsidRDefault="00F55A86" w:rsidP="008F51A0">
      <w:pPr>
        <w:pStyle w:val="NormalWeb"/>
        <w:spacing w:before="0" w:beforeAutospacing="0" w:after="160" w:afterAutospacing="0" w:line="360" w:lineRule="auto"/>
        <w:jc w:val="both"/>
        <w:divId w:val="793904897"/>
        <w:rPr>
          <w:rFonts w:ascii="Bookman Old Style" w:hAnsi="Bookman Old Style" w:cs="Segoe UI"/>
          <w:color w:val="535559"/>
        </w:rPr>
      </w:pPr>
      <w:r w:rsidRPr="008F51A0">
        <w:rPr>
          <w:rFonts w:ascii="Bookman Old Style" w:hAnsi="Bookman Old Style" w:cs="Segoe UI"/>
          <w:color w:val="535559"/>
        </w:rPr>
        <w:t>This is third paragraph.</w:t>
      </w:r>
    </w:p>
    <w:p w:rsidR="009E51F9" w:rsidRPr="008F51A0" w:rsidRDefault="009E51F9" w:rsidP="008F51A0">
      <w:pPr>
        <w:pStyle w:val="Heading2"/>
        <w:shd w:val="clear" w:color="auto" w:fill="FFFFFF"/>
        <w:spacing w:before="0" w:after="160" w:line="360" w:lineRule="auto"/>
        <w:jc w:val="both"/>
        <w:divId w:val="78854539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Space inside HTML Paragraph</w:t>
      </w:r>
    </w:p>
    <w:p w:rsidR="009E51F9" w:rsidRPr="008F51A0" w:rsidRDefault="009E51F9" w:rsidP="008F51A0">
      <w:pPr>
        <w:pStyle w:val="NormalWeb"/>
        <w:shd w:val="clear" w:color="auto" w:fill="FFFFFF"/>
        <w:spacing w:before="0" w:beforeAutospacing="0" w:after="160" w:afterAutospacing="0" w:line="360" w:lineRule="auto"/>
        <w:jc w:val="both"/>
        <w:divId w:val="788545397"/>
        <w:rPr>
          <w:rFonts w:ascii="Bookman Old Style" w:eastAsiaTheme="minorEastAsia" w:hAnsi="Bookman Old Style" w:cs="Segoe UI"/>
          <w:color w:val="333333"/>
        </w:rPr>
      </w:pPr>
      <w:r w:rsidRPr="008F51A0">
        <w:rPr>
          <w:rFonts w:ascii="Bookman Old Style" w:hAnsi="Bookman Old Style" w:cs="Segoe UI"/>
          <w:color w:val="333333"/>
        </w:rPr>
        <w:t>If you put a lot of spaces inside the HTML p tag, browser removes extra spaces and extra line while displaying the page. The browser counts number of spaces and lines as a single one.</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I am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going to provide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you a tutorial on HTML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and hope that it will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be</w:t>
      </w:r>
      <w:proofErr w:type="gramEnd"/>
      <w:r w:rsidRPr="008F51A0">
        <w:rPr>
          <w:rFonts w:ascii="Bookman Old Style" w:eastAsia="Times New Roman" w:hAnsi="Bookman Old Style" w:cs="Segoe UI"/>
          <w:color w:val="000000"/>
          <w:bdr w:val="none" w:sz="0" w:space="0" w:color="auto" w:frame="1"/>
        </w:rPr>
        <w:t> very beneficial for you.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Look, I put here a lot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of</w:t>
      </w:r>
      <w:proofErr w:type="gramEnd"/>
      <w:r w:rsidRPr="008F51A0">
        <w:rPr>
          <w:rFonts w:ascii="Bookman Old Style" w:eastAsia="Times New Roman" w:hAnsi="Bookman Old Style" w:cs="Segoe UI"/>
          <w:color w:val="000000"/>
          <w:bdr w:val="none" w:sz="0" w:space="0" w:color="auto" w:frame="1"/>
        </w:rPr>
        <w:t> spaces                    but            I know, Browser will ignore it.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You cannot determine the display of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1D7" w:rsidRPr="008F51A0" w:rsidRDefault="00EB41D7" w:rsidP="006216D3">
      <w:pPr>
        <w:numPr>
          <w:ilvl w:val="0"/>
          <w:numId w:val="43"/>
        </w:numPr>
        <w:spacing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because resized windows may create different result.  </w:t>
      </w:r>
    </w:p>
    <w:p w:rsidR="00EB41D7" w:rsidRPr="008F51A0" w:rsidRDefault="00EB41D7" w:rsidP="006216D3">
      <w:pPr>
        <w:pStyle w:val="alt"/>
        <w:numPr>
          <w:ilvl w:val="0"/>
          <w:numId w:val="43"/>
        </w:numPr>
        <w:spacing w:before="0" w:beforeAutospacing="0" w:after="160" w:afterAutospacing="0" w:line="360" w:lineRule="auto"/>
        <w:jc w:val="both"/>
        <w:divId w:val="18284008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94E9E" w:rsidRPr="008F51A0" w:rsidRDefault="00BA5037"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lastRenderedPageBreak/>
        <w:t>Output:</w:t>
      </w:r>
    </w:p>
    <w:p w:rsidR="00BD134C" w:rsidRPr="008F51A0" w:rsidRDefault="00BD134C" w:rsidP="008F51A0">
      <w:pPr>
        <w:pStyle w:val="NormalWeb"/>
        <w:spacing w:before="0" w:beforeAutospacing="0" w:after="160" w:afterAutospacing="0" w:line="360" w:lineRule="auto"/>
        <w:jc w:val="both"/>
        <w:divId w:val="826945501"/>
        <w:rPr>
          <w:rFonts w:ascii="Bookman Old Style" w:hAnsi="Bookman Old Style" w:cs="Segoe UI"/>
          <w:color w:val="535559"/>
        </w:rPr>
      </w:pPr>
      <w:r w:rsidRPr="008F51A0">
        <w:rPr>
          <w:rFonts w:ascii="Bookman Old Style" w:hAnsi="Bookman Old Style" w:cs="Segoe UI"/>
          <w:color w:val="535559"/>
        </w:rPr>
        <w:t>I am going to provide you a tutorial on HTML and hope that it will be very beneficial for you.</w:t>
      </w:r>
    </w:p>
    <w:p w:rsidR="00BD134C" w:rsidRPr="008F51A0" w:rsidRDefault="00BD134C" w:rsidP="008F51A0">
      <w:pPr>
        <w:pStyle w:val="NormalWeb"/>
        <w:spacing w:before="0" w:beforeAutospacing="0" w:after="160" w:afterAutospacing="0" w:line="360" w:lineRule="auto"/>
        <w:jc w:val="both"/>
        <w:divId w:val="826945501"/>
        <w:rPr>
          <w:rFonts w:ascii="Bookman Old Style" w:hAnsi="Bookman Old Style" w:cs="Segoe UI"/>
          <w:color w:val="535559"/>
        </w:rPr>
      </w:pPr>
      <w:r w:rsidRPr="008F51A0">
        <w:rPr>
          <w:rFonts w:ascii="Bookman Old Style" w:hAnsi="Bookman Old Style" w:cs="Segoe UI"/>
          <w:color w:val="535559"/>
        </w:rPr>
        <w:t>Look, I put here a lot of spaces but I know, Browser will ignore it.</w:t>
      </w:r>
    </w:p>
    <w:p w:rsidR="00BD134C" w:rsidRPr="008F51A0" w:rsidRDefault="00BD134C" w:rsidP="008F51A0">
      <w:pPr>
        <w:pStyle w:val="NormalWeb"/>
        <w:spacing w:before="0" w:beforeAutospacing="0" w:after="160" w:afterAutospacing="0" w:line="360" w:lineRule="auto"/>
        <w:jc w:val="both"/>
        <w:divId w:val="826945501"/>
        <w:rPr>
          <w:rFonts w:ascii="Bookman Old Style" w:hAnsi="Bookman Old Style" w:cs="Segoe UI"/>
          <w:color w:val="535559"/>
        </w:rPr>
      </w:pPr>
      <w:r w:rsidRPr="008F51A0">
        <w:rPr>
          <w:rFonts w:ascii="Bookman Old Style" w:hAnsi="Bookman Old Style" w:cs="Segoe UI"/>
          <w:color w:val="535559"/>
        </w:rPr>
        <w:t>You cannot determine the display of HTML</w:t>
      </w:r>
    </w:p>
    <w:p w:rsidR="00BD134C" w:rsidRPr="008F51A0" w:rsidRDefault="00BD134C" w:rsidP="008F51A0">
      <w:pPr>
        <w:pStyle w:val="NormalWeb"/>
        <w:spacing w:before="0" w:beforeAutospacing="0" w:after="160" w:afterAutospacing="0" w:line="360" w:lineRule="auto"/>
        <w:jc w:val="both"/>
        <w:divId w:val="826945501"/>
        <w:rPr>
          <w:rFonts w:ascii="Bookman Old Style" w:hAnsi="Bookman Old Style" w:cs="Segoe UI"/>
          <w:color w:val="535559"/>
        </w:rPr>
      </w:pPr>
      <w:proofErr w:type="gramStart"/>
      <w:r w:rsidRPr="008F51A0">
        <w:rPr>
          <w:rFonts w:ascii="Bookman Old Style" w:hAnsi="Bookman Old Style" w:cs="Segoe UI"/>
          <w:color w:val="535559"/>
        </w:rPr>
        <w:t>because</w:t>
      </w:r>
      <w:proofErr w:type="gramEnd"/>
      <w:r w:rsidRPr="008F51A0">
        <w:rPr>
          <w:rFonts w:ascii="Bookman Old Style" w:hAnsi="Bookman Old Style" w:cs="Segoe UI"/>
          <w:color w:val="535559"/>
        </w:rPr>
        <w:t xml:space="preserve"> resized windows may create different result.</w:t>
      </w:r>
    </w:p>
    <w:p w:rsidR="008C0C1F" w:rsidRPr="008F51A0" w:rsidRDefault="008C0C1F" w:rsidP="008F51A0">
      <w:pPr>
        <w:pStyle w:val="NormalWeb"/>
        <w:shd w:val="clear" w:color="auto" w:fill="FFFFFF"/>
        <w:spacing w:before="0" w:beforeAutospacing="0" w:after="160" w:afterAutospacing="0" w:line="360" w:lineRule="auto"/>
        <w:jc w:val="both"/>
        <w:divId w:val="582032997"/>
        <w:rPr>
          <w:rFonts w:ascii="Bookman Old Style" w:hAnsi="Bookman Old Style" w:cs="Segoe UI"/>
          <w:color w:val="333333"/>
        </w:rPr>
      </w:pPr>
      <w:r w:rsidRPr="008F51A0">
        <w:rPr>
          <w:rFonts w:ascii="Bookman Old Style" w:hAnsi="Bookman Old Style" w:cs="Segoe UI"/>
          <w:color w:val="333333"/>
        </w:rPr>
        <w:t>As you can see, all the extra lines and unnecessary spaces are removed by the browser.</w:t>
      </w:r>
    </w:p>
    <w:p w:rsidR="008C0C1F" w:rsidRPr="008F51A0" w:rsidRDefault="008C0C1F" w:rsidP="008F51A0">
      <w:pPr>
        <w:spacing w:line="360" w:lineRule="auto"/>
        <w:divId w:val="58203299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3FC55AAE" wp14:editId="6177CA01">
                <wp:extent cx="6097905" cy="4445"/>
                <wp:effectExtent l="0" t="0" r="0" b="0"/>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447BDE" id="Rectangle 7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C0C1F" w:rsidRPr="008F51A0" w:rsidRDefault="008C0C1F" w:rsidP="008F51A0">
      <w:pPr>
        <w:pStyle w:val="Heading2"/>
        <w:shd w:val="clear" w:color="auto" w:fill="FFFFFF"/>
        <w:spacing w:before="0" w:after="160" w:line="360" w:lineRule="auto"/>
        <w:jc w:val="both"/>
        <w:divId w:val="58203299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How to Use &lt;br&gt; and &lt;hr&gt; tag with paragraph?</w:t>
      </w:r>
    </w:p>
    <w:p w:rsidR="008C0C1F" w:rsidRPr="008F51A0" w:rsidRDefault="008C0C1F" w:rsidP="008F51A0">
      <w:pPr>
        <w:pStyle w:val="NormalWeb"/>
        <w:shd w:val="clear" w:color="auto" w:fill="FFFFFF"/>
        <w:spacing w:before="0" w:beforeAutospacing="0" w:after="160" w:afterAutospacing="0" w:line="360" w:lineRule="auto"/>
        <w:jc w:val="both"/>
        <w:divId w:val="582032997"/>
        <w:rPr>
          <w:rFonts w:ascii="Bookman Old Style" w:eastAsiaTheme="minorEastAsia" w:hAnsi="Bookman Old Style" w:cs="Segoe UI"/>
          <w:color w:val="333333"/>
        </w:rPr>
      </w:pPr>
      <w:r w:rsidRPr="008F51A0">
        <w:rPr>
          <w:rFonts w:ascii="Bookman Old Style" w:hAnsi="Bookman Old Style" w:cs="Segoe UI"/>
          <w:color w:val="333333"/>
        </w:rPr>
        <w:t>An HTML &lt;br&gt; tag is used for line break and it can be used with paragraph elements. Following is the example to show how to use &lt;br&gt; with &lt;p&gt; element.</w:t>
      </w:r>
    </w:p>
    <w:p w:rsidR="008C0C1F" w:rsidRPr="008F51A0" w:rsidRDefault="008C0C1F" w:rsidP="008F51A0">
      <w:pPr>
        <w:pStyle w:val="NormalWeb"/>
        <w:shd w:val="clear" w:color="auto" w:fill="FFFFFF"/>
        <w:spacing w:before="0" w:beforeAutospacing="0" w:after="160" w:afterAutospacing="0" w:line="360" w:lineRule="auto"/>
        <w:jc w:val="both"/>
        <w:divId w:val="582032997"/>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Use of line break with pragraph tag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Papa and mama, and baby and Dot,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Willie and me?the whole of the lot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Of us all went over in Bimberlie's sleigh,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proofErr w:type="gramStart"/>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proofErr w:type="gramEnd"/>
      <w:r w:rsidRPr="008F51A0">
        <w:rPr>
          <w:rFonts w:ascii="Bookman Old Style" w:eastAsia="Times New Roman" w:hAnsi="Bookman Old Style" w:cs="Segoe UI"/>
          <w:color w:val="000000"/>
          <w:bdr w:val="none" w:sz="0" w:space="0" w:color="auto" w:frame="1"/>
        </w:rPr>
        <w:t>To grandmama's house on Christmas day.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numPr>
          <w:ilvl w:val="0"/>
          <w:numId w:val="44"/>
        </w:numPr>
        <w:spacing w:line="360" w:lineRule="auto"/>
        <w:jc w:val="both"/>
        <w:divId w:val="15477153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027B7" w:rsidRPr="008F51A0" w:rsidRDefault="004027B7" w:rsidP="006216D3">
      <w:pPr>
        <w:pStyle w:val="alt"/>
        <w:numPr>
          <w:ilvl w:val="0"/>
          <w:numId w:val="44"/>
        </w:numPr>
        <w:spacing w:before="0" w:beforeAutospacing="0" w:after="160" w:afterAutospacing="0" w:line="360" w:lineRule="auto"/>
        <w:jc w:val="both"/>
        <w:divId w:val="15477153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A5037" w:rsidRPr="008F51A0" w:rsidRDefault="005F712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lastRenderedPageBreak/>
        <w:t>Output:</w:t>
      </w:r>
    </w:p>
    <w:p w:rsidR="006F05D3" w:rsidRPr="008F51A0" w:rsidRDefault="006F05D3" w:rsidP="008F51A0">
      <w:pPr>
        <w:spacing w:line="360" w:lineRule="auto"/>
        <w:divId w:val="2076314618"/>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6DA30664" wp14:editId="2116586F">
            <wp:extent cx="7581900" cy="4143375"/>
            <wp:effectExtent l="0" t="0" r="0" b="9525"/>
            <wp:docPr id="80" name="Picture 80" descr="HTML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Paragraph"/>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581900" cy="4143375"/>
                    </a:xfrm>
                    <a:prstGeom prst="rect">
                      <a:avLst/>
                    </a:prstGeom>
                    <a:noFill/>
                    <a:ln>
                      <a:noFill/>
                    </a:ln>
                  </pic:spPr>
                </pic:pic>
              </a:graphicData>
            </a:graphic>
          </wp:inline>
        </w:drawing>
      </w:r>
    </w:p>
    <w:p w:rsidR="006F05D3" w:rsidRPr="008F51A0" w:rsidRDefault="006F05D3" w:rsidP="008F51A0">
      <w:pPr>
        <w:pStyle w:val="NormalWeb"/>
        <w:shd w:val="clear" w:color="auto" w:fill="FFFFFF"/>
        <w:spacing w:before="0" w:beforeAutospacing="0" w:after="160" w:afterAutospacing="0" w:line="360" w:lineRule="auto"/>
        <w:jc w:val="both"/>
        <w:divId w:val="2076314618"/>
        <w:rPr>
          <w:rFonts w:ascii="Bookman Old Style" w:eastAsiaTheme="minorEastAsia" w:hAnsi="Bookman Old Style" w:cs="Segoe UI"/>
          <w:color w:val="333333"/>
        </w:rPr>
      </w:pPr>
      <w:r w:rsidRPr="008F51A0">
        <w:rPr>
          <w:rFonts w:ascii="Bookman Old Style" w:hAnsi="Bookman Old Style" w:cs="Segoe UI"/>
          <w:color w:val="333333"/>
        </w:rPr>
        <w:t>An HTML &lt;hr&gt; tag is used to apply a horizontal line between two statements or two paragraphs. Following is the example which is showing use of &lt;hr&gt; tag with paragraph.</w:t>
      </w:r>
    </w:p>
    <w:p w:rsidR="006F05D3" w:rsidRPr="008F51A0" w:rsidRDefault="006F05D3" w:rsidP="008F51A0">
      <w:pPr>
        <w:pStyle w:val="NormalWeb"/>
        <w:shd w:val="clear" w:color="auto" w:fill="FFFFFF"/>
        <w:spacing w:before="0" w:beforeAutospacing="0" w:after="160" w:afterAutospacing="0" w:line="360" w:lineRule="auto"/>
        <w:jc w:val="both"/>
        <w:divId w:val="2076314618"/>
        <w:rPr>
          <w:rFonts w:ascii="Bookman Old Style" w:hAnsi="Bookman Old Style" w:cs="Segoe UI"/>
          <w:color w:val="333333"/>
        </w:rPr>
      </w:pPr>
      <w:r w:rsidRPr="008F51A0">
        <w:rPr>
          <w:rStyle w:val="Strong"/>
          <w:rFonts w:ascii="Bookman Old Style" w:hAnsi="Bookman Old Style" w:cs="Segoe UI"/>
          <w:color w:val="333333"/>
        </w:rPr>
        <w:t>Example:</w:t>
      </w:r>
    </w:p>
    <w:p w:rsidR="00D30536" w:rsidRPr="008F51A0" w:rsidRDefault="00D30536" w:rsidP="006216D3">
      <w:pPr>
        <w:pStyle w:val="alt"/>
        <w:numPr>
          <w:ilvl w:val="0"/>
          <w:numId w:val="45"/>
        </w:numPr>
        <w:spacing w:before="0" w:beforeAutospacing="0" w:after="160" w:afterAutospacing="0"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numPr>
          <w:ilvl w:val="0"/>
          <w:numId w:val="45"/>
        </w:numPr>
        <w:spacing w:line="360" w:lineRule="auto"/>
        <w:jc w:val="both"/>
        <w:divId w:val="14647359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pStyle w:val="alt"/>
        <w:numPr>
          <w:ilvl w:val="0"/>
          <w:numId w:val="45"/>
        </w:numPr>
        <w:spacing w:before="0" w:beforeAutospacing="0" w:after="160" w:afterAutospacing="0"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numPr>
          <w:ilvl w:val="0"/>
          <w:numId w:val="45"/>
        </w:numPr>
        <w:spacing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pStyle w:val="alt"/>
        <w:numPr>
          <w:ilvl w:val="0"/>
          <w:numId w:val="45"/>
        </w:numPr>
        <w:spacing w:before="0" w:beforeAutospacing="0" w:after="160" w:afterAutospacing="0"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numPr>
          <w:ilvl w:val="0"/>
          <w:numId w:val="45"/>
        </w:numPr>
        <w:spacing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Example to show a horizontal line with paragraphs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pStyle w:val="alt"/>
        <w:numPr>
          <w:ilvl w:val="0"/>
          <w:numId w:val="45"/>
        </w:numPr>
        <w:spacing w:before="0" w:beforeAutospacing="0" w:after="160" w:afterAutospacing="0"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An HTML hr tag draw a horizontal line and separate two paragraphs with that line.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it will start a new paragraph.  </w:t>
      </w:r>
    </w:p>
    <w:p w:rsidR="00D30536" w:rsidRPr="008F51A0" w:rsidRDefault="00D30536" w:rsidP="006216D3">
      <w:pPr>
        <w:numPr>
          <w:ilvl w:val="0"/>
          <w:numId w:val="45"/>
        </w:numPr>
        <w:spacing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pStyle w:val="alt"/>
        <w:numPr>
          <w:ilvl w:val="0"/>
          <w:numId w:val="45"/>
        </w:numPr>
        <w:spacing w:before="0" w:beforeAutospacing="0" w:after="160" w:afterAutospacing="0" w:line="360" w:lineRule="auto"/>
        <w:jc w:val="both"/>
        <w:divId w:val="1464735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30536" w:rsidRPr="008F51A0" w:rsidRDefault="00D30536" w:rsidP="006216D3">
      <w:pPr>
        <w:numPr>
          <w:ilvl w:val="0"/>
          <w:numId w:val="45"/>
        </w:numPr>
        <w:spacing w:line="360" w:lineRule="auto"/>
        <w:jc w:val="both"/>
        <w:divId w:val="14647359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F7120" w:rsidRPr="008F51A0" w:rsidRDefault="00D546D2"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10568" w:rsidRPr="008F51A0" w:rsidRDefault="00F10568" w:rsidP="008F51A0">
      <w:pPr>
        <w:spacing w:line="360" w:lineRule="auto"/>
        <w:divId w:val="674461741"/>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3660F614" wp14:editId="0690FAC8">
            <wp:extent cx="8778240" cy="3502660"/>
            <wp:effectExtent l="0" t="0" r="3810" b="2540"/>
            <wp:docPr id="82" name="Picture 82" descr="HTML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Paragraph"/>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778240" cy="3502660"/>
                    </a:xfrm>
                    <a:prstGeom prst="rect">
                      <a:avLst/>
                    </a:prstGeom>
                    <a:noFill/>
                    <a:ln>
                      <a:noFill/>
                    </a:ln>
                  </pic:spPr>
                </pic:pic>
              </a:graphicData>
            </a:graphic>
          </wp:inline>
        </w:drawing>
      </w:r>
    </w:p>
    <w:p w:rsidR="00F10568" w:rsidRPr="008F51A0" w:rsidRDefault="00F10568" w:rsidP="008F51A0">
      <w:pPr>
        <w:spacing w:line="360" w:lineRule="auto"/>
        <w:divId w:val="674461741"/>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40CD2CFD" wp14:editId="01724763">
                <wp:extent cx="6097905" cy="4445"/>
                <wp:effectExtent l="0" t="0" r="0" b="0"/>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E35A9C" id="Rectangle 8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F10568" w:rsidRPr="008F51A0" w:rsidRDefault="00F10568" w:rsidP="008F51A0">
      <w:pPr>
        <w:pStyle w:val="Heading2"/>
        <w:shd w:val="clear" w:color="auto" w:fill="FFFFFF"/>
        <w:spacing w:before="0" w:after="160" w:line="360" w:lineRule="auto"/>
        <w:jc w:val="both"/>
        <w:divId w:val="67446174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8"/>
        <w:gridCol w:w="792"/>
        <w:gridCol w:w="1294"/>
        <w:gridCol w:w="1210"/>
        <w:gridCol w:w="1193"/>
      </w:tblGrid>
      <w:tr w:rsidR="00F10568" w:rsidRPr="008F51A0">
        <w:trPr>
          <w:divId w:val="6744617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1A43C9F1" wp14:editId="485AC1DF">
                  <wp:extent cx="154940" cy="154940"/>
                  <wp:effectExtent l="0" t="0" r="0" b="0"/>
                  <wp:docPr id="83" name="Picture 8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5A6E8D6" wp14:editId="16C37D6D">
                  <wp:extent cx="154940" cy="154940"/>
                  <wp:effectExtent l="0" t="0" r="0" b="0"/>
                  <wp:docPr id="84" name="Picture 8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F3F1BC1" wp14:editId="0EC56B3A">
                  <wp:extent cx="154940" cy="154940"/>
                  <wp:effectExtent l="0" t="0" r="0" b="0"/>
                  <wp:docPr id="85" name="Picture 8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131895EE" wp14:editId="3BDA0714">
                  <wp:extent cx="154940" cy="154940"/>
                  <wp:effectExtent l="0" t="0" r="0" b="0"/>
                  <wp:docPr id="86" name="Picture 8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13C84A2" wp14:editId="0B992C28">
                  <wp:extent cx="154940" cy="154940"/>
                  <wp:effectExtent l="0" t="0" r="0" b="0"/>
                  <wp:docPr id="87" name="Picture 8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F10568" w:rsidRPr="008F51A0">
        <w:trPr>
          <w:divId w:val="6744617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0568" w:rsidRPr="008F51A0" w:rsidRDefault="00F105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D546D2" w:rsidRPr="008F51A0" w:rsidRDefault="00D546D2"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680573" w:rsidRPr="008F51A0" w:rsidRDefault="00680573" w:rsidP="008F51A0">
      <w:pPr>
        <w:pStyle w:val="Heading1"/>
        <w:shd w:val="clear" w:color="auto" w:fill="FFFFFF"/>
        <w:spacing w:before="0" w:beforeAutospacing="0" w:after="160" w:afterAutospacing="0" w:line="360" w:lineRule="auto"/>
        <w:jc w:val="both"/>
        <w:divId w:val="67057120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Phrase tag</w:t>
      </w:r>
    </w:p>
    <w:p w:rsidR="00680573" w:rsidRPr="008F51A0" w:rsidRDefault="00680573" w:rsidP="008F51A0">
      <w:pPr>
        <w:pStyle w:val="NormalWeb"/>
        <w:shd w:val="clear" w:color="auto" w:fill="FFFFFF"/>
        <w:spacing w:before="0" w:beforeAutospacing="0" w:after="160" w:afterAutospacing="0" w:line="360" w:lineRule="auto"/>
        <w:jc w:val="both"/>
        <w:divId w:val="670571208"/>
        <w:rPr>
          <w:rFonts w:ascii="Bookman Old Style" w:eastAsiaTheme="minorEastAsia" w:hAnsi="Bookman Old Style" w:cs="Segoe UI"/>
          <w:color w:val="333333"/>
        </w:rPr>
      </w:pPr>
      <w:r w:rsidRPr="008F51A0">
        <w:rPr>
          <w:rFonts w:ascii="Bookman Old Style" w:hAnsi="Bookman Old Style" w:cs="Segoe UI"/>
          <w:color w:val="333333"/>
        </w:rPr>
        <w:t>The HTML phrase tags are special purpose tags, which defines the structural meaning of a block of text or semantics of text. Following is the list of phrase tags, some of which we have already discussed in HTML formatting.</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Abbreviation tag : &lt;abbr&gt;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Acronym tag: &lt;acronym&gt; (not supported in HTML5)</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lastRenderedPageBreak/>
        <w:t>Marked tag: &lt;mark&gt;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Strong tag: &lt;strong&gt;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Emphasized tag : &lt;em&gt;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Definition tag: &lt;dfn&gt;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Quoting tag: &lt;blockquote&gt;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Short quote tag : &lt;q&gt;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Code tag: &lt;code&gt;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Keyboard tag: &lt;kbd&gt;</w:t>
      </w:r>
    </w:p>
    <w:p w:rsidR="00680573" w:rsidRPr="008F51A0" w:rsidRDefault="00680573" w:rsidP="006216D3">
      <w:pPr>
        <w:numPr>
          <w:ilvl w:val="0"/>
          <w:numId w:val="46"/>
        </w:numPr>
        <w:shd w:val="clear" w:color="auto" w:fill="FFFFFF"/>
        <w:spacing w:line="360" w:lineRule="auto"/>
        <w:jc w:val="both"/>
        <w:divId w:val="670571208"/>
        <w:rPr>
          <w:rFonts w:ascii="Bookman Old Style" w:eastAsia="Times New Roman" w:hAnsi="Bookman Old Style" w:cs="Segoe UI"/>
          <w:color w:val="000000"/>
        </w:rPr>
      </w:pPr>
      <w:r w:rsidRPr="008F51A0">
        <w:rPr>
          <w:rFonts w:ascii="Bookman Old Style" w:eastAsia="Times New Roman" w:hAnsi="Bookman Old Style" w:cs="Segoe UI"/>
          <w:color w:val="000000"/>
        </w:rPr>
        <w:t>Address tag: &lt;address&gt;</w:t>
      </w:r>
    </w:p>
    <w:p w:rsidR="00680573" w:rsidRPr="008F51A0" w:rsidRDefault="00680573" w:rsidP="008F51A0">
      <w:pPr>
        <w:spacing w:line="360" w:lineRule="auto"/>
        <w:divId w:val="670571208"/>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15FA453" wp14:editId="6F30E26B">
                <wp:extent cx="6097905" cy="4445"/>
                <wp:effectExtent l="0" t="0" r="0" b="0"/>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E7772C" id="Rectangle 88"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680573" w:rsidRPr="008F51A0" w:rsidRDefault="00680573" w:rsidP="008F51A0">
      <w:pPr>
        <w:pStyle w:val="Heading2"/>
        <w:shd w:val="clear" w:color="auto" w:fill="FFFFFF"/>
        <w:spacing w:before="0" w:after="160" w:line="360" w:lineRule="auto"/>
        <w:jc w:val="both"/>
        <w:divId w:val="67057120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 Text Abbreviation tag</w:t>
      </w:r>
    </w:p>
    <w:p w:rsidR="00680573" w:rsidRPr="008F51A0" w:rsidRDefault="00680573" w:rsidP="008F51A0">
      <w:pPr>
        <w:pStyle w:val="NormalWeb"/>
        <w:shd w:val="clear" w:color="auto" w:fill="FFFFFF"/>
        <w:spacing w:before="0" w:beforeAutospacing="0" w:after="160" w:afterAutospacing="0" w:line="360" w:lineRule="auto"/>
        <w:jc w:val="both"/>
        <w:divId w:val="670571208"/>
        <w:rPr>
          <w:rFonts w:ascii="Bookman Old Style" w:eastAsiaTheme="minorEastAsia" w:hAnsi="Bookman Old Style" w:cs="Segoe UI"/>
          <w:color w:val="333333"/>
        </w:rPr>
      </w:pPr>
      <w:r w:rsidRPr="008F51A0">
        <w:rPr>
          <w:rFonts w:ascii="Bookman Old Style" w:hAnsi="Bookman Old Style" w:cs="Segoe UI"/>
          <w:color w:val="333333"/>
        </w:rPr>
        <w:t>This tag is used to abbreviate a text. To abbreviate a text, write text between &lt;abbr&gt; and &lt;/abbr&gt; tag.</w:t>
      </w:r>
    </w:p>
    <w:p w:rsidR="00680573" w:rsidRPr="008F51A0" w:rsidRDefault="00680573" w:rsidP="008F51A0">
      <w:pPr>
        <w:pStyle w:val="Heading2"/>
        <w:shd w:val="clear" w:color="auto" w:fill="FFFFFF"/>
        <w:spacing w:before="0" w:after="160" w:line="360" w:lineRule="auto"/>
        <w:jc w:val="both"/>
        <w:divId w:val="67057120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C260EA" w:rsidRPr="008F51A0" w:rsidRDefault="00C260EA" w:rsidP="006216D3">
      <w:pPr>
        <w:pStyle w:val="alt"/>
        <w:numPr>
          <w:ilvl w:val="0"/>
          <w:numId w:val="47"/>
        </w:numPr>
        <w:spacing w:before="0" w:beforeAutospacing="0" w:after="160" w:afterAutospacing="0" w:line="360" w:lineRule="auto"/>
        <w:jc w:val="both"/>
        <w:divId w:val="135510796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proofErr w:type="gramStart"/>
      <w:r w:rsidRPr="008F51A0">
        <w:rPr>
          <w:rFonts w:ascii="Bookman Old Style" w:eastAsia="Times New Roman" w:hAnsi="Bookman Old Style" w:cs="Segoe UI"/>
          <w:color w:val="000000"/>
          <w:bdr w:val="none" w:sz="0" w:space="0" w:color="auto" w:frame="1"/>
        </w:rPr>
        <w:t>An</w:t>
      </w:r>
      <w:proofErr w:type="gramEnd"/>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abbr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title</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"Hypertext Markup language"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abbr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language is used to create web pages.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80573" w:rsidRPr="008F51A0" w:rsidRDefault="00B22CEF"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12AD9" w:rsidRPr="008F51A0" w:rsidRDefault="00F12AD9" w:rsidP="008F51A0">
      <w:pPr>
        <w:spacing w:line="360" w:lineRule="auto"/>
        <w:divId w:val="508061953"/>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42AC123D" wp14:editId="072D67C2">
            <wp:extent cx="6581775" cy="3228975"/>
            <wp:effectExtent l="0" t="0" r="9525" b="9525"/>
            <wp:docPr id="92" name="Picture 92"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581775" cy="3228975"/>
                    </a:xfrm>
                    <a:prstGeom prst="rect">
                      <a:avLst/>
                    </a:prstGeom>
                    <a:noFill/>
                    <a:ln>
                      <a:noFill/>
                    </a:ln>
                  </pic:spPr>
                </pic:pic>
              </a:graphicData>
            </a:graphic>
          </wp:inline>
        </w:drawing>
      </w:r>
    </w:p>
    <w:p w:rsidR="00F12AD9" w:rsidRPr="008F51A0" w:rsidRDefault="00F12AD9" w:rsidP="008F51A0">
      <w:pPr>
        <w:spacing w:line="360" w:lineRule="auto"/>
        <w:divId w:val="508061953"/>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5E448C58" wp14:editId="56F05CB3">
                <wp:extent cx="6097905" cy="4445"/>
                <wp:effectExtent l="0" t="0" r="0" b="0"/>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6AE873" id="Rectangle 9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F12AD9" w:rsidRPr="008F51A0" w:rsidRDefault="00F12AD9" w:rsidP="008F51A0">
      <w:pPr>
        <w:pStyle w:val="Heading2"/>
        <w:shd w:val="clear" w:color="auto" w:fill="FFFFFF"/>
        <w:spacing w:before="0" w:after="160" w:line="360" w:lineRule="auto"/>
        <w:jc w:val="both"/>
        <w:divId w:val="50806195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2. Marked tag:</w:t>
      </w:r>
    </w:p>
    <w:p w:rsidR="00F12AD9" w:rsidRPr="008F51A0" w:rsidRDefault="00F12AD9" w:rsidP="008F51A0">
      <w:pPr>
        <w:pStyle w:val="NormalWeb"/>
        <w:shd w:val="clear" w:color="auto" w:fill="FFFFFF"/>
        <w:spacing w:before="0" w:beforeAutospacing="0" w:after="160" w:afterAutospacing="0" w:line="360" w:lineRule="auto"/>
        <w:jc w:val="both"/>
        <w:divId w:val="508061953"/>
        <w:rPr>
          <w:rFonts w:ascii="Bookman Old Style" w:eastAsiaTheme="minorEastAsia" w:hAnsi="Bookman Old Style" w:cs="Segoe UI"/>
          <w:color w:val="333333"/>
        </w:rPr>
      </w:pPr>
      <w:r w:rsidRPr="008F51A0">
        <w:rPr>
          <w:rFonts w:ascii="Bookman Old Style" w:hAnsi="Bookman Old Style" w:cs="Segoe UI"/>
          <w:color w:val="333333"/>
        </w:rPr>
        <w:t>The content written between &lt;mark&gt; and &lt;/mark&gt; tag will show as yellow mark on browser. This tag is used to highlight a particular text.</w:t>
      </w:r>
    </w:p>
    <w:p w:rsidR="00F12AD9" w:rsidRPr="008F51A0" w:rsidRDefault="00F12AD9" w:rsidP="008F51A0">
      <w:pPr>
        <w:pStyle w:val="Heading2"/>
        <w:shd w:val="clear" w:color="auto" w:fill="FFFFFF"/>
        <w:spacing w:before="0" w:after="160" w:line="360" w:lineRule="auto"/>
        <w:jc w:val="both"/>
        <w:divId w:val="50806195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BF6FC3" w:rsidRPr="008F51A0" w:rsidRDefault="00BF6FC3" w:rsidP="006216D3">
      <w:pPr>
        <w:pStyle w:val="alt"/>
        <w:numPr>
          <w:ilvl w:val="0"/>
          <w:numId w:val="48"/>
        </w:numPr>
        <w:spacing w:before="0" w:beforeAutospacing="0" w:after="160" w:afterAutospacing="0" w:line="360" w:lineRule="auto"/>
        <w:jc w:val="both"/>
        <w:divId w:val="201310025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tag will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mark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highlight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mark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the text.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22CEF" w:rsidRPr="008F51A0" w:rsidRDefault="003038E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D719D" w:rsidRPr="008F51A0" w:rsidRDefault="007D719D" w:rsidP="008F51A0">
      <w:pPr>
        <w:spacing w:line="360" w:lineRule="auto"/>
        <w:divId w:val="880018005"/>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4A5D3549" wp14:editId="78292730">
            <wp:extent cx="6419850" cy="3276600"/>
            <wp:effectExtent l="0" t="0" r="0" b="0"/>
            <wp:docPr id="94" name="Picture 94"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419850" cy="3276600"/>
                    </a:xfrm>
                    <a:prstGeom prst="rect">
                      <a:avLst/>
                    </a:prstGeom>
                    <a:noFill/>
                    <a:ln>
                      <a:noFill/>
                    </a:ln>
                  </pic:spPr>
                </pic:pic>
              </a:graphicData>
            </a:graphic>
          </wp:inline>
        </w:drawing>
      </w:r>
    </w:p>
    <w:p w:rsidR="007D719D" w:rsidRPr="008F51A0" w:rsidRDefault="007D719D" w:rsidP="008F51A0">
      <w:pPr>
        <w:spacing w:line="360" w:lineRule="auto"/>
        <w:divId w:val="880018005"/>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74D2097C" wp14:editId="50B7D87E">
                <wp:extent cx="6097905" cy="4445"/>
                <wp:effectExtent l="0" t="0" r="0" b="0"/>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3E3A1A" id="Rectangle 9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7D719D" w:rsidRPr="008F51A0" w:rsidRDefault="007D719D" w:rsidP="008F51A0">
      <w:pPr>
        <w:pStyle w:val="Heading2"/>
        <w:shd w:val="clear" w:color="auto" w:fill="FFFFFF"/>
        <w:spacing w:before="0" w:after="160" w:line="360" w:lineRule="auto"/>
        <w:jc w:val="both"/>
        <w:divId w:val="88001800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3. Strong text:</w:t>
      </w:r>
    </w:p>
    <w:p w:rsidR="007D719D" w:rsidRPr="008F51A0" w:rsidRDefault="007D719D" w:rsidP="008F51A0">
      <w:pPr>
        <w:pStyle w:val="NormalWeb"/>
        <w:shd w:val="clear" w:color="auto" w:fill="FFFFFF"/>
        <w:spacing w:before="0" w:beforeAutospacing="0" w:after="160" w:afterAutospacing="0" w:line="360" w:lineRule="auto"/>
        <w:jc w:val="both"/>
        <w:divId w:val="880018005"/>
        <w:rPr>
          <w:rFonts w:ascii="Bookman Old Style" w:eastAsiaTheme="minorEastAsia" w:hAnsi="Bookman Old Style" w:cs="Segoe UI"/>
          <w:color w:val="333333"/>
        </w:rPr>
      </w:pPr>
      <w:r w:rsidRPr="008F51A0">
        <w:rPr>
          <w:rFonts w:ascii="Bookman Old Style" w:hAnsi="Bookman Old Style" w:cs="Segoe UI"/>
          <w:color w:val="333333"/>
        </w:rPr>
        <w:t>This tag is used to display the important text of the content. The text written between &lt;strong&gt; and &lt;/strong&gt; will be displayed as important text.</w:t>
      </w:r>
    </w:p>
    <w:p w:rsidR="007D719D" w:rsidRPr="008F51A0" w:rsidRDefault="007D719D" w:rsidP="008F51A0">
      <w:pPr>
        <w:pStyle w:val="Heading2"/>
        <w:shd w:val="clear" w:color="auto" w:fill="FFFFFF"/>
        <w:spacing w:before="0" w:after="160" w:line="360" w:lineRule="auto"/>
        <w:jc w:val="both"/>
        <w:divId w:val="88001800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A815E1" w:rsidRPr="008F51A0" w:rsidRDefault="00A815E1" w:rsidP="006216D3">
      <w:pPr>
        <w:pStyle w:val="alt"/>
        <w:numPr>
          <w:ilvl w:val="0"/>
          <w:numId w:val="49"/>
        </w:numPr>
        <w:spacing w:before="0" w:beforeAutospacing="0" w:after="160" w:afterAutospacing="0" w:line="360" w:lineRule="auto"/>
        <w:jc w:val="both"/>
        <w:divId w:val="165748740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In HTML it is recommended to use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lower-case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while writing a code.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038EB" w:rsidRPr="008F51A0" w:rsidRDefault="008D0C6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55F15" w:rsidRPr="008F51A0" w:rsidRDefault="00555F15" w:rsidP="008F51A0">
      <w:pPr>
        <w:spacing w:line="360" w:lineRule="auto"/>
        <w:divId w:val="973872386"/>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6B7E6480" wp14:editId="0DBC1A9C">
            <wp:extent cx="7793355" cy="3552190"/>
            <wp:effectExtent l="0" t="0" r="0" b="0"/>
            <wp:docPr id="96" name="Picture 96"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793355" cy="3552190"/>
                    </a:xfrm>
                    <a:prstGeom prst="rect">
                      <a:avLst/>
                    </a:prstGeom>
                    <a:noFill/>
                    <a:ln>
                      <a:noFill/>
                    </a:ln>
                  </pic:spPr>
                </pic:pic>
              </a:graphicData>
            </a:graphic>
          </wp:inline>
        </w:drawing>
      </w:r>
    </w:p>
    <w:p w:rsidR="00555F15" w:rsidRPr="008F51A0" w:rsidRDefault="00555F15" w:rsidP="008F51A0">
      <w:pPr>
        <w:spacing w:line="360" w:lineRule="auto"/>
        <w:divId w:val="973872386"/>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6AE27C08" wp14:editId="0423B3C7">
                <wp:extent cx="6097905" cy="4445"/>
                <wp:effectExtent l="0" t="0" r="0" b="0"/>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56B145" id="Rectangle 9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555F15" w:rsidRPr="008F51A0" w:rsidRDefault="00555F15" w:rsidP="008F51A0">
      <w:pPr>
        <w:pStyle w:val="Heading2"/>
        <w:shd w:val="clear" w:color="auto" w:fill="FFFFFF"/>
        <w:spacing w:before="0" w:after="160" w:line="360" w:lineRule="auto"/>
        <w:jc w:val="both"/>
        <w:divId w:val="97387238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4. Emphasized text</w:t>
      </w:r>
    </w:p>
    <w:p w:rsidR="00555F15" w:rsidRPr="008F51A0" w:rsidRDefault="00555F15" w:rsidP="008F51A0">
      <w:pPr>
        <w:pStyle w:val="NormalWeb"/>
        <w:shd w:val="clear" w:color="auto" w:fill="FFFFFF"/>
        <w:spacing w:before="0" w:beforeAutospacing="0" w:after="160" w:afterAutospacing="0" w:line="360" w:lineRule="auto"/>
        <w:jc w:val="both"/>
        <w:divId w:val="973872386"/>
        <w:rPr>
          <w:rFonts w:ascii="Bookman Old Style" w:eastAsiaTheme="minorEastAsia" w:hAnsi="Bookman Old Style" w:cs="Segoe UI"/>
          <w:color w:val="333333"/>
        </w:rPr>
      </w:pPr>
      <w:r w:rsidRPr="008F51A0">
        <w:rPr>
          <w:rFonts w:ascii="Bookman Old Style" w:hAnsi="Bookman Old Style" w:cs="Segoe UI"/>
          <w:color w:val="333333"/>
        </w:rPr>
        <w:t>This tag is used to emphasize the text, and displayed the text in italic form. The text written between &lt;em&gt; and &lt;/em&gt; tag will italicized the text.</w:t>
      </w:r>
    </w:p>
    <w:p w:rsidR="00555F15" w:rsidRPr="008F51A0" w:rsidRDefault="00555F15" w:rsidP="008F51A0">
      <w:pPr>
        <w:pStyle w:val="Heading2"/>
        <w:shd w:val="clear" w:color="auto" w:fill="FFFFFF"/>
        <w:spacing w:before="0" w:after="160" w:line="360" w:lineRule="auto"/>
        <w:jc w:val="both"/>
        <w:divId w:val="97387238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102E5F" w:rsidRPr="008F51A0" w:rsidRDefault="00102E5F" w:rsidP="006216D3">
      <w:pPr>
        <w:pStyle w:val="alt"/>
        <w:numPr>
          <w:ilvl w:val="0"/>
          <w:numId w:val="50"/>
        </w:numPr>
        <w:spacing w:before="0" w:beforeAutospacing="0" w:after="160" w:afterAutospacing="0" w:line="360" w:lineRule="auto"/>
        <w:jc w:val="both"/>
        <w:divId w:val="210006199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 is an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em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easy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em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to learn language.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D0C6A" w:rsidRPr="008F51A0" w:rsidRDefault="00585BF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63E55" w:rsidRPr="008F51A0" w:rsidRDefault="00763E55" w:rsidP="008F51A0">
      <w:pPr>
        <w:spacing w:line="360" w:lineRule="auto"/>
        <w:divId w:val="2018967675"/>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247076BD" wp14:editId="4E62E84D">
            <wp:extent cx="6323330" cy="2869565"/>
            <wp:effectExtent l="0" t="0" r="1270" b="6985"/>
            <wp:docPr id="98" name="Picture 98"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323330" cy="2869565"/>
                    </a:xfrm>
                    <a:prstGeom prst="rect">
                      <a:avLst/>
                    </a:prstGeom>
                    <a:noFill/>
                    <a:ln>
                      <a:noFill/>
                    </a:ln>
                  </pic:spPr>
                </pic:pic>
              </a:graphicData>
            </a:graphic>
          </wp:inline>
        </w:drawing>
      </w:r>
    </w:p>
    <w:p w:rsidR="00763E55" w:rsidRPr="008F51A0" w:rsidRDefault="00763E55" w:rsidP="008F51A0">
      <w:pPr>
        <w:spacing w:line="360" w:lineRule="auto"/>
        <w:divId w:val="2018967675"/>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987ECFB" wp14:editId="5EB37ECB">
                <wp:extent cx="6097905" cy="4445"/>
                <wp:effectExtent l="0" t="0" r="0" b="0"/>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2AFC62" id="Rectangle 97"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763E55" w:rsidRPr="008F51A0" w:rsidRDefault="00763E55" w:rsidP="008F51A0">
      <w:pPr>
        <w:pStyle w:val="Heading2"/>
        <w:shd w:val="clear" w:color="auto" w:fill="FFFFFF"/>
        <w:spacing w:before="0" w:after="160" w:line="360" w:lineRule="auto"/>
        <w:jc w:val="both"/>
        <w:divId w:val="201896767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5. Definition tag:</w:t>
      </w:r>
    </w:p>
    <w:p w:rsidR="00763E55" w:rsidRPr="008F51A0" w:rsidRDefault="00763E55" w:rsidP="008F51A0">
      <w:pPr>
        <w:pStyle w:val="NormalWeb"/>
        <w:shd w:val="clear" w:color="auto" w:fill="FFFFFF"/>
        <w:spacing w:before="0" w:beforeAutospacing="0" w:after="160" w:afterAutospacing="0" w:line="360" w:lineRule="auto"/>
        <w:jc w:val="both"/>
        <w:divId w:val="2018967675"/>
        <w:rPr>
          <w:rFonts w:ascii="Bookman Old Style" w:eastAsiaTheme="minorEastAsia" w:hAnsi="Bookman Old Style" w:cs="Segoe UI"/>
          <w:color w:val="333333"/>
        </w:rPr>
      </w:pPr>
      <w:r w:rsidRPr="008F51A0">
        <w:rPr>
          <w:rFonts w:ascii="Bookman Old Style" w:hAnsi="Bookman Old Style" w:cs="Segoe UI"/>
          <w:color w:val="333333"/>
        </w:rPr>
        <w:t>When you use the &lt;dfn&gt; and &lt;/dfn&gt; tags, it allow to specify the keyword of the content. Following is the example to show how to definition element.</w:t>
      </w:r>
    </w:p>
    <w:p w:rsidR="00763E55" w:rsidRPr="008F51A0" w:rsidRDefault="00763E55" w:rsidP="008F51A0">
      <w:pPr>
        <w:pStyle w:val="Heading2"/>
        <w:shd w:val="clear" w:color="auto" w:fill="FFFFFF"/>
        <w:spacing w:before="0" w:after="160" w:line="360" w:lineRule="auto"/>
        <w:jc w:val="both"/>
        <w:divId w:val="201896767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695992" w:rsidRPr="008F51A0" w:rsidRDefault="00695992" w:rsidP="006216D3">
      <w:pPr>
        <w:pStyle w:val="alt"/>
        <w:numPr>
          <w:ilvl w:val="0"/>
          <w:numId w:val="51"/>
        </w:numPr>
        <w:spacing w:before="0" w:beforeAutospacing="0" w:after="160" w:afterAutospacing="0" w:line="360" w:lineRule="auto"/>
        <w:jc w:val="both"/>
        <w:divId w:val="2676395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dfn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dfn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is a markup language.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85BF4" w:rsidRPr="008F51A0" w:rsidRDefault="00F92ED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F38BC" w:rsidRPr="008F51A0" w:rsidRDefault="008F38BC" w:rsidP="008F51A0">
      <w:pPr>
        <w:spacing w:line="360" w:lineRule="auto"/>
        <w:divId w:val="1789277464"/>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3D44A061" wp14:editId="68E21D6D">
            <wp:extent cx="6743700" cy="3457575"/>
            <wp:effectExtent l="0" t="0" r="0" b="9525"/>
            <wp:docPr id="100" name="Picture 100"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743700" cy="3457575"/>
                    </a:xfrm>
                    <a:prstGeom prst="rect">
                      <a:avLst/>
                    </a:prstGeom>
                    <a:noFill/>
                    <a:ln>
                      <a:noFill/>
                    </a:ln>
                  </pic:spPr>
                </pic:pic>
              </a:graphicData>
            </a:graphic>
          </wp:inline>
        </w:drawing>
      </w:r>
    </w:p>
    <w:p w:rsidR="008F38BC" w:rsidRPr="008F51A0" w:rsidRDefault="008F38BC" w:rsidP="008F51A0">
      <w:pPr>
        <w:spacing w:line="360" w:lineRule="auto"/>
        <w:divId w:val="1789277464"/>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CC98F98" wp14:editId="61ECFC50">
                <wp:extent cx="6097905" cy="4445"/>
                <wp:effectExtent l="0" t="0" r="0" b="0"/>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C4FDE5" id="Rectangle 99"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F38BC" w:rsidRPr="008F51A0" w:rsidRDefault="008F38BC" w:rsidP="008F51A0">
      <w:pPr>
        <w:pStyle w:val="Heading2"/>
        <w:shd w:val="clear" w:color="auto" w:fill="FFFFFF"/>
        <w:spacing w:before="0" w:after="160" w:line="360" w:lineRule="auto"/>
        <w:jc w:val="both"/>
        <w:divId w:val="178927746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6. Quoting text:</w:t>
      </w:r>
    </w:p>
    <w:p w:rsidR="008F38BC" w:rsidRPr="008F51A0" w:rsidRDefault="008F38BC" w:rsidP="008F51A0">
      <w:pPr>
        <w:pStyle w:val="NormalWeb"/>
        <w:shd w:val="clear" w:color="auto" w:fill="FFFFFF"/>
        <w:spacing w:before="0" w:beforeAutospacing="0" w:after="160" w:afterAutospacing="0" w:line="360" w:lineRule="auto"/>
        <w:jc w:val="both"/>
        <w:divId w:val="1789277464"/>
        <w:rPr>
          <w:rFonts w:ascii="Bookman Old Style" w:eastAsiaTheme="minorEastAsia" w:hAnsi="Bookman Old Style" w:cs="Segoe UI"/>
          <w:color w:val="333333"/>
        </w:rPr>
      </w:pPr>
      <w:r w:rsidRPr="008F51A0">
        <w:rPr>
          <w:rFonts w:ascii="Bookman Old Style" w:hAnsi="Bookman Old Style" w:cs="Segoe UI"/>
          <w:color w:val="333333"/>
        </w:rPr>
        <w:t>The HTML &lt;blockquote&gt; element shows that the enclosed content is quoted from another source. The Source URL can be given using the cite attribute, and text representation of source can display using </w:t>
      </w:r>
      <w:r w:rsidRPr="008F51A0">
        <w:rPr>
          <w:rStyle w:val="Strong"/>
          <w:rFonts w:ascii="Bookman Old Style" w:eastAsiaTheme="majorEastAsia" w:hAnsi="Bookman Old Style" w:cs="Segoe UI"/>
          <w:color w:val="333333"/>
        </w:rPr>
        <w:t>&lt;cite</w:t>
      </w:r>
      <w:proofErr w:type="gramStart"/>
      <w:r w:rsidRPr="008F51A0">
        <w:rPr>
          <w:rStyle w:val="Strong"/>
          <w:rFonts w:ascii="Bookman Old Style" w:eastAsiaTheme="majorEastAsia" w:hAnsi="Bookman Old Style" w:cs="Segoe UI"/>
          <w:color w:val="333333"/>
        </w:rPr>
        <w:t>&gt; .....</w:t>
      </w:r>
      <w:proofErr w:type="gramEnd"/>
      <w:r w:rsidRPr="008F51A0">
        <w:rPr>
          <w:rStyle w:val="Strong"/>
          <w:rFonts w:ascii="Bookman Old Style" w:eastAsiaTheme="majorEastAsia" w:hAnsi="Bookman Old Style" w:cs="Segoe UI"/>
          <w:color w:val="333333"/>
        </w:rPr>
        <w:t xml:space="preserve"> &lt;/cite&gt;element</w:t>
      </w:r>
      <w:r w:rsidRPr="008F51A0">
        <w:rPr>
          <w:rFonts w:ascii="Bookman Old Style" w:hAnsi="Bookman Old Style" w:cs="Segoe UI"/>
          <w:color w:val="333333"/>
        </w:rPr>
        <w:t>.</w:t>
      </w:r>
    </w:p>
    <w:p w:rsidR="008F38BC" w:rsidRPr="008F51A0" w:rsidRDefault="008F38BC" w:rsidP="008F51A0">
      <w:pPr>
        <w:pStyle w:val="Heading2"/>
        <w:shd w:val="clear" w:color="auto" w:fill="FFFFFF"/>
        <w:spacing w:before="0" w:after="160" w:line="360" w:lineRule="auto"/>
        <w:jc w:val="both"/>
        <w:divId w:val="178927746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301471" w:rsidRPr="008F51A0" w:rsidRDefault="00301471" w:rsidP="006216D3">
      <w:pPr>
        <w:pStyle w:val="alt"/>
        <w:numPr>
          <w:ilvl w:val="0"/>
          <w:numId w:val="52"/>
        </w:numPr>
        <w:spacing w:before="0" w:beforeAutospacing="0" w:after="160" w:afterAutospacing="0" w:line="360" w:lineRule="auto"/>
        <w:jc w:val="both"/>
        <w:divId w:val="12829530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blockquote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cite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"https://www.keepinspiring.me/famous-quotes/"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first step toward success is taken when you refuse to be a captive of the environment in which you first find </w:t>
      </w:r>
      <w:proofErr w:type="gramStart"/>
      <w:r w:rsidRPr="008F51A0">
        <w:rPr>
          <w:rFonts w:ascii="Bookman Old Style" w:eastAsia="Times New Roman" w:hAnsi="Bookman Old Style" w:cs="Segoe UI"/>
          <w:color w:val="000000"/>
          <w:bdr w:val="none" w:sz="0" w:space="0" w:color="auto" w:frame="1"/>
        </w:rPr>
        <w:t>yourself.?</w:t>
      </w:r>
      <w:proofErr w:type="gramEnd"/>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blockquote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01471" w:rsidRPr="008F51A0" w:rsidRDefault="00301471" w:rsidP="006216D3">
      <w:pPr>
        <w:numPr>
          <w:ilvl w:val="0"/>
          <w:numId w:val="52"/>
        </w:numPr>
        <w:spacing w:line="360" w:lineRule="auto"/>
        <w:jc w:val="both"/>
        <w:divId w:val="12829530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cite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-Mark Caine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cite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92EDB" w:rsidRPr="008F51A0" w:rsidRDefault="000713B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F58AB" w:rsidRPr="008F51A0" w:rsidRDefault="00DF58AB" w:rsidP="008F51A0">
      <w:pPr>
        <w:spacing w:line="360" w:lineRule="auto"/>
        <w:divId w:val="165051204"/>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0B3BF829" wp14:editId="70C882E6">
            <wp:extent cx="7743825" cy="3790950"/>
            <wp:effectExtent l="0" t="0" r="9525" b="0"/>
            <wp:docPr id="102" name="Picture 102"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743825" cy="3790950"/>
                    </a:xfrm>
                    <a:prstGeom prst="rect">
                      <a:avLst/>
                    </a:prstGeom>
                    <a:noFill/>
                    <a:ln>
                      <a:noFill/>
                    </a:ln>
                  </pic:spPr>
                </pic:pic>
              </a:graphicData>
            </a:graphic>
          </wp:inline>
        </w:drawing>
      </w:r>
    </w:p>
    <w:p w:rsidR="00DF58AB" w:rsidRPr="008F51A0" w:rsidRDefault="00DF58AB" w:rsidP="008F51A0">
      <w:pPr>
        <w:spacing w:line="360" w:lineRule="auto"/>
        <w:divId w:val="165051204"/>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6ABF11F" wp14:editId="48A7F218">
                <wp:extent cx="6097905" cy="4445"/>
                <wp:effectExtent l="0" t="0" r="0" b="0"/>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7DF76D" id="Rectangle 10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DF58AB" w:rsidRPr="008F51A0" w:rsidRDefault="00DF58AB" w:rsidP="008F51A0">
      <w:pPr>
        <w:pStyle w:val="Heading2"/>
        <w:shd w:val="clear" w:color="auto" w:fill="FFFFFF"/>
        <w:spacing w:before="0" w:after="160" w:line="360" w:lineRule="auto"/>
        <w:jc w:val="both"/>
        <w:divId w:val="16505120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7. Short Quotations:</w:t>
      </w:r>
    </w:p>
    <w:p w:rsidR="00DF58AB" w:rsidRPr="008F51A0" w:rsidRDefault="00DF58AB" w:rsidP="008F51A0">
      <w:pPr>
        <w:pStyle w:val="NormalWeb"/>
        <w:shd w:val="clear" w:color="auto" w:fill="FFFFFF"/>
        <w:spacing w:before="0" w:beforeAutospacing="0" w:after="160" w:afterAutospacing="0" w:line="360" w:lineRule="auto"/>
        <w:jc w:val="both"/>
        <w:divId w:val="165051204"/>
        <w:rPr>
          <w:rFonts w:ascii="Bookman Old Style" w:eastAsiaTheme="minorEastAsia" w:hAnsi="Bookman Old Style" w:cs="Segoe UI"/>
          <w:color w:val="333333"/>
        </w:rPr>
      </w:pPr>
      <w:r w:rsidRPr="008F51A0">
        <w:rPr>
          <w:rFonts w:ascii="Bookman Old Style" w:hAnsi="Bookman Old Style" w:cs="Segoe UI"/>
          <w:color w:val="333333"/>
        </w:rPr>
        <w:t>An HTML &lt;q&gt; ....... &lt;/q&gt; element defines a short quotation. If you will put any content between &lt;q&gt; ....... &lt;/q&gt;, then it will enclose the text in double quotes.</w:t>
      </w:r>
    </w:p>
    <w:p w:rsidR="00DF58AB" w:rsidRPr="008F51A0" w:rsidRDefault="00DF58AB" w:rsidP="008F51A0">
      <w:pPr>
        <w:pStyle w:val="Heading2"/>
        <w:shd w:val="clear" w:color="auto" w:fill="FFFFFF"/>
        <w:spacing w:before="0" w:after="160" w:line="360" w:lineRule="auto"/>
        <w:jc w:val="both"/>
        <w:divId w:val="16505120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9B74E8" w:rsidRPr="008F51A0" w:rsidRDefault="009B74E8" w:rsidP="006216D3">
      <w:pPr>
        <w:pStyle w:val="alt"/>
        <w:numPr>
          <w:ilvl w:val="0"/>
          <w:numId w:val="53"/>
        </w:numPr>
        <w:spacing w:before="0" w:beforeAutospacing="0" w:after="160" w:afterAutospacing="0" w:line="360" w:lineRule="auto"/>
        <w:jc w:val="both"/>
        <w:divId w:val="195147570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Steve Jobs said: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q</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If You Are Working On Something That You Really Care About, You Don</w:t>
      </w:r>
      <w:proofErr w:type="gramStart"/>
      <w:r w:rsidRPr="008F51A0">
        <w:rPr>
          <w:rFonts w:ascii="Bookman Old Style" w:eastAsia="Times New Roman" w:hAnsi="Bookman Old Style" w:cs="Segoe UI"/>
          <w:color w:val="000000"/>
          <w:bdr w:val="none" w:sz="0" w:space="0" w:color="auto" w:frame="1"/>
        </w:rPr>
        <w:t>?t</w:t>
      </w:r>
      <w:proofErr w:type="gramEnd"/>
      <w:r w:rsidRPr="008F51A0">
        <w:rPr>
          <w:rFonts w:ascii="Bookman Old Style" w:eastAsia="Times New Roman" w:hAnsi="Bookman Old Style" w:cs="Segoe UI"/>
          <w:color w:val="000000"/>
          <w:bdr w:val="none" w:sz="0" w:space="0" w:color="auto" w:frame="1"/>
        </w:rPr>
        <w:t> Have To Be Pushed. The Vision Pulls You.</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q</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713B8" w:rsidRPr="008F51A0" w:rsidRDefault="00AF4D2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9A5CF1" w:rsidRPr="008F51A0" w:rsidRDefault="009A5CF1" w:rsidP="008F51A0">
      <w:pPr>
        <w:spacing w:line="360" w:lineRule="auto"/>
        <w:divId w:val="1385446855"/>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475903A5" wp14:editId="7BF7C05A">
            <wp:extent cx="8897620" cy="3067050"/>
            <wp:effectExtent l="0" t="0" r="0" b="0"/>
            <wp:docPr id="104" name="Picture 104"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8897620" cy="3067050"/>
                    </a:xfrm>
                    <a:prstGeom prst="rect">
                      <a:avLst/>
                    </a:prstGeom>
                    <a:noFill/>
                    <a:ln>
                      <a:noFill/>
                    </a:ln>
                  </pic:spPr>
                </pic:pic>
              </a:graphicData>
            </a:graphic>
          </wp:inline>
        </w:drawing>
      </w:r>
    </w:p>
    <w:p w:rsidR="009A5CF1" w:rsidRPr="008F51A0" w:rsidRDefault="009A5CF1" w:rsidP="008F51A0">
      <w:pPr>
        <w:spacing w:line="360" w:lineRule="auto"/>
        <w:divId w:val="1385446855"/>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3CED9AE5" wp14:editId="68AEC23B">
                <wp:extent cx="6097905" cy="4445"/>
                <wp:effectExtent l="0" t="0" r="0" b="0"/>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428103" id="Rectangle 10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9A5CF1" w:rsidRPr="008F51A0" w:rsidRDefault="009A5CF1" w:rsidP="008F51A0">
      <w:pPr>
        <w:pStyle w:val="Heading2"/>
        <w:shd w:val="clear" w:color="auto" w:fill="FFFFFF"/>
        <w:spacing w:before="0" w:after="160" w:line="360" w:lineRule="auto"/>
        <w:jc w:val="both"/>
        <w:divId w:val="138544685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8. Code tags</w:t>
      </w:r>
    </w:p>
    <w:p w:rsidR="009A5CF1" w:rsidRPr="008F51A0" w:rsidRDefault="009A5CF1" w:rsidP="008F51A0">
      <w:pPr>
        <w:pStyle w:val="NormalWeb"/>
        <w:shd w:val="clear" w:color="auto" w:fill="FFFFFF"/>
        <w:spacing w:before="0" w:beforeAutospacing="0" w:after="160" w:afterAutospacing="0" w:line="360" w:lineRule="auto"/>
        <w:jc w:val="both"/>
        <w:divId w:val="1385446855"/>
        <w:rPr>
          <w:rFonts w:ascii="Bookman Old Style" w:eastAsiaTheme="minorEastAsia" w:hAnsi="Bookman Old Style" w:cs="Segoe UI"/>
          <w:color w:val="333333"/>
        </w:rPr>
      </w:pPr>
      <w:r w:rsidRPr="008F51A0">
        <w:rPr>
          <w:rFonts w:ascii="Bookman Old Style" w:hAnsi="Bookman Old Style" w:cs="Segoe UI"/>
          <w:color w:val="333333"/>
        </w:rPr>
        <w:t>The HTML &lt;code&gt; &lt;/code&gt; element is used to display the part of computer code. It will display the content in monospaced font.</w:t>
      </w:r>
    </w:p>
    <w:p w:rsidR="00302B2E" w:rsidRPr="008F51A0" w:rsidRDefault="00302B2E" w:rsidP="006216D3">
      <w:pPr>
        <w:pStyle w:val="alt"/>
        <w:numPr>
          <w:ilvl w:val="0"/>
          <w:numId w:val="54"/>
        </w:numPr>
        <w:spacing w:before="0" w:beforeAutospacing="0" w:after="160" w:afterAutospacing="0" w:line="360" w:lineRule="auto"/>
        <w:jc w:val="both"/>
        <w:divId w:val="140464046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First Java program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02B2E" w:rsidRPr="008F51A0" w:rsidRDefault="00302B2E" w:rsidP="006216D3">
      <w:pPr>
        <w:numPr>
          <w:ilvl w:val="0"/>
          <w:numId w:val="54"/>
        </w:numPr>
        <w:spacing w:line="360" w:lineRule="auto"/>
        <w:jc w:val="both"/>
        <w:divId w:val="140464046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code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class Simple{ public static void main(String args[]){   </w:t>
      </w:r>
    </w:p>
    <w:p w:rsidR="00302B2E" w:rsidRPr="008F51A0" w:rsidRDefault="00302B2E" w:rsidP="006216D3">
      <w:pPr>
        <w:pStyle w:val="alt"/>
        <w:numPr>
          <w:ilvl w:val="0"/>
          <w:numId w:val="54"/>
        </w:numPr>
        <w:spacing w:before="0" w:beforeAutospacing="0" w:after="160" w:afterAutospacing="0" w:line="360" w:lineRule="auto"/>
        <w:jc w:val="both"/>
        <w:divId w:val="140464046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System.out.println("Hello Java"); }}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code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02B2E" w:rsidRPr="008F51A0" w:rsidRDefault="00302B2E" w:rsidP="006216D3">
      <w:pPr>
        <w:numPr>
          <w:ilvl w:val="0"/>
          <w:numId w:val="54"/>
        </w:numPr>
        <w:spacing w:line="360" w:lineRule="auto"/>
        <w:jc w:val="both"/>
        <w:divId w:val="140464046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F4D2E" w:rsidRPr="008F51A0" w:rsidRDefault="000231D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A62AC5" w:rsidRPr="008F51A0" w:rsidRDefault="00A62AC5" w:rsidP="008F51A0">
      <w:pPr>
        <w:spacing w:line="360" w:lineRule="auto"/>
        <w:divId w:val="103617829"/>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2699E36B" wp14:editId="31676C05">
            <wp:extent cx="8029575" cy="2924175"/>
            <wp:effectExtent l="0" t="0" r="9525" b="9525"/>
            <wp:docPr id="106" name="Picture 106"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8029575" cy="2924175"/>
                    </a:xfrm>
                    <a:prstGeom prst="rect">
                      <a:avLst/>
                    </a:prstGeom>
                    <a:noFill/>
                    <a:ln>
                      <a:noFill/>
                    </a:ln>
                  </pic:spPr>
                </pic:pic>
              </a:graphicData>
            </a:graphic>
          </wp:inline>
        </w:drawing>
      </w:r>
    </w:p>
    <w:p w:rsidR="00A62AC5" w:rsidRPr="008F51A0" w:rsidRDefault="00A62AC5" w:rsidP="008F51A0">
      <w:pPr>
        <w:spacing w:line="360" w:lineRule="auto"/>
        <w:divId w:val="103617829"/>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78B65403" wp14:editId="3EED5D2E">
                <wp:extent cx="6097905" cy="4445"/>
                <wp:effectExtent l="0" t="0" r="0" b="0"/>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4CFB82" id="Rectangle 10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A62AC5" w:rsidRPr="008F51A0" w:rsidRDefault="00A62AC5" w:rsidP="008F51A0">
      <w:pPr>
        <w:pStyle w:val="Heading2"/>
        <w:shd w:val="clear" w:color="auto" w:fill="FFFFFF"/>
        <w:spacing w:before="0" w:after="160" w:line="360" w:lineRule="auto"/>
        <w:jc w:val="both"/>
        <w:divId w:val="10361782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9. Keyboard Tag</w:t>
      </w:r>
    </w:p>
    <w:p w:rsidR="00A62AC5" w:rsidRPr="008F51A0" w:rsidRDefault="00A62AC5" w:rsidP="008F51A0">
      <w:pPr>
        <w:pStyle w:val="NormalWeb"/>
        <w:shd w:val="clear" w:color="auto" w:fill="FFFFFF"/>
        <w:spacing w:before="0" w:beforeAutospacing="0" w:after="160" w:afterAutospacing="0" w:line="360" w:lineRule="auto"/>
        <w:jc w:val="both"/>
        <w:divId w:val="103617829"/>
        <w:rPr>
          <w:rFonts w:ascii="Bookman Old Style" w:eastAsiaTheme="minorEastAsia" w:hAnsi="Bookman Old Style" w:cs="Segoe UI"/>
          <w:color w:val="333333"/>
        </w:rPr>
      </w:pPr>
      <w:r w:rsidRPr="008F51A0">
        <w:rPr>
          <w:rFonts w:ascii="Bookman Old Style" w:hAnsi="Bookman Old Style" w:cs="Segoe UI"/>
          <w:color w:val="333333"/>
        </w:rPr>
        <w:t>In HTML the keyboard tag, &lt;kbd&gt;, indicates that a section of content is a user input from keyboard.</w:t>
      </w:r>
    </w:p>
    <w:p w:rsidR="00245812" w:rsidRPr="008F51A0" w:rsidRDefault="00245812" w:rsidP="006216D3">
      <w:pPr>
        <w:pStyle w:val="alt"/>
        <w:numPr>
          <w:ilvl w:val="0"/>
          <w:numId w:val="55"/>
        </w:numPr>
        <w:spacing w:before="0" w:beforeAutospacing="0" w:after="160" w:afterAutospacing="0" w:line="360" w:lineRule="auto"/>
        <w:jc w:val="both"/>
        <w:divId w:val="103615406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Please press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Ctrl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Shift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 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kbd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to restore page on chrome.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1D0" w:rsidRPr="008F51A0" w:rsidRDefault="0018094C"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C20687" w:rsidRPr="008F51A0" w:rsidRDefault="00C20687" w:rsidP="008F51A0">
      <w:pPr>
        <w:spacing w:line="360" w:lineRule="auto"/>
        <w:divId w:val="2093700799"/>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21760521" wp14:editId="58AA4FC3">
            <wp:extent cx="6907530" cy="2876550"/>
            <wp:effectExtent l="0" t="0" r="7620" b="0"/>
            <wp:docPr id="108" name="Picture 108" descr="HTML Phras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hrase ta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907530" cy="2876550"/>
                    </a:xfrm>
                    <a:prstGeom prst="rect">
                      <a:avLst/>
                    </a:prstGeom>
                    <a:noFill/>
                    <a:ln>
                      <a:noFill/>
                    </a:ln>
                  </pic:spPr>
                </pic:pic>
              </a:graphicData>
            </a:graphic>
          </wp:inline>
        </w:drawing>
      </w:r>
    </w:p>
    <w:p w:rsidR="00C20687" w:rsidRPr="008F51A0" w:rsidRDefault="00C20687" w:rsidP="008F51A0">
      <w:pPr>
        <w:spacing w:line="360" w:lineRule="auto"/>
        <w:divId w:val="2093700799"/>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47AF7929" wp14:editId="27DE594B">
                <wp:extent cx="6097905" cy="4445"/>
                <wp:effectExtent l="0" t="0" r="0" b="0"/>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3068C9" id="Rectangle 107"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C20687" w:rsidRPr="008F51A0" w:rsidRDefault="00C20687" w:rsidP="008F51A0">
      <w:pPr>
        <w:pStyle w:val="Heading2"/>
        <w:shd w:val="clear" w:color="auto" w:fill="FFFFFF"/>
        <w:spacing w:before="0" w:after="160" w:line="360" w:lineRule="auto"/>
        <w:jc w:val="both"/>
        <w:divId w:val="209370079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10. Address tag</w:t>
      </w:r>
    </w:p>
    <w:p w:rsidR="00C20687" w:rsidRPr="008F51A0" w:rsidRDefault="00C20687" w:rsidP="008F51A0">
      <w:pPr>
        <w:pStyle w:val="NormalWeb"/>
        <w:shd w:val="clear" w:color="auto" w:fill="FFFFFF"/>
        <w:spacing w:before="0" w:beforeAutospacing="0" w:after="160" w:afterAutospacing="0" w:line="360" w:lineRule="auto"/>
        <w:jc w:val="both"/>
        <w:divId w:val="2093700799"/>
        <w:rPr>
          <w:rFonts w:ascii="Bookman Old Style" w:eastAsiaTheme="minorEastAsia" w:hAnsi="Bookman Old Style" w:cs="Segoe UI"/>
          <w:color w:val="333333"/>
        </w:rPr>
      </w:pPr>
      <w:r w:rsidRPr="008F51A0">
        <w:rPr>
          <w:rFonts w:ascii="Bookman Old Style" w:hAnsi="Bookman Old Style" w:cs="Segoe UI"/>
          <w:color w:val="333333"/>
        </w:rPr>
        <w:t>An HTML &lt;address&gt; tag defines the contact information about the author of the content. The content written between &lt;address&gt; and &lt;/address&gt; tag, then it will be displayed in italic font.</w:t>
      </w:r>
    </w:p>
    <w:p w:rsidR="00D66A3F" w:rsidRPr="008F51A0" w:rsidRDefault="00D66A3F" w:rsidP="006216D3">
      <w:pPr>
        <w:pStyle w:val="alt"/>
        <w:numPr>
          <w:ilvl w:val="0"/>
          <w:numId w:val="56"/>
        </w:numPr>
        <w:spacing w:before="0" w:beforeAutospacing="0" w:after="160" w:afterAutospacing="0" w:line="360" w:lineRule="auto"/>
        <w:jc w:val="both"/>
        <w:divId w:val="9696316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address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You can ask your queries by contact us on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example123@newdomain.com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66A3F" w:rsidRPr="008F51A0" w:rsidRDefault="00D66A3F" w:rsidP="006216D3">
      <w:pPr>
        <w:numPr>
          <w:ilvl w:val="0"/>
          <w:numId w:val="56"/>
        </w:numPr>
        <w:spacing w:line="360" w:lineRule="auto"/>
        <w:jc w:val="both"/>
        <w:divId w:val="9696316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proofErr w:type="gramStart"/>
      <w:r w:rsidRPr="008F51A0">
        <w:rPr>
          <w:rStyle w:val="tag-name"/>
          <w:rFonts w:ascii="Bookman Old Style" w:eastAsia="Times New Roman" w:hAnsi="Bookman Old Style" w:cs="Segoe UI"/>
          <w:b/>
          <w:bCs/>
          <w:color w:val="006699"/>
          <w:bdr w:val="none" w:sz="0" w:space="0" w:color="auto" w:frame="1"/>
        </w:rPr>
        <w:t>br</w:t>
      </w:r>
      <w:proofErr w:type="gramEnd"/>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You can also visit at: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58 S. Garfield Street. Villa Rica, GA 30187.  </w:t>
      </w:r>
    </w:p>
    <w:p w:rsidR="00D66A3F" w:rsidRPr="008F51A0" w:rsidRDefault="00D66A3F" w:rsidP="006216D3">
      <w:pPr>
        <w:pStyle w:val="alt"/>
        <w:numPr>
          <w:ilvl w:val="0"/>
          <w:numId w:val="56"/>
        </w:numPr>
        <w:spacing w:before="0" w:beforeAutospacing="0" w:after="160" w:afterAutospacing="0" w:line="360" w:lineRule="auto"/>
        <w:jc w:val="both"/>
        <w:divId w:val="9696316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address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8094C" w:rsidRPr="008F51A0" w:rsidRDefault="00512147"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12147" w:rsidRPr="008F51A0" w:rsidRDefault="008A539D"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hAnsi="Bookman Old Style"/>
          <w:noProof/>
        </w:rPr>
        <w:drawing>
          <wp:anchor distT="0" distB="0" distL="114300" distR="114300" simplePos="0" relativeHeight="251664384" behindDoc="0" locked="0" layoutInCell="1" allowOverlap="1" wp14:anchorId="74A8463A" wp14:editId="143F6ED2">
            <wp:simplePos x="0" y="0"/>
            <wp:positionH relativeFrom="column">
              <wp:posOffset>0</wp:posOffset>
            </wp:positionH>
            <wp:positionV relativeFrom="paragraph">
              <wp:posOffset>27940</wp:posOffset>
            </wp:positionV>
            <wp:extent cx="6097905" cy="2543810"/>
            <wp:effectExtent l="0" t="0" r="0" b="889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097905" cy="2543810"/>
                    </a:xfrm>
                    <a:prstGeom prst="rect">
                      <a:avLst/>
                    </a:prstGeom>
                  </pic:spPr>
                </pic:pic>
              </a:graphicData>
            </a:graphic>
          </wp:anchor>
        </w:drawing>
      </w:r>
    </w:p>
    <w:p w:rsidR="007F1CD9" w:rsidRPr="008F51A0" w:rsidRDefault="007F1CD9" w:rsidP="008F51A0">
      <w:pPr>
        <w:pStyle w:val="Heading1"/>
        <w:shd w:val="clear" w:color="auto" w:fill="FFFFFF"/>
        <w:spacing w:before="0" w:beforeAutospacing="0" w:after="160" w:afterAutospacing="0" w:line="360" w:lineRule="auto"/>
        <w:jc w:val="both"/>
        <w:divId w:val="133353105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Anchor</w:t>
      </w:r>
    </w:p>
    <w:p w:rsidR="007F1CD9" w:rsidRPr="008F51A0" w:rsidRDefault="007F1CD9" w:rsidP="008F51A0">
      <w:pPr>
        <w:pStyle w:val="NormalWeb"/>
        <w:shd w:val="clear" w:color="auto" w:fill="FFFFFF"/>
        <w:spacing w:before="0" w:beforeAutospacing="0" w:after="160" w:afterAutospacing="0" w:line="360" w:lineRule="auto"/>
        <w:jc w:val="both"/>
        <w:divId w:val="1333531055"/>
        <w:rPr>
          <w:rFonts w:ascii="Bookman Old Style" w:eastAsiaTheme="minorEastAsia" w:hAnsi="Bookman Old Style" w:cs="Segoe UI"/>
          <w:color w:val="333333"/>
        </w:rPr>
      </w:pPr>
      <w:r w:rsidRPr="008F51A0">
        <w:rPr>
          <w:rFonts w:ascii="Bookman Old Style" w:hAnsi="Bookman Old Style" w:cs="Segoe UI"/>
          <w:color w:val="333333"/>
        </w:rPr>
        <w:t>The </w:t>
      </w:r>
      <w:r w:rsidRPr="008F51A0">
        <w:rPr>
          <w:rFonts w:ascii="Bookman Old Style" w:hAnsi="Bookman Old Style" w:cs="Segoe UI"/>
          <w:b/>
          <w:bCs/>
          <w:color w:val="333333"/>
        </w:rPr>
        <w:t>HTML anchor tag</w:t>
      </w:r>
      <w:r w:rsidRPr="008F51A0">
        <w:rPr>
          <w:rFonts w:ascii="Bookman Old Style" w:hAnsi="Bookman Old Style" w:cs="Segoe UI"/>
          <w:color w:val="333333"/>
        </w:rPr>
        <w:t> defines </w:t>
      </w:r>
      <w:r w:rsidRPr="008F51A0">
        <w:rPr>
          <w:rFonts w:ascii="Bookman Old Style" w:hAnsi="Bookman Old Style" w:cs="Segoe UI"/>
          <w:i/>
          <w:iCs/>
          <w:color w:val="333333"/>
        </w:rPr>
        <w:t>a hyperlink that links one page to another page</w:t>
      </w:r>
      <w:r w:rsidRPr="008F51A0">
        <w:rPr>
          <w:rFonts w:ascii="Bookman Old Style" w:hAnsi="Bookman Old Style" w:cs="Segoe UI"/>
          <w:color w:val="333333"/>
        </w:rPr>
        <w:t xml:space="preserve">. It can create hyperlink to other web page as well as files, location, or any URL. The "href" attribute is the most important attribute of the HTML a tag. </w:t>
      </w:r>
      <w:proofErr w:type="gramStart"/>
      <w:r w:rsidRPr="008F51A0">
        <w:rPr>
          <w:rFonts w:ascii="Bookman Old Style" w:hAnsi="Bookman Old Style" w:cs="Segoe UI"/>
          <w:color w:val="333333"/>
        </w:rPr>
        <w:t>and</w:t>
      </w:r>
      <w:proofErr w:type="gramEnd"/>
      <w:r w:rsidRPr="008F51A0">
        <w:rPr>
          <w:rFonts w:ascii="Bookman Old Style" w:hAnsi="Bookman Old Style" w:cs="Segoe UI"/>
          <w:color w:val="333333"/>
        </w:rPr>
        <w:t xml:space="preserve"> which links to destination page or URL.</w:t>
      </w:r>
    </w:p>
    <w:p w:rsidR="007F1CD9" w:rsidRPr="008F51A0" w:rsidRDefault="007F1CD9" w:rsidP="008F51A0">
      <w:pPr>
        <w:pStyle w:val="Heading2"/>
        <w:shd w:val="clear" w:color="auto" w:fill="FFFFFF"/>
        <w:spacing w:before="0" w:after="160" w:line="360" w:lineRule="auto"/>
        <w:jc w:val="both"/>
        <w:divId w:val="1333531055"/>
        <w:rPr>
          <w:rFonts w:ascii="Bookman Old Style" w:eastAsia="Times New Roman" w:hAnsi="Bookman Old Style" w:cs="Helvetica"/>
          <w:color w:val="610B4B"/>
          <w:sz w:val="32"/>
          <w:szCs w:val="32"/>
        </w:rPr>
      </w:pPr>
      <w:proofErr w:type="gramStart"/>
      <w:r w:rsidRPr="008F51A0">
        <w:rPr>
          <w:rFonts w:ascii="Bookman Old Style" w:eastAsia="Times New Roman" w:hAnsi="Bookman Old Style" w:cs="Helvetica"/>
          <w:b/>
          <w:bCs/>
          <w:color w:val="610B4B"/>
          <w:sz w:val="32"/>
          <w:szCs w:val="32"/>
        </w:rPr>
        <w:t>href</w:t>
      </w:r>
      <w:proofErr w:type="gramEnd"/>
      <w:r w:rsidRPr="008F51A0">
        <w:rPr>
          <w:rFonts w:ascii="Bookman Old Style" w:eastAsia="Times New Roman" w:hAnsi="Bookman Old Style" w:cs="Helvetica"/>
          <w:b/>
          <w:bCs/>
          <w:color w:val="610B4B"/>
          <w:sz w:val="32"/>
          <w:szCs w:val="32"/>
        </w:rPr>
        <w:t xml:space="preserve"> attribute of HTML anchor tag</w:t>
      </w:r>
    </w:p>
    <w:p w:rsidR="007F1CD9" w:rsidRPr="008F51A0" w:rsidRDefault="007F1CD9" w:rsidP="008F51A0">
      <w:pPr>
        <w:pStyle w:val="NormalWeb"/>
        <w:shd w:val="clear" w:color="auto" w:fill="FFFFFF"/>
        <w:spacing w:before="0" w:beforeAutospacing="0" w:after="160" w:afterAutospacing="0" w:line="360" w:lineRule="auto"/>
        <w:jc w:val="both"/>
        <w:divId w:val="1333531055"/>
        <w:rPr>
          <w:rFonts w:ascii="Bookman Old Style" w:eastAsiaTheme="minorEastAsia" w:hAnsi="Bookman Old Style" w:cs="Segoe UI"/>
          <w:color w:val="333333"/>
        </w:rPr>
      </w:pPr>
      <w:r w:rsidRPr="008F51A0">
        <w:rPr>
          <w:rFonts w:ascii="Bookman Old Style" w:hAnsi="Bookman Old Style" w:cs="Segoe UI"/>
          <w:color w:val="333333"/>
        </w:rPr>
        <w:t>The href attribute is used to define the address of the file to be linked. In other words, it points out the destination page.</w:t>
      </w:r>
    </w:p>
    <w:p w:rsidR="007F1CD9" w:rsidRPr="008F51A0" w:rsidRDefault="007F1CD9" w:rsidP="008F51A0">
      <w:pPr>
        <w:pStyle w:val="NormalWeb"/>
        <w:shd w:val="clear" w:color="auto" w:fill="FFFFFF"/>
        <w:spacing w:before="0" w:beforeAutospacing="0" w:after="160" w:afterAutospacing="0" w:line="360" w:lineRule="auto"/>
        <w:jc w:val="both"/>
        <w:divId w:val="1333531055"/>
        <w:rPr>
          <w:rFonts w:ascii="Bookman Old Style" w:hAnsi="Bookman Old Style" w:cs="Segoe UI"/>
          <w:color w:val="333333"/>
        </w:rPr>
      </w:pPr>
      <w:r w:rsidRPr="008F51A0">
        <w:rPr>
          <w:rFonts w:ascii="Bookman Old Style" w:hAnsi="Bookman Old Style" w:cs="Segoe UI"/>
          <w:color w:val="333333"/>
        </w:rPr>
        <w:t>The syntax of HTML anchor tag is given below.</w:t>
      </w:r>
    </w:p>
    <w:p w:rsidR="009F2759" w:rsidRPr="008F51A0" w:rsidRDefault="009F2759" w:rsidP="008F51A0">
      <w:pPr>
        <w:pStyle w:val="HTMLPreformatted"/>
        <w:spacing w:after="160" w:line="360" w:lineRule="auto"/>
        <w:ind w:left="150"/>
        <w:jc w:val="both"/>
        <w:divId w:val="1530341236"/>
        <w:rPr>
          <w:rFonts w:ascii="Bookman Old Style" w:hAnsi="Bookman Old Style"/>
          <w:color w:val="333333"/>
          <w:sz w:val="24"/>
          <w:szCs w:val="24"/>
        </w:rPr>
      </w:pPr>
      <w:r w:rsidRPr="008F51A0">
        <w:rPr>
          <w:rFonts w:ascii="Bookman Old Style" w:hAnsi="Bookman Old Style"/>
          <w:color w:val="333333"/>
          <w:sz w:val="24"/>
          <w:szCs w:val="24"/>
        </w:rPr>
        <w:lastRenderedPageBreak/>
        <w:t>&lt;a href = "..........."&gt; Link Text &lt;/a&gt;</w:t>
      </w:r>
    </w:p>
    <w:p w:rsidR="008A539D" w:rsidRPr="008F51A0" w:rsidRDefault="005441A1"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Let's see an example of HTML anchor tag.</w:t>
      </w:r>
    </w:p>
    <w:p w:rsidR="00A64065" w:rsidRPr="008F51A0" w:rsidRDefault="00A64065" w:rsidP="006216D3">
      <w:pPr>
        <w:pStyle w:val="alt"/>
        <w:numPr>
          <w:ilvl w:val="0"/>
          <w:numId w:val="57"/>
        </w:numPr>
        <w:spacing w:before="0" w:beforeAutospacing="0" w:after="160" w:afterAutospacing="0" w:line="360" w:lineRule="auto"/>
        <w:jc w:val="both"/>
        <w:divId w:val="63059874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"second.html"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Click for Second Page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40179" w:rsidRPr="008F51A0" w:rsidRDefault="00440179" w:rsidP="008F51A0">
      <w:pPr>
        <w:pStyle w:val="Heading2"/>
        <w:shd w:val="clear" w:color="auto" w:fill="FFFFFF"/>
        <w:spacing w:before="0" w:after="160" w:line="360" w:lineRule="auto"/>
        <w:jc w:val="both"/>
        <w:divId w:val="99857740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Specify a location for Link using target attribute</w:t>
      </w:r>
    </w:p>
    <w:p w:rsidR="00440179" w:rsidRPr="008F51A0" w:rsidRDefault="00440179" w:rsidP="008F51A0">
      <w:pPr>
        <w:pStyle w:val="NormalWeb"/>
        <w:shd w:val="clear" w:color="auto" w:fill="FFFFFF"/>
        <w:spacing w:before="0" w:beforeAutospacing="0" w:after="160" w:afterAutospacing="0" w:line="360" w:lineRule="auto"/>
        <w:jc w:val="both"/>
        <w:divId w:val="998577400"/>
        <w:rPr>
          <w:rFonts w:ascii="Bookman Old Style" w:eastAsiaTheme="minorEastAsia" w:hAnsi="Bookman Old Style" w:cs="Segoe UI"/>
          <w:color w:val="333333"/>
        </w:rPr>
      </w:pPr>
      <w:r w:rsidRPr="008F51A0">
        <w:rPr>
          <w:rFonts w:ascii="Bookman Old Style" w:hAnsi="Bookman Old Style" w:cs="Segoe UI"/>
          <w:color w:val="333333"/>
        </w:rPr>
        <w:t>If we want to open that link to another page then we can use target attribute of &lt;a&gt; tag. With the help of this link will be open in next page.</w:t>
      </w:r>
    </w:p>
    <w:p w:rsidR="00440179" w:rsidRPr="008F51A0" w:rsidRDefault="00440179" w:rsidP="008F51A0">
      <w:pPr>
        <w:pStyle w:val="Heading2"/>
        <w:shd w:val="clear" w:color="auto" w:fill="FFFFFF"/>
        <w:spacing w:before="0" w:after="160" w:line="360" w:lineRule="auto"/>
        <w:jc w:val="both"/>
        <w:divId w:val="99857740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6A2447" w:rsidRPr="008F51A0" w:rsidRDefault="006A2447" w:rsidP="006216D3">
      <w:pPr>
        <w:pStyle w:val="alt"/>
        <w:numPr>
          <w:ilvl w:val="0"/>
          <w:numId w:val="58"/>
        </w:numPr>
        <w:spacing w:before="0" w:beforeAutospacing="0" w:after="160" w:afterAutospacing="0" w:line="360" w:lineRule="auto"/>
        <w:jc w:val="both"/>
        <w:divId w:val="26958153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numPr>
          <w:ilvl w:val="0"/>
          <w:numId w:val="58"/>
        </w:numPr>
        <w:spacing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pStyle w:val="alt"/>
        <w:numPr>
          <w:ilvl w:val="0"/>
          <w:numId w:val="58"/>
        </w:numPr>
        <w:spacing w:before="0" w:beforeAutospacing="0" w:after="160" w:afterAutospacing="0"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numPr>
          <w:ilvl w:val="0"/>
          <w:numId w:val="58"/>
        </w:numPr>
        <w:spacing w:line="360" w:lineRule="auto"/>
        <w:jc w:val="both"/>
        <w:divId w:val="26958153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pStyle w:val="alt"/>
        <w:numPr>
          <w:ilvl w:val="0"/>
          <w:numId w:val="58"/>
        </w:numPr>
        <w:spacing w:before="0" w:beforeAutospacing="0" w:after="160" w:afterAutospacing="0"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numPr>
          <w:ilvl w:val="0"/>
          <w:numId w:val="58"/>
        </w:numPr>
        <w:spacing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pStyle w:val="alt"/>
        <w:numPr>
          <w:ilvl w:val="0"/>
          <w:numId w:val="58"/>
        </w:numPr>
        <w:spacing w:before="0" w:beforeAutospacing="0" w:after="160" w:afterAutospacing="0"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Click on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target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"_blank"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this-link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to go on home page of JavaTpoint.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numPr>
          <w:ilvl w:val="0"/>
          <w:numId w:val="58"/>
        </w:numPr>
        <w:spacing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447" w:rsidRPr="008F51A0" w:rsidRDefault="006A2447" w:rsidP="006216D3">
      <w:pPr>
        <w:pStyle w:val="alt"/>
        <w:numPr>
          <w:ilvl w:val="0"/>
          <w:numId w:val="58"/>
        </w:numPr>
        <w:spacing w:before="0" w:beforeAutospacing="0" w:after="160" w:afterAutospacing="0" w:line="360" w:lineRule="auto"/>
        <w:jc w:val="both"/>
        <w:divId w:val="26958153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41A1" w:rsidRPr="008F51A0" w:rsidRDefault="005A2D4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345FAD" w:rsidRPr="008F51A0" w:rsidRDefault="00345FAD" w:rsidP="008F51A0">
      <w:pPr>
        <w:spacing w:line="360" w:lineRule="auto"/>
        <w:divId w:val="1144005658"/>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0C0B3682" wp14:editId="00597D9A">
            <wp:extent cx="6867525" cy="2628900"/>
            <wp:effectExtent l="0" t="0" r="9525" b="0"/>
            <wp:docPr id="112" name="Picture 112" descr="HTML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Ancho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867525" cy="2628900"/>
                    </a:xfrm>
                    <a:prstGeom prst="rect">
                      <a:avLst/>
                    </a:prstGeom>
                    <a:noFill/>
                    <a:ln>
                      <a:noFill/>
                    </a:ln>
                  </pic:spPr>
                </pic:pic>
              </a:graphicData>
            </a:graphic>
          </wp:inline>
        </w:drawing>
      </w:r>
    </w:p>
    <w:p w:rsidR="00345FAD" w:rsidRPr="008F51A0" w:rsidRDefault="00345FAD" w:rsidP="008F51A0">
      <w:pPr>
        <w:pStyle w:val="NormalWeb"/>
        <w:shd w:val="clear" w:color="auto" w:fill="FFFFFF"/>
        <w:spacing w:before="0" w:beforeAutospacing="0" w:after="160" w:afterAutospacing="0" w:line="360" w:lineRule="auto"/>
        <w:jc w:val="both"/>
        <w:divId w:val="1144005658"/>
        <w:rPr>
          <w:rFonts w:ascii="Bookman Old Style" w:eastAsiaTheme="minorEastAsia" w:hAnsi="Bookman Old Style" w:cs="Segoe UI"/>
          <w:color w:val="333333"/>
        </w:rPr>
      </w:pPr>
      <w:r w:rsidRPr="008F51A0">
        <w:rPr>
          <w:rStyle w:val="Strong"/>
          <w:rFonts w:ascii="Bookman Old Style" w:hAnsi="Bookman Old Style" w:cs="Segoe UI"/>
          <w:color w:val="333333"/>
        </w:rPr>
        <w:t>Note:</w:t>
      </w:r>
    </w:p>
    <w:p w:rsidR="00345FAD" w:rsidRPr="008F51A0" w:rsidRDefault="00345FAD" w:rsidP="006216D3">
      <w:pPr>
        <w:numPr>
          <w:ilvl w:val="0"/>
          <w:numId w:val="59"/>
        </w:numPr>
        <w:shd w:val="clear" w:color="auto" w:fill="FFFFFF"/>
        <w:spacing w:line="360" w:lineRule="auto"/>
        <w:jc w:val="both"/>
        <w:divId w:val="1144005658"/>
        <w:rPr>
          <w:rFonts w:ascii="Bookman Old Style" w:eastAsia="Times New Roman" w:hAnsi="Bookman Old Style" w:cs="Segoe UI"/>
          <w:color w:val="000000"/>
        </w:rPr>
      </w:pPr>
      <w:r w:rsidRPr="008F51A0">
        <w:rPr>
          <w:rFonts w:ascii="Bookman Old Style" w:eastAsia="Times New Roman" w:hAnsi="Bookman Old Style" w:cs="Segoe UI"/>
          <w:color w:val="000000"/>
        </w:rPr>
        <w:t>The </w:t>
      </w:r>
      <w:r w:rsidRPr="008F51A0">
        <w:rPr>
          <w:rStyle w:val="Strong"/>
          <w:rFonts w:ascii="Bookman Old Style" w:eastAsia="Times New Roman" w:hAnsi="Bookman Old Style" w:cs="Segoe UI"/>
          <w:color w:val="000000"/>
        </w:rPr>
        <w:t>target</w:t>
      </w:r>
      <w:r w:rsidRPr="008F51A0">
        <w:rPr>
          <w:rFonts w:ascii="Bookman Old Style" w:eastAsia="Times New Roman" w:hAnsi="Bookman Old Style" w:cs="Segoe UI"/>
          <w:color w:val="000000"/>
        </w:rPr>
        <w:t> attribute can only use with href attribute in anchor tag.</w:t>
      </w:r>
    </w:p>
    <w:p w:rsidR="00345FAD" w:rsidRPr="008F51A0" w:rsidRDefault="00345FAD" w:rsidP="006216D3">
      <w:pPr>
        <w:numPr>
          <w:ilvl w:val="0"/>
          <w:numId w:val="59"/>
        </w:numPr>
        <w:shd w:val="clear" w:color="auto" w:fill="FFFFFF"/>
        <w:spacing w:line="360" w:lineRule="auto"/>
        <w:jc w:val="both"/>
        <w:divId w:val="1144005658"/>
        <w:rPr>
          <w:rFonts w:ascii="Bookman Old Style" w:eastAsia="Times New Roman" w:hAnsi="Bookman Old Style" w:cs="Segoe UI"/>
          <w:color w:val="000000"/>
        </w:rPr>
      </w:pPr>
      <w:r w:rsidRPr="008F51A0">
        <w:rPr>
          <w:rFonts w:ascii="Bookman Old Style" w:eastAsia="Times New Roman" w:hAnsi="Bookman Old Style" w:cs="Segoe UI"/>
          <w:color w:val="000000"/>
        </w:rPr>
        <w:t>If we will not use target attribute then link will open in same page.</w:t>
      </w:r>
    </w:p>
    <w:p w:rsidR="00345FAD" w:rsidRPr="008F51A0" w:rsidRDefault="00345FAD" w:rsidP="008F51A0">
      <w:pPr>
        <w:spacing w:line="360" w:lineRule="auto"/>
        <w:divId w:val="1144005658"/>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536E1E9" wp14:editId="2003E413">
                <wp:extent cx="6097905" cy="4445"/>
                <wp:effectExtent l="0" t="0" r="0" b="0"/>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268CA3" id="Rectangle 110"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345FAD" w:rsidRPr="008F51A0" w:rsidRDefault="00345FAD" w:rsidP="008F51A0">
      <w:pPr>
        <w:pStyle w:val="Heading2"/>
        <w:shd w:val="clear" w:color="auto" w:fill="FFFFFF"/>
        <w:spacing w:before="0" w:after="160" w:line="360" w:lineRule="auto"/>
        <w:jc w:val="both"/>
        <w:divId w:val="114400565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Appearance of HTML anchor tag</w:t>
      </w:r>
    </w:p>
    <w:p w:rsidR="00345FAD" w:rsidRPr="008F51A0" w:rsidRDefault="00345FAD" w:rsidP="008F51A0">
      <w:pPr>
        <w:pStyle w:val="NormalWeb"/>
        <w:shd w:val="clear" w:color="auto" w:fill="FFFFFF"/>
        <w:spacing w:before="0" w:beforeAutospacing="0" w:after="160" w:afterAutospacing="0" w:line="360" w:lineRule="auto"/>
        <w:jc w:val="both"/>
        <w:divId w:val="1144005658"/>
        <w:rPr>
          <w:rFonts w:ascii="Bookman Old Style" w:eastAsiaTheme="minorEastAsia" w:hAnsi="Bookman Old Style" w:cs="Segoe UI"/>
          <w:color w:val="333333"/>
        </w:rPr>
      </w:pPr>
      <w:r w:rsidRPr="008F51A0">
        <w:rPr>
          <w:rFonts w:ascii="Bookman Old Style" w:hAnsi="Bookman Old Style" w:cs="Segoe UI"/>
          <w:color w:val="333333"/>
        </w:rPr>
        <w:t>An </w:t>
      </w:r>
      <w:r w:rsidRPr="008F51A0">
        <w:rPr>
          <w:rFonts w:ascii="Bookman Old Style" w:hAnsi="Bookman Old Style" w:cs="Segoe UI"/>
          <w:b/>
          <w:bCs/>
          <w:color w:val="333333"/>
        </w:rPr>
        <w:t>unvisited link</w:t>
      </w:r>
      <w:r w:rsidRPr="008F51A0">
        <w:rPr>
          <w:rFonts w:ascii="Bookman Old Style" w:hAnsi="Bookman Old Style" w:cs="Segoe UI"/>
          <w:color w:val="333333"/>
        </w:rPr>
        <w:t> is displayed underlined and blue.</w:t>
      </w:r>
    </w:p>
    <w:p w:rsidR="00345FAD" w:rsidRPr="008F51A0" w:rsidRDefault="00345FAD" w:rsidP="008F51A0">
      <w:pPr>
        <w:pStyle w:val="NormalWeb"/>
        <w:shd w:val="clear" w:color="auto" w:fill="FFFFFF"/>
        <w:spacing w:before="0" w:beforeAutospacing="0" w:after="160" w:afterAutospacing="0" w:line="360" w:lineRule="auto"/>
        <w:jc w:val="both"/>
        <w:divId w:val="1144005658"/>
        <w:rPr>
          <w:rFonts w:ascii="Bookman Old Style" w:hAnsi="Bookman Old Style" w:cs="Segoe UI"/>
          <w:color w:val="333333"/>
        </w:rPr>
      </w:pPr>
      <w:r w:rsidRPr="008F51A0">
        <w:rPr>
          <w:rFonts w:ascii="Bookman Old Style" w:hAnsi="Bookman Old Style" w:cs="Segoe UI"/>
          <w:color w:val="333333"/>
        </w:rPr>
        <w:t>A </w:t>
      </w:r>
      <w:r w:rsidRPr="008F51A0">
        <w:rPr>
          <w:rFonts w:ascii="Bookman Old Style" w:hAnsi="Bookman Old Style" w:cs="Segoe UI"/>
          <w:b/>
          <w:bCs/>
          <w:color w:val="333333"/>
        </w:rPr>
        <w:t>visited link</w:t>
      </w:r>
      <w:r w:rsidRPr="008F51A0">
        <w:rPr>
          <w:rFonts w:ascii="Bookman Old Style" w:hAnsi="Bookman Old Style" w:cs="Segoe UI"/>
          <w:color w:val="333333"/>
        </w:rPr>
        <w:t> displayed underlined and purple.</w:t>
      </w:r>
    </w:p>
    <w:p w:rsidR="00345FAD" w:rsidRPr="008F51A0" w:rsidRDefault="00345FAD" w:rsidP="008F51A0">
      <w:pPr>
        <w:pStyle w:val="NormalWeb"/>
        <w:shd w:val="clear" w:color="auto" w:fill="FFFFFF"/>
        <w:spacing w:before="0" w:beforeAutospacing="0" w:after="160" w:afterAutospacing="0" w:line="360" w:lineRule="auto"/>
        <w:jc w:val="both"/>
        <w:divId w:val="1144005658"/>
        <w:rPr>
          <w:rFonts w:ascii="Bookman Old Style" w:hAnsi="Bookman Old Style" w:cs="Segoe UI"/>
          <w:color w:val="333333"/>
        </w:rPr>
      </w:pPr>
      <w:r w:rsidRPr="008F51A0">
        <w:rPr>
          <w:rFonts w:ascii="Bookman Old Style" w:hAnsi="Bookman Old Style" w:cs="Segoe UI"/>
          <w:color w:val="333333"/>
        </w:rPr>
        <w:t>An </w:t>
      </w:r>
      <w:r w:rsidRPr="008F51A0">
        <w:rPr>
          <w:rFonts w:ascii="Bookman Old Style" w:hAnsi="Bookman Old Style" w:cs="Segoe UI"/>
          <w:b/>
          <w:bCs/>
          <w:color w:val="333333"/>
        </w:rPr>
        <w:t>active link</w:t>
      </w:r>
      <w:r w:rsidRPr="008F51A0">
        <w:rPr>
          <w:rFonts w:ascii="Bookman Old Style" w:hAnsi="Bookman Old Style" w:cs="Segoe UI"/>
          <w:color w:val="333333"/>
        </w:rPr>
        <w:t> is underlined and red.</w:t>
      </w:r>
    </w:p>
    <w:p w:rsidR="00345FAD" w:rsidRPr="008F51A0" w:rsidRDefault="00345FAD" w:rsidP="008F51A0">
      <w:pPr>
        <w:spacing w:line="360" w:lineRule="auto"/>
        <w:divId w:val="1144005658"/>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45856277" wp14:editId="52F171E4">
                <wp:extent cx="6097905" cy="4445"/>
                <wp:effectExtent l="0" t="0" r="0" b="0"/>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E358DF" id="Rectangle 11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345FAD" w:rsidRPr="008F51A0" w:rsidRDefault="00345FAD" w:rsidP="008F51A0">
      <w:pPr>
        <w:pStyle w:val="Heading2"/>
        <w:shd w:val="clear" w:color="auto" w:fill="FFFFFF"/>
        <w:spacing w:before="0" w:after="160" w:line="360" w:lineRule="auto"/>
        <w:jc w:val="both"/>
        <w:divId w:val="114400565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4"/>
        <w:gridCol w:w="788"/>
        <w:gridCol w:w="1290"/>
        <w:gridCol w:w="1206"/>
        <w:gridCol w:w="1189"/>
      </w:tblGrid>
      <w:tr w:rsidR="00345FAD" w:rsidRPr="008F51A0">
        <w:trPr>
          <w:divId w:val="11440056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91F3943" wp14:editId="40AFD353">
                  <wp:extent cx="152400" cy="152400"/>
                  <wp:effectExtent l="0" t="0" r="0" b="0"/>
                  <wp:docPr id="113" name="Picture 11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DE48480" wp14:editId="1EFCABAA">
                  <wp:extent cx="152400" cy="152400"/>
                  <wp:effectExtent l="0" t="0" r="0" b="0"/>
                  <wp:docPr id="114" name="Picture 11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2BBEF14" wp14:editId="6276169F">
                  <wp:extent cx="152400" cy="152400"/>
                  <wp:effectExtent l="0" t="0" r="0" b="0"/>
                  <wp:docPr id="115" name="Picture 11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ECF9E2A" wp14:editId="11BB5632">
                  <wp:extent cx="152400" cy="152400"/>
                  <wp:effectExtent l="0" t="0" r="0" b="0"/>
                  <wp:docPr id="116" name="Picture 11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DF3B189" wp14:editId="1376ACA0">
                  <wp:extent cx="152400" cy="152400"/>
                  <wp:effectExtent l="0" t="0" r="0" b="0"/>
                  <wp:docPr id="117" name="Picture 11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345FAD" w:rsidRPr="008F51A0">
        <w:trPr>
          <w:divId w:val="11440056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5FAD" w:rsidRPr="008F51A0" w:rsidRDefault="00345FAD"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6B237D" w:rsidRPr="008F51A0" w:rsidRDefault="006B237D" w:rsidP="008F51A0">
      <w:pPr>
        <w:pStyle w:val="Heading1"/>
        <w:shd w:val="clear" w:color="auto" w:fill="FFFFFF"/>
        <w:spacing w:before="0" w:beforeAutospacing="0" w:after="160" w:afterAutospacing="0" w:line="360" w:lineRule="auto"/>
        <w:jc w:val="both"/>
        <w:divId w:val="190756678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Image</w:t>
      </w:r>
    </w:p>
    <w:p w:rsidR="006B237D" w:rsidRPr="008F51A0" w:rsidRDefault="006B237D" w:rsidP="008F51A0">
      <w:pPr>
        <w:pStyle w:val="NormalWeb"/>
        <w:shd w:val="clear" w:color="auto" w:fill="FFFFFF"/>
        <w:spacing w:before="0" w:beforeAutospacing="0" w:after="160" w:afterAutospacing="0" w:line="360" w:lineRule="auto"/>
        <w:jc w:val="both"/>
        <w:divId w:val="1907566780"/>
        <w:rPr>
          <w:rFonts w:ascii="Bookman Old Style" w:eastAsiaTheme="minorEastAsia" w:hAnsi="Bookman Old Style" w:cs="Segoe UI"/>
          <w:color w:val="333333"/>
        </w:rPr>
      </w:pPr>
      <w:r w:rsidRPr="008F51A0">
        <w:rPr>
          <w:rFonts w:ascii="Bookman Old Style" w:hAnsi="Bookman Old Style" w:cs="Segoe UI"/>
          <w:b/>
          <w:bCs/>
          <w:color w:val="333333"/>
        </w:rPr>
        <w:t>HTML img tag</w:t>
      </w:r>
      <w:r w:rsidRPr="008F51A0">
        <w:rPr>
          <w:rFonts w:ascii="Bookman Old Style" w:hAnsi="Bookman Old Style" w:cs="Segoe UI"/>
          <w:color w:val="333333"/>
        </w:rPr>
        <w:t> is used to display image on the web page. HTML img tag is an empty tag that contains attributes only, closing tags are not used in HTML image element.</w:t>
      </w:r>
    </w:p>
    <w:p w:rsidR="006B237D" w:rsidRPr="008F51A0" w:rsidRDefault="006B237D" w:rsidP="008F51A0">
      <w:pPr>
        <w:pStyle w:val="NormalWeb"/>
        <w:shd w:val="clear" w:color="auto" w:fill="FFFFFF"/>
        <w:spacing w:before="0" w:beforeAutospacing="0" w:after="160" w:afterAutospacing="0" w:line="360" w:lineRule="auto"/>
        <w:jc w:val="both"/>
        <w:divId w:val="1907566780"/>
        <w:rPr>
          <w:rFonts w:ascii="Bookman Old Style" w:hAnsi="Bookman Old Style" w:cs="Segoe UI"/>
          <w:color w:val="333333"/>
        </w:rPr>
      </w:pPr>
      <w:r w:rsidRPr="008F51A0">
        <w:rPr>
          <w:rFonts w:ascii="Bookman Old Style" w:hAnsi="Bookman Old Style" w:cs="Segoe UI"/>
          <w:color w:val="333333"/>
        </w:rPr>
        <w:lastRenderedPageBreak/>
        <w:t>Let's see an example of HTML image.</w:t>
      </w:r>
    </w:p>
    <w:p w:rsidR="00A83FFC" w:rsidRPr="008F51A0" w:rsidRDefault="00A83FFC" w:rsidP="006216D3">
      <w:pPr>
        <w:pStyle w:val="alt"/>
        <w:numPr>
          <w:ilvl w:val="0"/>
          <w:numId w:val="60"/>
        </w:numPr>
        <w:spacing w:before="0" w:beforeAutospacing="0" w:after="160" w:afterAutospacing="0" w:line="360" w:lineRule="auto"/>
        <w:jc w:val="both"/>
        <w:divId w:val="17636463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 Image Example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83FFC" w:rsidRPr="008F51A0" w:rsidRDefault="00A83FFC" w:rsidP="006216D3">
      <w:pPr>
        <w:numPr>
          <w:ilvl w:val="0"/>
          <w:numId w:val="60"/>
        </w:numPr>
        <w:spacing w:line="360" w:lineRule="auto"/>
        <w:jc w:val="both"/>
        <w:divId w:val="17636463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"good_morning.jpg"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"Good Morning Friends"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2D4A" w:rsidRPr="008F51A0" w:rsidRDefault="001C212E"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697505" w:rsidRPr="008F51A0" w:rsidRDefault="00697505" w:rsidP="008F51A0">
      <w:pPr>
        <w:spacing w:line="360" w:lineRule="auto"/>
        <w:divId w:val="1475371517"/>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5D025884" wp14:editId="446283DD">
            <wp:extent cx="1905000" cy="1266825"/>
            <wp:effectExtent l="0" t="0" r="0" b="9525"/>
            <wp:docPr id="119" name="Picture 119" descr="Good Morning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Good Morning Friends"/>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905000" cy="1266825"/>
                    </a:xfrm>
                    <a:prstGeom prst="rect">
                      <a:avLst/>
                    </a:prstGeom>
                    <a:noFill/>
                    <a:ln>
                      <a:noFill/>
                    </a:ln>
                  </pic:spPr>
                </pic:pic>
              </a:graphicData>
            </a:graphic>
          </wp:inline>
        </w:drawing>
      </w:r>
    </w:p>
    <w:p w:rsidR="00697505" w:rsidRPr="008F51A0" w:rsidRDefault="00697505" w:rsidP="008F51A0">
      <w:pPr>
        <w:spacing w:line="360" w:lineRule="auto"/>
        <w:divId w:val="1475371517"/>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3E0AAED9" wp14:editId="2000AFAF">
                <wp:extent cx="6097905" cy="4445"/>
                <wp:effectExtent l="0" t="0" r="0" b="0"/>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6EED2B" id="Rectangle 118"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697505" w:rsidRPr="008F51A0" w:rsidRDefault="00697505" w:rsidP="008F51A0">
      <w:pPr>
        <w:pStyle w:val="Heading2"/>
        <w:shd w:val="clear" w:color="auto" w:fill="FFFFFF"/>
        <w:spacing w:before="0" w:after="160" w:line="360" w:lineRule="auto"/>
        <w:jc w:val="both"/>
        <w:divId w:val="147537151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Attributes of HTML img tag</w:t>
      </w:r>
    </w:p>
    <w:p w:rsidR="00697505" w:rsidRPr="008F51A0" w:rsidRDefault="00697505" w:rsidP="008F51A0">
      <w:pPr>
        <w:pStyle w:val="NormalWeb"/>
        <w:shd w:val="clear" w:color="auto" w:fill="FFFFFF"/>
        <w:spacing w:before="0" w:beforeAutospacing="0" w:after="160" w:afterAutospacing="0" w:line="360" w:lineRule="auto"/>
        <w:jc w:val="both"/>
        <w:divId w:val="1475371517"/>
        <w:rPr>
          <w:rFonts w:ascii="Bookman Old Style" w:eastAsiaTheme="minorEastAsia" w:hAnsi="Bookman Old Style" w:cs="Segoe UI"/>
          <w:color w:val="333333"/>
        </w:rPr>
      </w:pPr>
      <w:r w:rsidRPr="008F51A0">
        <w:rPr>
          <w:rFonts w:ascii="Bookman Old Style" w:hAnsi="Bookman Old Style" w:cs="Segoe UI"/>
          <w:color w:val="333333"/>
        </w:rPr>
        <w:t>The src and alt are important attributes of HTML img tag. All attributes of HTML image tag are given below.</w:t>
      </w:r>
    </w:p>
    <w:p w:rsidR="00697505" w:rsidRPr="008F51A0" w:rsidRDefault="00697505" w:rsidP="008F51A0">
      <w:pPr>
        <w:pStyle w:val="Heading4"/>
        <w:shd w:val="clear" w:color="auto" w:fill="FFFFFF"/>
        <w:spacing w:before="0" w:after="160" w:line="360" w:lineRule="auto"/>
        <w:jc w:val="both"/>
        <w:divId w:val="147537151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 xml:space="preserve">1) </w:t>
      </w:r>
      <w:proofErr w:type="gramStart"/>
      <w:r w:rsidRPr="008F51A0">
        <w:rPr>
          <w:rFonts w:ascii="Bookman Old Style" w:eastAsia="Times New Roman" w:hAnsi="Bookman Old Style" w:cs="Helvetica"/>
          <w:b/>
          <w:bCs/>
          <w:color w:val="610B4B"/>
          <w:sz w:val="32"/>
          <w:szCs w:val="32"/>
        </w:rPr>
        <w:t>src</w:t>
      </w:r>
      <w:proofErr w:type="gramEnd"/>
    </w:p>
    <w:p w:rsidR="00697505" w:rsidRPr="008F51A0" w:rsidRDefault="00697505" w:rsidP="008F51A0">
      <w:pPr>
        <w:pStyle w:val="NormalWeb"/>
        <w:shd w:val="clear" w:color="auto" w:fill="FFFFFF"/>
        <w:spacing w:before="0" w:beforeAutospacing="0" w:after="160" w:afterAutospacing="0" w:line="360" w:lineRule="auto"/>
        <w:jc w:val="both"/>
        <w:divId w:val="1475371517"/>
        <w:rPr>
          <w:rFonts w:ascii="Bookman Old Style" w:eastAsiaTheme="minorEastAsia" w:hAnsi="Bookman Old Style" w:cs="Segoe UI"/>
          <w:color w:val="333333"/>
        </w:rPr>
      </w:pPr>
      <w:r w:rsidRPr="008F51A0">
        <w:rPr>
          <w:rFonts w:ascii="Bookman Old Style" w:hAnsi="Bookman Old Style" w:cs="Segoe UI"/>
          <w:color w:val="333333"/>
        </w:rPr>
        <w:t>It is a necessary attribute that describes the source or path of the image. It instructs the browser where to look for the image on the server.</w:t>
      </w:r>
    </w:p>
    <w:p w:rsidR="00697505" w:rsidRPr="008F51A0" w:rsidRDefault="00697505" w:rsidP="008F51A0">
      <w:pPr>
        <w:pStyle w:val="NormalWeb"/>
        <w:shd w:val="clear" w:color="auto" w:fill="FFFFFF"/>
        <w:spacing w:before="0" w:beforeAutospacing="0" w:after="160" w:afterAutospacing="0" w:line="360" w:lineRule="auto"/>
        <w:jc w:val="both"/>
        <w:divId w:val="1475371517"/>
        <w:rPr>
          <w:rFonts w:ascii="Bookman Old Style" w:hAnsi="Bookman Old Style" w:cs="Segoe UI"/>
          <w:color w:val="333333"/>
        </w:rPr>
      </w:pPr>
      <w:r w:rsidRPr="008F51A0">
        <w:rPr>
          <w:rFonts w:ascii="Bookman Old Style" w:hAnsi="Bookman Old Style" w:cs="Segoe UI"/>
          <w:color w:val="333333"/>
        </w:rPr>
        <w:t>The location of image may be on the same directory or another server.</w:t>
      </w:r>
    </w:p>
    <w:p w:rsidR="00697505" w:rsidRPr="008F51A0" w:rsidRDefault="00697505" w:rsidP="008F51A0">
      <w:pPr>
        <w:pStyle w:val="Heading4"/>
        <w:shd w:val="clear" w:color="auto" w:fill="FFFFFF"/>
        <w:spacing w:before="0" w:after="160" w:line="360" w:lineRule="auto"/>
        <w:jc w:val="both"/>
        <w:divId w:val="147537151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 xml:space="preserve">2) </w:t>
      </w:r>
      <w:proofErr w:type="gramStart"/>
      <w:r w:rsidRPr="008F51A0">
        <w:rPr>
          <w:rFonts w:ascii="Bookman Old Style" w:eastAsia="Times New Roman" w:hAnsi="Bookman Old Style" w:cs="Helvetica"/>
          <w:b/>
          <w:bCs/>
          <w:color w:val="610B4B"/>
          <w:sz w:val="32"/>
          <w:szCs w:val="32"/>
        </w:rPr>
        <w:t>alt</w:t>
      </w:r>
      <w:proofErr w:type="gramEnd"/>
    </w:p>
    <w:p w:rsidR="00697505" w:rsidRPr="008F51A0" w:rsidRDefault="00697505" w:rsidP="008F51A0">
      <w:pPr>
        <w:pStyle w:val="NormalWeb"/>
        <w:shd w:val="clear" w:color="auto" w:fill="FFFFFF"/>
        <w:spacing w:before="0" w:beforeAutospacing="0" w:after="160" w:afterAutospacing="0" w:line="360" w:lineRule="auto"/>
        <w:jc w:val="both"/>
        <w:divId w:val="1475371517"/>
        <w:rPr>
          <w:rFonts w:ascii="Bookman Old Style" w:eastAsiaTheme="minorEastAsia" w:hAnsi="Bookman Old Style" w:cs="Segoe UI"/>
          <w:color w:val="333333"/>
        </w:rPr>
      </w:pPr>
      <w:r w:rsidRPr="008F51A0">
        <w:rPr>
          <w:rFonts w:ascii="Bookman Old Style" w:hAnsi="Bookman Old Style" w:cs="Segoe UI"/>
          <w:color w:val="333333"/>
        </w:rPr>
        <w:t>The alt attribute defines an alternate text for the image, if it can't be displayed. The value of the alt attribute describe the image in words. The alt attribute is considered good for SEO prospective.</w:t>
      </w:r>
    </w:p>
    <w:p w:rsidR="00697505" w:rsidRPr="008F51A0" w:rsidRDefault="00697505" w:rsidP="008F51A0">
      <w:pPr>
        <w:pStyle w:val="Heading4"/>
        <w:shd w:val="clear" w:color="auto" w:fill="FFFFFF"/>
        <w:spacing w:before="0" w:after="160" w:line="360" w:lineRule="auto"/>
        <w:jc w:val="both"/>
        <w:divId w:val="147537151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 xml:space="preserve">3) </w:t>
      </w:r>
      <w:proofErr w:type="gramStart"/>
      <w:r w:rsidRPr="008F51A0">
        <w:rPr>
          <w:rFonts w:ascii="Bookman Old Style" w:eastAsia="Times New Roman" w:hAnsi="Bookman Old Style" w:cs="Helvetica"/>
          <w:b/>
          <w:bCs/>
          <w:color w:val="610B4B"/>
          <w:sz w:val="32"/>
          <w:szCs w:val="32"/>
        </w:rPr>
        <w:t>width</w:t>
      </w:r>
      <w:proofErr w:type="gramEnd"/>
    </w:p>
    <w:p w:rsidR="00697505" w:rsidRPr="008F51A0" w:rsidRDefault="00697505" w:rsidP="008F51A0">
      <w:pPr>
        <w:pStyle w:val="NormalWeb"/>
        <w:shd w:val="clear" w:color="auto" w:fill="FFFFFF"/>
        <w:spacing w:before="0" w:beforeAutospacing="0" w:after="160" w:afterAutospacing="0" w:line="360" w:lineRule="auto"/>
        <w:jc w:val="both"/>
        <w:divId w:val="1475371517"/>
        <w:rPr>
          <w:rFonts w:ascii="Bookman Old Style" w:eastAsiaTheme="minorEastAsia" w:hAnsi="Bookman Old Style" w:cs="Segoe UI"/>
          <w:color w:val="333333"/>
        </w:rPr>
      </w:pPr>
      <w:r w:rsidRPr="008F51A0">
        <w:rPr>
          <w:rFonts w:ascii="Bookman Old Style" w:hAnsi="Bookman Old Style" w:cs="Segoe UI"/>
          <w:color w:val="333333"/>
        </w:rPr>
        <w:t>It is an optional attribute which is used to specify the width to display the image. It is not recommended now. You should apply CSS in place of width attribute.</w:t>
      </w:r>
    </w:p>
    <w:p w:rsidR="003F5150" w:rsidRPr="008F51A0" w:rsidRDefault="003F5150" w:rsidP="008F51A0">
      <w:pPr>
        <w:pStyle w:val="Heading4"/>
        <w:shd w:val="clear" w:color="auto" w:fill="FFFFFF"/>
        <w:spacing w:before="0" w:after="160" w:line="360" w:lineRule="auto"/>
        <w:jc w:val="both"/>
        <w:divId w:val="190456170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 xml:space="preserve">4) </w:t>
      </w:r>
      <w:proofErr w:type="gramStart"/>
      <w:r w:rsidRPr="008F51A0">
        <w:rPr>
          <w:rFonts w:ascii="Bookman Old Style" w:eastAsia="Times New Roman" w:hAnsi="Bookman Old Style" w:cs="Helvetica"/>
          <w:b/>
          <w:bCs/>
          <w:color w:val="610B4B"/>
          <w:sz w:val="32"/>
          <w:szCs w:val="32"/>
        </w:rPr>
        <w:t>height</w:t>
      </w:r>
      <w:proofErr w:type="gramEnd"/>
    </w:p>
    <w:p w:rsidR="003F5150" w:rsidRPr="008F51A0" w:rsidRDefault="003F5150" w:rsidP="008F51A0">
      <w:pPr>
        <w:pStyle w:val="NormalWeb"/>
        <w:shd w:val="clear" w:color="auto" w:fill="FFFFFF"/>
        <w:spacing w:before="0" w:beforeAutospacing="0" w:after="160" w:afterAutospacing="0" w:line="360" w:lineRule="auto"/>
        <w:jc w:val="both"/>
        <w:divId w:val="1904561706"/>
        <w:rPr>
          <w:rFonts w:ascii="Bookman Old Style" w:eastAsiaTheme="minorEastAsia" w:hAnsi="Bookman Old Style" w:cs="Segoe UI"/>
          <w:color w:val="333333"/>
        </w:rPr>
      </w:pPr>
      <w:r w:rsidRPr="008F51A0">
        <w:rPr>
          <w:rFonts w:ascii="Bookman Old Style" w:hAnsi="Bookman Old Style" w:cs="Segoe UI"/>
          <w:color w:val="333333"/>
        </w:rPr>
        <w:t>It h3 the height of the image. The HTML height attribute also supports iframe, image and object elements. It is not recommended now. You should apply CSS in place of height attribute.</w:t>
      </w:r>
    </w:p>
    <w:p w:rsidR="003F5150" w:rsidRPr="008F51A0" w:rsidRDefault="003F5150" w:rsidP="008F51A0">
      <w:pPr>
        <w:spacing w:line="360" w:lineRule="auto"/>
        <w:divId w:val="1904561706"/>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1ACC8D03" wp14:editId="33431318">
                <wp:extent cx="6097905" cy="4445"/>
                <wp:effectExtent l="0" t="0" r="0" b="0"/>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8EA8E6" id="Rectangle 120"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3F5150" w:rsidRPr="008F51A0" w:rsidRDefault="003F5150" w:rsidP="008F51A0">
      <w:pPr>
        <w:pStyle w:val="Heading2"/>
        <w:shd w:val="clear" w:color="auto" w:fill="FFFFFF"/>
        <w:spacing w:before="0" w:after="160" w:line="360" w:lineRule="auto"/>
        <w:jc w:val="both"/>
        <w:divId w:val="190456170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Use of height and width attribute with img tag</w:t>
      </w:r>
    </w:p>
    <w:p w:rsidR="003F5150" w:rsidRPr="008F51A0" w:rsidRDefault="003F5150" w:rsidP="008F51A0">
      <w:pPr>
        <w:pStyle w:val="NormalWeb"/>
        <w:shd w:val="clear" w:color="auto" w:fill="FFFFFF"/>
        <w:spacing w:before="0" w:beforeAutospacing="0" w:after="160" w:afterAutospacing="0" w:line="360" w:lineRule="auto"/>
        <w:jc w:val="both"/>
        <w:divId w:val="1904561706"/>
        <w:rPr>
          <w:rFonts w:ascii="Bookman Old Style" w:eastAsiaTheme="minorEastAsia" w:hAnsi="Bookman Old Style" w:cs="Segoe UI"/>
          <w:color w:val="333333"/>
        </w:rPr>
      </w:pPr>
      <w:r w:rsidRPr="008F51A0">
        <w:rPr>
          <w:rFonts w:ascii="Bookman Old Style" w:hAnsi="Bookman Old Style" w:cs="Segoe UI"/>
          <w:color w:val="333333"/>
        </w:rPr>
        <w:t>You have learnt about how to insert an image in your web page, now if we want to give some height and width to display image according to our requirement, then we can set it with height and width attributes of image.</w:t>
      </w:r>
    </w:p>
    <w:p w:rsidR="003F5150" w:rsidRPr="008F51A0" w:rsidRDefault="003F5150" w:rsidP="008F51A0">
      <w:pPr>
        <w:pStyle w:val="Heading2"/>
        <w:shd w:val="clear" w:color="auto" w:fill="FFFFFF"/>
        <w:spacing w:before="0" w:after="160" w:line="360" w:lineRule="auto"/>
        <w:jc w:val="both"/>
        <w:divId w:val="190456170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A022FB" w:rsidRPr="008F51A0" w:rsidRDefault="00A022FB" w:rsidP="006216D3">
      <w:pPr>
        <w:pStyle w:val="alt"/>
        <w:numPr>
          <w:ilvl w:val="0"/>
          <w:numId w:val="61"/>
        </w:numPr>
        <w:spacing w:before="0" w:beforeAutospacing="0" w:after="160" w:afterAutospacing="0" w:line="360" w:lineRule="auto"/>
        <w:jc w:val="both"/>
        <w:divId w:val="23254686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"animal.jpg"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height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"180"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"300"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"animal image"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C212E" w:rsidRPr="008F51A0" w:rsidRDefault="00576359"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5609E" w:rsidRPr="008F51A0" w:rsidRDefault="0075609E" w:rsidP="008F51A0">
      <w:pPr>
        <w:spacing w:line="360" w:lineRule="auto"/>
        <w:divId w:val="121851393"/>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07B0B7A5" wp14:editId="1C4746DF">
            <wp:extent cx="7990205" cy="4712970"/>
            <wp:effectExtent l="0" t="0" r="0" b="0"/>
            <wp:docPr id="122" name="Picture 122" descr="HTM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Imag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7990205" cy="4712970"/>
                    </a:xfrm>
                    <a:prstGeom prst="rect">
                      <a:avLst/>
                    </a:prstGeom>
                    <a:noFill/>
                    <a:ln>
                      <a:noFill/>
                    </a:ln>
                  </pic:spPr>
                </pic:pic>
              </a:graphicData>
            </a:graphic>
          </wp:inline>
        </w:drawing>
      </w:r>
    </w:p>
    <w:p w:rsidR="0075609E" w:rsidRPr="008F51A0" w:rsidRDefault="0075609E" w:rsidP="008F51A0">
      <w:pPr>
        <w:pStyle w:val="Heading4"/>
        <w:pBdr>
          <w:left w:val="single" w:sz="18" w:space="30" w:color="FFA500"/>
        </w:pBdr>
        <w:shd w:val="clear" w:color="auto" w:fill="FAEBD7"/>
        <w:spacing w:before="0" w:after="160" w:line="360" w:lineRule="auto"/>
        <w:jc w:val="both"/>
        <w:divId w:val="121851393"/>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Always try to insert the image with height and width, else it may flicker while displaying on webpage.</w:t>
      </w:r>
    </w:p>
    <w:p w:rsidR="0075609E" w:rsidRPr="008F51A0" w:rsidRDefault="0075609E" w:rsidP="008F51A0">
      <w:pPr>
        <w:spacing w:line="360" w:lineRule="auto"/>
        <w:divId w:val="121851393"/>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2181F30F" wp14:editId="6292AF02">
                <wp:extent cx="6097905" cy="4445"/>
                <wp:effectExtent l="0" t="0" r="0" b="0"/>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A09223" id="Rectangle 12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75609E" w:rsidRPr="008F51A0" w:rsidRDefault="0075609E" w:rsidP="008F51A0">
      <w:pPr>
        <w:pStyle w:val="Heading2"/>
        <w:shd w:val="clear" w:color="auto" w:fill="FFFFFF"/>
        <w:spacing w:before="0" w:after="160" w:line="360" w:lineRule="auto"/>
        <w:jc w:val="both"/>
        <w:divId w:val="12185139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Use of alt attribute</w:t>
      </w:r>
    </w:p>
    <w:p w:rsidR="0075609E" w:rsidRPr="008F51A0" w:rsidRDefault="0075609E" w:rsidP="008F51A0">
      <w:pPr>
        <w:pStyle w:val="NormalWeb"/>
        <w:shd w:val="clear" w:color="auto" w:fill="FFFFFF"/>
        <w:spacing w:before="0" w:beforeAutospacing="0" w:after="160" w:afterAutospacing="0" w:line="360" w:lineRule="auto"/>
        <w:jc w:val="both"/>
        <w:divId w:val="121851393"/>
        <w:rPr>
          <w:rFonts w:ascii="Bookman Old Style" w:eastAsiaTheme="minorEastAsia" w:hAnsi="Bookman Old Style" w:cs="Segoe UI"/>
          <w:color w:val="333333"/>
        </w:rPr>
      </w:pPr>
      <w:r w:rsidRPr="008F51A0">
        <w:rPr>
          <w:rFonts w:ascii="Bookman Old Style" w:hAnsi="Bookman Old Style" w:cs="Segoe UI"/>
          <w:color w:val="333333"/>
        </w:rPr>
        <w:t>We can use alt attribute with </w:t>
      </w:r>
      <w:r w:rsidRPr="008F51A0">
        <w:rPr>
          <w:rFonts w:ascii="Bookman Old Style" w:hAnsi="Bookman Old Style" w:cs="Segoe UI"/>
          <w:color w:val="333333"/>
        </w:rPr>
        <w:fldChar w:fldCharType="begin"/>
      </w:r>
      <w:r w:rsidRPr="008F51A0">
        <w:rPr>
          <w:rFonts w:ascii="Bookman Old Style" w:hAnsi="Bookman Old Style" w:cs="Segoe UI"/>
          <w:color w:val="333333"/>
        </w:rPr>
        <w:instrText xml:space="preserve"> INCLUDEPICTURE "" \* MERGEFORMATINET </w:instrText>
      </w:r>
      <w:r w:rsidRPr="008F51A0">
        <w:rPr>
          <w:rFonts w:ascii="Bookman Old Style" w:hAnsi="Bookman Old Style" w:cs="Segoe UI"/>
          <w:color w:val="333333"/>
        </w:rPr>
        <w:fldChar w:fldCharType="separate"/>
      </w:r>
      <w:r w:rsidRPr="008F51A0">
        <w:rPr>
          <w:rFonts w:ascii="Bookman Old Style" w:hAnsi="Bookman Old Style" w:cs="Segoe UI"/>
          <w:b/>
          <w:bCs/>
          <w:color w:val="333333"/>
        </w:rPr>
        <w:t>Error! Filename not specified.</w:t>
      </w:r>
      <w:r w:rsidRPr="008F51A0">
        <w:rPr>
          <w:rFonts w:ascii="Bookman Old Style" w:hAnsi="Bookman Old Style" w:cs="Segoe UI"/>
          <w:color w:val="333333"/>
        </w:rPr>
        <w:fldChar w:fldCharType="end"/>
      </w:r>
      <w:r w:rsidRPr="008F51A0">
        <w:rPr>
          <w:rFonts w:ascii="Bookman Old Style" w:hAnsi="Bookman Old Style" w:cs="Segoe UI"/>
          <w:color w:val="333333"/>
        </w:rPr>
        <w:t> </w:t>
      </w:r>
      <w:proofErr w:type="gramStart"/>
      <w:r w:rsidRPr="008F51A0">
        <w:rPr>
          <w:rFonts w:ascii="Bookman Old Style" w:hAnsi="Bookman Old Style" w:cs="Segoe UI"/>
          <w:color w:val="333333"/>
        </w:rPr>
        <w:t>tag</w:t>
      </w:r>
      <w:proofErr w:type="gramEnd"/>
      <w:r w:rsidRPr="008F51A0">
        <w:rPr>
          <w:rFonts w:ascii="Bookman Old Style" w:hAnsi="Bookman Old Style" w:cs="Segoe UI"/>
          <w:color w:val="333333"/>
        </w:rPr>
        <w:t>. It will display an alternative text in case if image cannot be displayed on browser. Following is the example for alt attribute:</w:t>
      </w:r>
    </w:p>
    <w:p w:rsidR="00FD5FBB" w:rsidRPr="008F51A0" w:rsidRDefault="00FD5FBB" w:rsidP="006216D3">
      <w:pPr>
        <w:pStyle w:val="alt"/>
        <w:numPr>
          <w:ilvl w:val="0"/>
          <w:numId w:val="62"/>
        </w:numPr>
        <w:spacing w:before="0" w:beforeAutospacing="0" w:after="160" w:afterAutospacing="0" w:line="360" w:lineRule="auto"/>
        <w:jc w:val="both"/>
        <w:divId w:val="172860502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"animal.png"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height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"180"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"300"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"animal image"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359" w:rsidRPr="008F51A0" w:rsidRDefault="00D4221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084A48" w:rsidRPr="008F51A0" w:rsidRDefault="00084A48" w:rsidP="008F51A0">
      <w:pPr>
        <w:spacing w:line="360" w:lineRule="auto"/>
        <w:divId w:val="1973168700"/>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16B17CA0" wp14:editId="65E6E0FA">
            <wp:extent cx="8020050" cy="3438525"/>
            <wp:effectExtent l="0" t="0" r="0" b="9525"/>
            <wp:docPr id="124" name="Picture 124" descr="HTM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Imag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8020050" cy="3438525"/>
                    </a:xfrm>
                    <a:prstGeom prst="rect">
                      <a:avLst/>
                    </a:prstGeom>
                    <a:noFill/>
                    <a:ln>
                      <a:noFill/>
                    </a:ln>
                  </pic:spPr>
                </pic:pic>
              </a:graphicData>
            </a:graphic>
          </wp:inline>
        </w:drawing>
      </w:r>
    </w:p>
    <w:p w:rsidR="00084A48" w:rsidRPr="008F51A0" w:rsidRDefault="00084A48" w:rsidP="008F51A0">
      <w:pPr>
        <w:spacing w:line="360" w:lineRule="auto"/>
        <w:divId w:val="1973168700"/>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3206C584" wp14:editId="1D8053D1">
                <wp:extent cx="6097905" cy="4445"/>
                <wp:effectExtent l="0" t="0" r="0" b="0"/>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6E2469" id="Rectangle 12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084A48" w:rsidRPr="008F51A0" w:rsidRDefault="00084A48" w:rsidP="008F51A0">
      <w:pPr>
        <w:pStyle w:val="Heading2"/>
        <w:shd w:val="clear" w:color="auto" w:fill="FFFFFF"/>
        <w:spacing w:before="0" w:after="160" w:line="360" w:lineRule="auto"/>
        <w:jc w:val="both"/>
        <w:divId w:val="197316870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How to get image from another directory/folder?</w:t>
      </w:r>
    </w:p>
    <w:p w:rsidR="00084A48" w:rsidRPr="008F51A0" w:rsidRDefault="00084A48" w:rsidP="008F51A0">
      <w:pPr>
        <w:pStyle w:val="NormalWeb"/>
        <w:shd w:val="clear" w:color="auto" w:fill="FFFFFF"/>
        <w:spacing w:before="0" w:beforeAutospacing="0" w:after="160" w:afterAutospacing="0" w:line="360" w:lineRule="auto"/>
        <w:jc w:val="both"/>
        <w:divId w:val="1973168700"/>
        <w:rPr>
          <w:rFonts w:ascii="Bookman Old Style" w:eastAsiaTheme="minorEastAsia" w:hAnsi="Bookman Old Style" w:cs="Segoe UI"/>
          <w:color w:val="333333"/>
        </w:rPr>
      </w:pPr>
      <w:r w:rsidRPr="008F51A0">
        <w:rPr>
          <w:rFonts w:ascii="Bookman Old Style" w:hAnsi="Bookman Old Style" w:cs="Segoe UI"/>
          <w:color w:val="333333"/>
        </w:rPr>
        <w:t>To insert an image in your web, that image must be present in your same folder where you have put the HTML file. But if in some case image is available in some other directory then you can access the image like this:</w:t>
      </w:r>
    </w:p>
    <w:p w:rsidR="00EE1356" w:rsidRPr="008F51A0" w:rsidRDefault="00EE1356" w:rsidP="006216D3">
      <w:pPr>
        <w:pStyle w:val="alt"/>
        <w:numPr>
          <w:ilvl w:val="0"/>
          <w:numId w:val="63"/>
        </w:numPr>
        <w:spacing w:before="0" w:beforeAutospacing="0" w:after="160" w:afterAutospacing="0" w:line="360" w:lineRule="auto"/>
        <w:jc w:val="both"/>
        <w:divId w:val="66540372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"E:/images/animal.png"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height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"180"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"300"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"animal image"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42218" w:rsidRPr="008F51A0" w:rsidRDefault="006D3C4E"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lastRenderedPageBreak/>
        <w:t>In above statement we have put image in local disk E------&gt;images folder------&gt;animal.png.</w:t>
      </w:r>
    </w:p>
    <w:p w:rsidR="00AE073F" w:rsidRPr="008F51A0" w:rsidRDefault="00AE073F" w:rsidP="008F51A0">
      <w:pPr>
        <w:pStyle w:val="Heading4"/>
        <w:pBdr>
          <w:left w:val="single" w:sz="18" w:space="30" w:color="FFA500"/>
        </w:pBdr>
        <w:shd w:val="clear" w:color="auto" w:fill="FAEBD7"/>
        <w:spacing w:before="0" w:after="160" w:line="360" w:lineRule="auto"/>
        <w:jc w:val="both"/>
        <w:divId w:val="51268793"/>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If src URL will be incorrect or misspell then it will not display your image on web page, so try to put correct URL.</w:t>
      </w:r>
    </w:p>
    <w:p w:rsidR="00AE073F" w:rsidRPr="008F51A0" w:rsidRDefault="00AE073F" w:rsidP="008F51A0">
      <w:pPr>
        <w:spacing w:line="360" w:lineRule="auto"/>
        <w:divId w:val="51268793"/>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49BFE745" wp14:editId="00CFF321">
                <wp:extent cx="6097905" cy="4445"/>
                <wp:effectExtent l="0" t="0" r="0" b="0"/>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5EEE87" id="Rectangle 12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AE073F" w:rsidRPr="008F51A0" w:rsidRDefault="00AE073F" w:rsidP="008F51A0">
      <w:pPr>
        <w:pStyle w:val="Heading2"/>
        <w:shd w:val="clear" w:color="auto" w:fill="FFFFFF"/>
        <w:spacing w:before="0" w:after="160" w:line="360" w:lineRule="auto"/>
        <w:jc w:val="both"/>
        <w:divId w:val="5126879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Use &lt;img&gt; tag as a link</w:t>
      </w:r>
    </w:p>
    <w:p w:rsidR="00AE073F" w:rsidRPr="008F51A0" w:rsidRDefault="00AE073F" w:rsidP="008F51A0">
      <w:pPr>
        <w:pStyle w:val="NormalWeb"/>
        <w:shd w:val="clear" w:color="auto" w:fill="FFFFFF"/>
        <w:spacing w:before="0" w:beforeAutospacing="0" w:after="160" w:afterAutospacing="0" w:line="360" w:lineRule="auto"/>
        <w:jc w:val="both"/>
        <w:divId w:val="51268793"/>
        <w:rPr>
          <w:rFonts w:ascii="Bookman Old Style" w:eastAsiaTheme="minorEastAsia" w:hAnsi="Bookman Old Style" w:cs="Segoe UI"/>
          <w:color w:val="333333"/>
        </w:rPr>
      </w:pPr>
      <w:r w:rsidRPr="008F51A0">
        <w:rPr>
          <w:rFonts w:ascii="Bookman Old Style" w:hAnsi="Bookman Old Style" w:cs="Segoe UI"/>
          <w:color w:val="333333"/>
        </w:rPr>
        <w:t>We can also link an image with other page or we can use an image as a link. To do this, put &lt;img&gt; tag inside the &lt;a&gt; tag.</w:t>
      </w:r>
    </w:p>
    <w:p w:rsidR="00AE073F" w:rsidRPr="008F51A0" w:rsidRDefault="00AE073F" w:rsidP="008F51A0">
      <w:pPr>
        <w:pStyle w:val="Heading2"/>
        <w:shd w:val="clear" w:color="auto" w:fill="FFFFFF"/>
        <w:spacing w:before="0" w:after="160" w:line="360" w:lineRule="auto"/>
        <w:jc w:val="both"/>
        <w:divId w:val="5126879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5A1B35" w:rsidRPr="008F51A0" w:rsidRDefault="005A1B35" w:rsidP="006216D3">
      <w:pPr>
        <w:pStyle w:val="alt"/>
        <w:numPr>
          <w:ilvl w:val="0"/>
          <w:numId w:val="64"/>
        </w:numPr>
        <w:spacing w:before="0" w:beforeAutospacing="0" w:after="160" w:afterAutospacing="0" w:line="360" w:lineRule="auto"/>
        <w:jc w:val="both"/>
        <w:divId w:val="7172469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"https://www.javatpoint.com/what-is-robotics"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img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"robot.jpg"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height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"100"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"100"</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D3C4E" w:rsidRPr="008F51A0" w:rsidRDefault="00EE220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50768" w:rsidRPr="008F51A0" w:rsidRDefault="00850768" w:rsidP="008F51A0">
      <w:pPr>
        <w:spacing w:line="360" w:lineRule="auto"/>
        <w:divId w:val="754937134"/>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2E1C7140" wp14:editId="77D28008">
            <wp:extent cx="6191250" cy="7981950"/>
            <wp:effectExtent l="0" t="0" r="0" b="0"/>
            <wp:docPr id="127" name="Picture 127" descr="HTM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Imag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191250" cy="7981950"/>
                    </a:xfrm>
                    <a:prstGeom prst="rect">
                      <a:avLst/>
                    </a:prstGeom>
                    <a:noFill/>
                    <a:ln>
                      <a:noFill/>
                    </a:ln>
                  </pic:spPr>
                </pic:pic>
              </a:graphicData>
            </a:graphic>
          </wp:inline>
        </w:drawing>
      </w:r>
    </w:p>
    <w:p w:rsidR="00850768" w:rsidRPr="008F51A0" w:rsidRDefault="00850768" w:rsidP="008F51A0">
      <w:pPr>
        <w:spacing w:line="360" w:lineRule="auto"/>
        <w:divId w:val="754937134"/>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4316870" wp14:editId="715C69A3">
                <wp:extent cx="6097905" cy="4445"/>
                <wp:effectExtent l="0" t="0" r="0" b="0"/>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F70EAE" id="Rectangle 12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50768" w:rsidRPr="008F51A0" w:rsidRDefault="00850768" w:rsidP="008F51A0">
      <w:pPr>
        <w:pStyle w:val="Heading2"/>
        <w:shd w:val="clear" w:color="auto" w:fill="FFFFFF"/>
        <w:spacing w:before="0" w:after="160" w:line="360" w:lineRule="auto"/>
        <w:jc w:val="both"/>
        <w:divId w:val="75493713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4"/>
        <w:gridCol w:w="788"/>
        <w:gridCol w:w="1290"/>
        <w:gridCol w:w="1206"/>
        <w:gridCol w:w="1189"/>
      </w:tblGrid>
      <w:tr w:rsidR="00850768" w:rsidRPr="008F51A0">
        <w:trPr>
          <w:divId w:val="7549371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6804F67" wp14:editId="6A019923">
                  <wp:extent cx="152400" cy="152400"/>
                  <wp:effectExtent l="0" t="0" r="0" b="0"/>
                  <wp:docPr id="128" name="Picture 12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372FD88" wp14:editId="2E2ED0E1">
                  <wp:extent cx="152400" cy="152400"/>
                  <wp:effectExtent l="0" t="0" r="0" b="0"/>
                  <wp:docPr id="129" name="Picture 12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D751F74" wp14:editId="4AD903DA">
                  <wp:extent cx="152400" cy="152400"/>
                  <wp:effectExtent l="0" t="0" r="0" b="0"/>
                  <wp:docPr id="130" name="Picture 13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01445ED7" wp14:editId="6D59F0BD">
                  <wp:extent cx="152400" cy="152400"/>
                  <wp:effectExtent l="0" t="0" r="0" b="0"/>
                  <wp:docPr id="131" name="Picture 13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6F70C56" wp14:editId="125EEDC0">
                  <wp:extent cx="152400" cy="152400"/>
                  <wp:effectExtent l="0" t="0" r="0" b="0"/>
                  <wp:docPr id="132" name="Picture 13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850768" w:rsidRPr="008F51A0">
        <w:trPr>
          <w:divId w:val="7549371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&lt;img&gt;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0768" w:rsidRPr="008F51A0" w:rsidRDefault="0085076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EE220E" w:rsidRPr="008F51A0" w:rsidRDefault="00EE220E"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BB7AF7" w:rsidRPr="008F51A0" w:rsidRDefault="00BB7AF7" w:rsidP="008F51A0">
      <w:pPr>
        <w:pStyle w:val="Heading1"/>
        <w:shd w:val="clear" w:color="auto" w:fill="FFFFFF"/>
        <w:spacing w:before="0" w:beforeAutospacing="0" w:after="160" w:afterAutospacing="0" w:line="360" w:lineRule="auto"/>
        <w:jc w:val="both"/>
        <w:divId w:val="48301289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Table</w:t>
      </w:r>
    </w:p>
    <w:p w:rsidR="00BB7AF7" w:rsidRPr="008F51A0" w:rsidRDefault="00BB7AF7" w:rsidP="008F51A0">
      <w:pPr>
        <w:pStyle w:val="NormalWeb"/>
        <w:shd w:val="clear" w:color="auto" w:fill="FFFFFF"/>
        <w:spacing w:before="0" w:beforeAutospacing="0" w:after="160" w:afterAutospacing="0" w:line="360" w:lineRule="auto"/>
        <w:jc w:val="both"/>
        <w:divId w:val="483012895"/>
        <w:rPr>
          <w:rFonts w:ascii="Bookman Old Style" w:eastAsiaTheme="minorEastAsia" w:hAnsi="Bookman Old Style" w:cs="Segoe UI"/>
          <w:color w:val="333333"/>
        </w:rPr>
      </w:pPr>
      <w:r w:rsidRPr="008F51A0">
        <w:rPr>
          <w:rFonts w:ascii="Bookman Old Style" w:hAnsi="Bookman Old Style" w:cs="Segoe UI"/>
          <w:b/>
          <w:bCs/>
          <w:color w:val="333333"/>
        </w:rPr>
        <w:t>HTML table tag</w:t>
      </w:r>
      <w:r w:rsidRPr="008F51A0">
        <w:rPr>
          <w:rFonts w:ascii="Bookman Old Style" w:hAnsi="Bookman Old Style" w:cs="Segoe UI"/>
          <w:color w:val="333333"/>
        </w:rPr>
        <w:t> is used to display data in tabular form (row * column). There can be many columns in a row.</w:t>
      </w:r>
    </w:p>
    <w:p w:rsidR="00BB7AF7" w:rsidRPr="008F51A0" w:rsidRDefault="00BB7AF7" w:rsidP="008F51A0">
      <w:pPr>
        <w:pStyle w:val="NormalWeb"/>
        <w:shd w:val="clear" w:color="auto" w:fill="FFFFFF"/>
        <w:spacing w:before="0" w:beforeAutospacing="0" w:after="160" w:afterAutospacing="0" w:line="360" w:lineRule="auto"/>
        <w:jc w:val="both"/>
        <w:divId w:val="483012895"/>
        <w:rPr>
          <w:rFonts w:ascii="Bookman Old Style" w:hAnsi="Bookman Old Style" w:cs="Segoe UI"/>
          <w:color w:val="333333"/>
        </w:rPr>
      </w:pPr>
      <w:r w:rsidRPr="008F51A0">
        <w:rPr>
          <w:rFonts w:ascii="Bookman Old Style" w:hAnsi="Bookman Old Style" w:cs="Segoe UI"/>
          <w:color w:val="333333"/>
        </w:rPr>
        <w:t>We can create a table to display data in tabular form, using &lt;table&gt; element, with the help of &lt;tr</w:t>
      </w:r>
      <w:proofErr w:type="gramStart"/>
      <w:r w:rsidRPr="008F51A0">
        <w:rPr>
          <w:rFonts w:ascii="Bookman Old Style" w:hAnsi="Bookman Old Style" w:cs="Segoe UI"/>
          <w:color w:val="333333"/>
        </w:rPr>
        <w:t>&gt; ,</w:t>
      </w:r>
      <w:proofErr w:type="gramEnd"/>
      <w:r w:rsidRPr="008F51A0">
        <w:rPr>
          <w:rFonts w:ascii="Bookman Old Style" w:hAnsi="Bookman Old Style" w:cs="Segoe UI"/>
          <w:color w:val="333333"/>
        </w:rPr>
        <w:t xml:space="preserve"> &lt;td&gt;, and &lt;th&gt; elements.</w:t>
      </w:r>
    </w:p>
    <w:p w:rsidR="00BB7AF7" w:rsidRPr="008F51A0" w:rsidRDefault="00BB7AF7" w:rsidP="008F51A0">
      <w:pPr>
        <w:pStyle w:val="NormalWeb"/>
        <w:shd w:val="clear" w:color="auto" w:fill="FFFFFF"/>
        <w:spacing w:before="0" w:beforeAutospacing="0" w:after="160" w:afterAutospacing="0" w:line="360" w:lineRule="auto"/>
        <w:jc w:val="both"/>
        <w:divId w:val="483012895"/>
        <w:rPr>
          <w:rFonts w:ascii="Bookman Old Style" w:hAnsi="Bookman Old Style" w:cs="Segoe UI"/>
          <w:color w:val="333333"/>
        </w:rPr>
      </w:pPr>
      <w:r w:rsidRPr="008F51A0">
        <w:rPr>
          <w:rFonts w:ascii="Bookman Old Style" w:hAnsi="Bookman Old Style" w:cs="Segoe UI"/>
          <w:color w:val="333333"/>
        </w:rPr>
        <w:t>In Each table, table row is defined by &lt;</w:t>
      </w:r>
      <w:proofErr w:type="gramStart"/>
      <w:r w:rsidRPr="008F51A0">
        <w:rPr>
          <w:rFonts w:ascii="Bookman Old Style" w:hAnsi="Bookman Old Style" w:cs="Segoe UI"/>
          <w:color w:val="333333"/>
        </w:rPr>
        <w:t>tr</w:t>
      </w:r>
      <w:proofErr w:type="gramEnd"/>
      <w:r w:rsidRPr="008F51A0">
        <w:rPr>
          <w:rFonts w:ascii="Bookman Old Style" w:hAnsi="Bookman Old Style" w:cs="Segoe UI"/>
          <w:color w:val="333333"/>
        </w:rPr>
        <w:t>&gt; tag, table header is defined by &lt;th&gt;, and table data is defined by &lt;td&gt; tags.</w:t>
      </w:r>
    </w:p>
    <w:p w:rsidR="00BB7AF7" w:rsidRPr="008F51A0" w:rsidRDefault="00BB7AF7" w:rsidP="008F51A0">
      <w:pPr>
        <w:pStyle w:val="NormalWeb"/>
        <w:shd w:val="clear" w:color="auto" w:fill="FFFFFF"/>
        <w:spacing w:before="0" w:beforeAutospacing="0" w:after="160" w:afterAutospacing="0" w:line="360" w:lineRule="auto"/>
        <w:jc w:val="both"/>
        <w:divId w:val="483012895"/>
        <w:rPr>
          <w:rFonts w:ascii="Bookman Old Style" w:hAnsi="Bookman Old Style" w:cs="Segoe UI"/>
          <w:color w:val="333333"/>
        </w:rPr>
      </w:pPr>
      <w:r w:rsidRPr="008F51A0">
        <w:rPr>
          <w:rFonts w:ascii="Bookman Old Style" w:hAnsi="Bookman Old Style" w:cs="Segoe UI"/>
          <w:color w:val="333333"/>
        </w:rPr>
        <w:t xml:space="preserve">HTML tables are used to manage the layout of the page e.g. header section, navigation bar, body content, footer section etc. But it is recommended to use div tag over table to manage the layout of the </w:t>
      </w:r>
      <w:proofErr w:type="gramStart"/>
      <w:r w:rsidRPr="008F51A0">
        <w:rPr>
          <w:rFonts w:ascii="Bookman Old Style" w:hAnsi="Bookman Old Style" w:cs="Segoe UI"/>
          <w:color w:val="333333"/>
        </w:rPr>
        <w:t>page .</w:t>
      </w:r>
      <w:proofErr w:type="gramEnd"/>
    </w:p>
    <w:p w:rsidR="00BB7AF7" w:rsidRPr="008F51A0" w:rsidRDefault="00BB7AF7" w:rsidP="008F51A0">
      <w:pPr>
        <w:spacing w:line="360" w:lineRule="auto"/>
        <w:divId w:val="48301289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49EEFBAE" wp14:editId="29AB2715">
                <wp:extent cx="6097905" cy="4445"/>
                <wp:effectExtent l="0" t="0" r="0" b="0"/>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C70E1D" id="Rectangle 13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BB7AF7" w:rsidRPr="008F51A0" w:rsidRDefault="00BB7AF7" w:rsidP="008F51A0">
      <w:pPr>
        <w:pStyle w:val="Heading2"/>
        <w:shd w:val="clear" w:color="auto" w:fill="FFFFFF"/>
        <w:spacing w:before="0" w:after="160" w:line="360" w:lineRule="auto"/>
        <w:jc w:val="both"/>
        <w:divId w:val="48301289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Tags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33"/>
        <w:gridCol w:w="4747"/>
      </w:tblGrid>
      <w:tr w:rsidR="00BB7AF7" w:rsidRPr="008F51A0">
        <w:trPr>
          <w:divId w:val="483012895"/>
        </w:trPr>
        <w:tc>
          <w:tcPr>
            <w:tcW w:w="0" w:type="auto"/>
            <w:shd w:val="clear" w:color="auto" w:fill="C7CCBE"/>
            <w:tcMar>
              <w:top w:w="180" w:type="dxa"/>
              <w:left w:w="180" w:type="dxa"/>
              <w:bottom w:w="180" w:type="dxa"/>
              <w:right w:w="180" w:type="dxa"/>
            </w:tcMar>
            <w:hideMark/>
          </w:tcPr>
          <w:p w:rsidR="00BB7AF7" w:rsidRPr="008F51A0" w:rsidRDefault="00BB7AF7"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Tag</w:t>
            </w:r>
          </w:p>
        </w:tc>
        <w:tc>
          <w:tcPr>
            <w:tcW w:w="0" w:type="auto"/>
            <w:shd w:val="clear" w:color="auto" w:fill="C7CCBE"/>
            <w:tcMar>
              <w:top w:w="180" w:type="dxa"/>
              <w:left w:w="180" w:type="dxa"/>
              <w:bottom w:w="180" w:type="dxa"/>
              <w:right w:w="180" w:type="dxa"/>
            </w:tcMar>
            <w:hideMark/>
          </w:tcPr>
          <w:p w:rsidR="00BB7AF7" w:rsidRPr="008F51A0" w:rsidRDefault="00BB7AF7"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&lt;table&gt;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row in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&lt;th&gt;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header cell in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cell in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&lt;caption&gt;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table caption.</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&lt;colgroup&gt;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a group of one or more columns in a table for formatting.</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&lt;col&gt;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with &lt;colgroup&gt; element to specify column properties for each column.</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&lt;tbody&gt;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group the body content in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&lt;thead&gt;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group the header content in a table.</w:t>
            </w:r>
          </w:p>
        </w:tc>
      </w:tr>
      <w:tr w:rsidR="00BB7AF7" w:rsidRPr="008F51A0">
        <w:trPr>
          <w:divId w:val="483012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&lt;tfooter&gt;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AF7" w:rsidRPr="008F51A0" w:rsidRDefault="00BB7AF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group the footer content in a table.</w:t>
            </w:r>
          </w:p>
        </w:tc>
      </w:tr>
    </w:tbl>
    <w:p w:rsidR="00BB7AF7" w:rsidRPr="008F51A0" w:rsidRDefault="00BB7AF7" w:rsidP="008F51A0">
      <w:pPr>
        <w:spacing w:line="360" w:lineRule="auto"/>
        <w:divId w:val="48301289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703A165A" wp14:editId="73B39F19">
                <wp:extent cx="6097905" cy="4445"/>
                <wp:effectExtent l="0" t="0" r="0" b="0"/>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DF424F" id="Rectangle 13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BB7AF7" w:rsidRPr="008F51A0" w:rsidRDefault="00BB7AF7" w:rsidP="008F51A0">
      <w:pPr>
        <w:pStyle w:val="Heading2"/>
        <w:shd w:val="clear" w:color="auto" w:fill="FFFFFF"/>
        <w:spacing w:before="0" w:after="160" w:line="360" w:lineRule="auto"/>
        <w:jc w:val="both"/>
        <w:divId w:val="48301289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Example</w:t>
      </w:r>
    </w:p>
    <w:p w:rsidR="00BB7AF7" w:rsidRPr="008F51A0" w:rsidRDefault="00BB7AF7" w:rsidP="008F51A0">
      <w:pPr>
        <w:pStyle w:val="NormalWeb"/>
        <w:shd w:val="clear" w:color="auto" w:fill="FFFFFF"/>
        <w:spacing w:before="0" w:beforeAutospacing="0" w:after="160" w:afterAutospacing="0" w:line="360" w:lineRule="auto"/>
        <w:jc w:val="both"/>
        <w:divId w:val="483012895"/>
        <w:rPr>
          <w:rFonts w:ascii="Bookman Old Style" w:eastAsiaTheme="minorEastAsia" w:hAnsi="Bookman Old Style" w:cs="Segoe UI"/>
          <w:color w:val="333333"/>
        </w:rPr>
      </w:pPr>
      <w:r w:rsidRPr="008F51A0">
        <w:rPr>
          <w:rFonts w:ascii="Bookman Old Style" w:hAnsi="Bookman Old Style" w:cs="Segoe UI"/>
          <w:color w:val="333333"/>
        </w:rPr>
        <w:t>Let's see the example of HTML table tag. It output is shown above.</w:t>
      </w:r>
    </w:p>
    <w:p w:rsidR="007722D8" w:rsidRPr="008F51A0" w:rsidRDefault="007722D8" w:rsidP="006216D3">
      <w:pPr>
        <w:pStyle w:val="alt"/>
        <w:numPr>
          <w:ilvl w:val="0"/>
          <w:numId w:val="65"/>
        </w:numPr>
        <w:spacing w:before="0" w:beforeAutospacing="0" w:after="160" w:afterAutospacing="0"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numPr>
          <w:ilvl w:val="0"/>
          <w:numId w:val="65"/>
        </w:numPr>
        <w:spacing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First_Name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Last_Name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Marks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pStyle w:val="alt"/>
        <w:numPr>
          <w:ilvl w:val="0"/>
          <w:numId w:val="65"/>
        </w:numPr>
        <w:spacing w:before="0" w:beforeAutospacing="0" w:after="160" w:afterAutospacing="0"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Sonoo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Jaiswal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60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numPr>
          <w:ilvl w:val="0"/>
          <w:numId w:val="65"/>
        </w:numPr>
        <w:spacing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James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William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80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pStyle w:val="alt"/>
        <w:numPr>
          <w:ilvl w:val="0"/>
          <w:numId w:val="65"/>
        </w:numPr>
        <w:spacing w:before="0" w:beforeAutospacing="0" w:after="160" w:afterAutospacing="0"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Swati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Sironi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82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numPr>
          <w:ilvl w:val="0"/>
          <w:numId w:val="65"/>
        </w:numPr>
        <w:spacing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Chetna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Singh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72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22D8" w:rsidRPr="008F51A0" w:rsidRDefault="007722D8" w:rsidP="006216D3">
      <w:pPr>
        <w:pStyle w:val="alt"/>
        <w:numPr>
          <w:ilvl w:val="0"/>
          <w:numId w:val="65"/>
        </w:numPr>
        <w:spacing w:before="0" w:beforeAutospacing="0" w:after="160" w:afterAutospacing="0" w:line="360" w:lineRule="auto"/>
        <w:jc w:val="both"/>
        <w:divId w:val="17050586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B7AF7" w:rsidRPr="008F51A0" w:rsidRDefault="00D43BF9"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293"/>
        <w:gridCol w:w="771"/>
      </w:tblGrid>
      <w:tr w:rsidR="00417431" w:rsidRPr="008F51A0">
        <w:trPr>
          <w:divId w:val="2072536843"/>
          <w:tblCellSpacing w:w="15" w:type="dxa"/>
        </w:trPr>
        <w:tc>
          <w:tcPr>
            <w:tcW w:w="0" w:type="auto"/>
            <w:vAlign w:val="center"/>
            <w:hideMark/>
          </w:tcPr>
          <w:p w:rsidR="00417431" w:rsidRPr="008F51A0" w:rsidRDefault="00417431" w:rsidP="008F51A0">
            <w:pPr>
              <w:spacing w:line="360" w:lineRule="auto"/>
              <w:jc w:val="center"/>
              <w:rPr>
                <w:rFonts w:ascii="Bookman Old Style" w:eastAsia="Times New Roman" w:hAnsi="Bookman Old Style"/>
                <w:b/>
                <w:bCs/>
                <w:sz w:val="24"/>
                <w:szCs w:val="24"/>
              </w:rPr>
            </w:pPr>
            <w:r w:rsidRPr="008F51A0">
              <w:rPr>
                <w:rFonts w:ascii="Bookman Old Style" w:eastAsia="Times New Roman" w:hAnsi="Bookman Old Style"/>
                <w:b/>
                <w:bCs/>
              </w:rPr>
              <w:t>First_Name</w:t>
            </w:r>
          </w:p>
        </w:tc>
        <w:tc>
          <w:tcPr>
            <w:tcW w:w="0" w:type="auto"/>
            <w:vAlign w:val="center"/>
            <w:hideMark/>
          </w:tcPr>
          <w:p w:rsidR="00417431" w:rsidRPr="008F51A0" w:rsidRDefault="00417431"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Last_Name</w:t>
            </w:r>
          </w:p>
        </w:tc>
        <w:tc>
          <w:tcPr>
            <w:tcW w:w="0" w:type="auto"/>
            <w:vAlign w:val="center"/>
            <w:hideMark/>
          </w:tcPr>
          <w:p w:rsidR="00417431" w:rsidRPr="008F51A0" w:rsidRDefault="00417431"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Marks</w:t>
            </w:r>
          </w:p>
        </w:tc>
      </w:tr>
      <w:tr w:rsidR="00417431" w:rsidRPr="008F51A0">
        <w:trPr>
          <w:divId w:val="2072536843"/>
          <w:tblCellSpacing w:w="15" w:type="dxa"/>
        </w:trPr>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lastRenderedPageBreak/>
              <w:t>Sonoo</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417431" w:rsidRPr="008F51A0">
        <w:trPr>
          <w:divId w:val="2072536843"/>
          <w:tblCellSpacing w:w="15" w:type="dxa"/>
        </w:trPr>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James</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William</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80</w:t>
            </w:r>
          </w:p>
        </w:tc>
      </w:tr>
      <w:tr w:rsidR="00417431" w:rsidRPr="008F51A0">
        <w:trPr>
          <w:divId w:val="2072536843"/>
          <w:tblCellSpacing w:w="15" w:type="dxa"/>
        </w:trPr>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Swati</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Sironi</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82</w:t>
            </w:r>
          </w:p>
        </w:tc>
      </w:tr>
      <w:tr w:rsidR="00417431" w:rsidRPr="008F51A0">
        <w:trPr>
          <w:divId w:val="2072536843"/>
          <w:tblCellSpacing w:w="15" w:type="dxa"/>
        </w:trPr>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Chetna</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Singh</w:t>
            </w:r>
          </w:p>
        </w:tc>
        <w:tc>
          <w:tcPr>
            <w:tcW w:w="0" w:type="auto"/>
            <w:vAlign w:val="center"/>
            <w:hideMark/>
          </w:tcPr>
          <w:p w:rsidR="00417431" w:rsidRPr="008F51A0" w:rsidRDefault="00417431" w:rsidP="008F51A0">
            <w:pPr>
              <w:spacing w:line="360" w:lineRule="auto"/>
              <w:rPr>
                <w:rFonts w:ascii="Bookman Old Style" w:eastAsia="Times New Roman" w:hAnsi="Bookman Old Style"/>
              </w:rPr>
            </w:pPr>
            <w:r w:rsidRPr="008F51A0">
              <w:rPr>
                <w:rFonts w:ascii="Bookman Old Style" w:eastAsia="Times New Roman" w:hAnsi="Bookman Old Style"/>
              </w:rPr>
              <w:t>72</w:t>
            </w:r>
          </w:p>
        </w:tc>
      </w:tr>
    </w:tbl>
    <w:p w:rsidR="00D43BF9" w:rsidRPr="008F51A0" w:rsidRDefault="00FC4FE2"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In the above html table, there are 5 rows and 3 columns = 5 * 3 = 15 values.</w:t>
      </w:r>
    </w:p>
    <w:p w:rsidR="0090216D" w:rsidRPr="008F51A0" w:rsidRDefault="0090216D" w:rsidP="008F51A0">
      <w:pPr>
        <w:pStyle w:val="Heading2"/>
        <w:shd w:val="clear" w:color="auto" w:fill="FFFFFF"/>
        <w:spacing w:before="0" w:after="160" w:line="360" w:lineRule="auto"/>
        <w:jc w:val="both"/>
        <w:divId w:val="209270086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with Border</w:t>
      </w:r>
    </w:p>
    <w:p w:rsidR="0090216D" w:rsidRPr="008F51A0" w:rsidRDefault="0090216D" w:rsidP="008F51A0">
      <w:pPr>
        <w:pStyle w:val="NormalWeb"/>
        <w:shd w:val="clear" w:color="auto" w:fill="FFFFFF"/>
        <w:spacing w:before="0" w:beforeAutospacing="0" w:after="160" w:afterAutospacing="0" w:line="360" w:lineRule="auto"/>
        <w:jc w:val="both"/>
        <w:divId w:val="2092700869"/>
        <w:rPr>
          <w:rFonts w:ascii="Bookman Old Style" w:eastAsiaTheme="minorEastAsia" w:hAnsi="Bookman Old Style" w:cs="Segoe UI"/>
          <w:color w:val="333333"/>
        </w:rPr>
      </w:pPr>
      <w:r w:rsidRPr="008F51A0">
        <w:rPr>
          <w:rFonts w:ascii="Bookman Old Style" w:hAnsi="Bookman Old Style" w:cs="Segoe UI"/>
          <w:color w:val="333333"/>
        </w:rPr>
        <w:t>There are two ways to specify border for HTML tables.</w:t>
      </w:r>
    </w:p>
    <w:p w:rsidR="0090216D" w:rsidRPr="008F51A0" w:rsidRDefault="0090216D" w:rsidP="006216D3">
      <w:pPr>
        <w:numPr>
          <w:ilvl w:val="0"/>
          <w:numId w:val="66"/>
        </w:numPr>
        <w:shd w:val="clear" w:color="auto" w:fill="FFFFFF"/>
        <w:spacing w:line="360" w:lineRule="auto"/>
        <w:jc w:val="both"/>
        <w:divId w:val="2092700869"/>
        <w:rPr>
          <w:rFonts w:ascii="Bookman Old Style" w:eastAsia="Times New Roman" w:hAnsi="Bookman Old Style" w:cs="Segoe UI"/>
          <w:color w:val="000000"/>
        </w:rPr>
      </w:pPr>
      <w:r w:rsidRPr="008F51A0">
        <w:rPr>
          <w:rFonts w:ascii="Bookman Old Style" w:eastAsia="Times New Roman" w:hAnsi="Bookman Old Style" w:cs="Segoe UI"/>
          <w:color w:val="000000"/>
        </w:rPr>
        <w:t>By border attribute of table in HTML</w:t>
      </w:r>
    </w:p>
    <w:p w:rsidR="0090216D" w:rsidRPr="008F51A0" w:rsidRDefault="0090216D" w:rsidP="006216D3">
      <w:pPr>
        <w:numPr>
          <w:ilvl w:val="0"/>
          <w:numId w:val="66"/>
        </w:numPr>
        <w:shd w:val="clear" w:color="auto" w:fill="FFFFFF"/>
        <w:spacing w:line="360" w:lineRule="auto"/>
        <w:jc w:val="both"/>
        <w:divId w:val="2092700869"/>
        <w:rPr>
          <w:rFonts w:ascii="Bookman Old Style" w:eastAsia="Times New Roman" w:hAnsi="Bookman Old Style" w:cs="Segoe UI"/>
          <w:color w:val="000000"/>
        </w:rPr>
      </w:pPr>
      <w:r w:rsidRPr="008F51A0">
        <w:rPr>
          <w:rFonts w:ascii="Bookman Old Style" w:eastAsia="Times New Roman" w:hAnsi="Bookman Old Style" w:cs="Segoe UI"/>
          <w:color w:val="000000"/>
        </w:rPr>
        <w:t>By border property in CSS</w:t>
      </w:r>
    </w:p>
    <w:p w:rsidR="0090216D" w:rsidRPr="008F51A0" w:rsidRDefault="0090216D" w:rsidP="008F51A0">
      <w:pPr>
        <w:spacing w:line="360" w:lineRule="auto"/>
        <w:divId w:val="2092700869"/>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AF113C4" wp14:editId="2766B090">
                <wp:extent cx="6097905" cy="4445"/>
                <wp:effectExtent l="0" t="0" r="0" b="0"/>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CE4788" id="Rectangle 13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90216D" w:rsidRPr="008F51A0" w:rsidRDefault="0090216D" w:rsidP="008F51A0">
      <w:pPr>
        <w:pStyle w:val="Heading2"/>
        <w:shd w:val="clear" w:color="auto" w:fill="FFFFFF"/>
        <w:spacing w:before="0" w:after="160" w:line="360" w:lineRule="auto"/>
        <w:jc w:val="both"/>
        <w:divId w:val="209270086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1) HTML Border attribute</w:t>
      </w:r>
    </w:p>
    <w:p w:rsidR="0090216D" w:rsidRPr="008F51A0" w:rsidRDefault="0090216D" w:rsidP="008F51A0">
      <w:pPr>
        <w:pStyle w:val="NormalWeb"/>
        <w:shd w:val="clear" w:color="auto" w:fill="FFFFFF"/>
        <w:spacing w:before="0" w:beforeAutospacing="0" w:after="160" w:afterAutospacing="0" w:line="360" w:lineRule="auto"/>
        <w:jc w:val="both"/>
        <w:divId w:val="2092700869"/>
        <w:rPr>
          <w:rFonts w:ascii="Bookman Old Style" w:eastAsiaTheme="minorEastAsia" w:hAnsi="Bookman Old Style" w:cs="Segoe UI"/>
          <w:color w:val="333333"/>
        </w:rPr>
      </w:pPr>
      <w:r w:rsidRPr="008F51A0">
        <w:rPr>
          <w:rFonts w:ascii="Bookman Old Style" w:hAnsi="Bookman Old Style" w:cs="Segoe UI"/>
          <w:color w:val="333333"/>
        </w:rPr>
        <w:t>You can use border attribute of table tag in HTML to specify border. But it is not recommended now.</w:t>
      </w:r>
    </w:p>
    <w:p w:rsidR="003C009B" w:rsidRPr="008F51A0" w:rsidRDefault="003C009B" w:rsidP="006216D3">
      <w:pPr>
        <w:pStyle w:val="alt"/>
        <w:numPr>
          <w:ilvl w:val="0"/>
          <w:numId w:val="67"/>
        </w:numPr>
        <w:spacing w:before="0" w:beforeAutospacing="0" w:after="160" w:afterAutospacing="0"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border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numPr>
          <w:ilvl w:val="0"/>
          <w:numId w:val="67"/>
        </w:numPr>
        <w:spacing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First_Name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Last_Name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Marks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pStyle w:val="alt"/>
        <w:numPr>
          <w:ilvl w:val="0"/>
          <w:numId w:val="67"/>
        </w:numPr>
        <w:spacing w:before="0" w:beforeAutospacing="0" w:after="160" w:afterAutospacing="0"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Sonoo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Jaiswal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60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numPr>
          <w:ilvl w:val="0"/>
          <w:numId w:val="67"/>
        </w:numPr>
        <w:spacing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James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William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80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pStyle w:val="alt"/>
        <w:numPr>
          <w:ilvl w:val="0"/>
          <w:numId w:val="67"/>
        </w:numPr>
        <w:spacing w:before="0" w:beforeAutospacing="0" w:after="160" w:afterAutospacing="0"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Swati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Sironi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82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numPr>
          <w:ilvl w:val="0"/>
          <w:numId w:val="67"/>
        </w:numPr>
        <w:spacing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Chetna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Singh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72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C009B" w:rsidRPr="008F51A0" w:rsidRDefault="003C009B" w:rsidP="006216D3">
      <w:pPr>
        <w:pStyle w:val="alt"/>
        <w:numPr>
          <w:ilvl w:val="0"/>
          <w:numId w:val="67"/>
        </w:numPr>
        <w:spacing w:before="0" w:beforeAutospacing="0" w:after="160" w:afterAutospacing="0" w:line="360" w:lineRule="auto"/>
        <w:jc w:val="both"/>
        <w:divId w:val="12370077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C4FE2" w:rsidRPr="008F51A0" w:rsidRDefault="002D470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9"/>
        <w:gridCol w:w="1323"/>
        <w:gridCol w:w="801"/>
      </w:tblGrid>
      <w:tr w:rsidR="00A85C72" w:rsidRPr="008F51A0">
        <w:trPr>
          <w:divId w:val="57647865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jc w:val="center"/>
              <w:rPr>
                <w:rFonts w:ascii="Bookman Old Style" w:eastAsia="Times New Roman" w:hAnsi="Bookman Old Style"/>
                <w:b/>
                <w:bCs/>
                <w:sz w:val="24"/>
                <w:szCs w:val="24"/>
              </w:rPr>
            </w:pPr>
            <w:r w:rsidRPr="008F51A0">
              <w:rPr>
                <w:rFonts w:ascii="Bookman Old Style" w:eastAsia="Times New Roman" w:hAnsi="Bookman Old Style"/>
                <w:b/>
                <w:bCs/>
              </w:rPr>
              <w:t>First_Name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Last_Name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Marks</w:t>
            </w:r>
          </w:p>
        </w:tc>
      </w:tr>
      <w:tr w:rsidR="00A85C72" w:rsidRPr="008F51A0">
        <w:trPr>
          <w:divId w:val="57647865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Sonoo</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A85C72" w:rsidRPr="008F51A0">
        <w:trPr>
          <w:divId w:val="57647865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James</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William</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80</w:t>
            </w:r>
          </w:p>
        </w:tc>
      </w:tr>
      <w:tr w:rsidR="00A85C72" w:rsidRPr="008F51A0">
        <w:trPr>
          <w:divId w:val="57647865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lastRenderedPageBreak/>
              <w:t>Swati</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Sironi</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82</w:t>
            </w:r>
          </w:p>
        </w:tc>
      </w:tr>
      <w:tr w:rsidR="00A85C72" w:rsidRPr="008F51A0">
        <w:trPr>
          <w:divId w:val="57647865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Chetna</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rsidR="00A85C72" w:rsidRPr="008F51A0" w:rsidRDefault="00A85C72" w:rsidP="008F51A0">
            <w:pPr>
              <w:spacing w:line="360" w:lineRule="auto"/>
              <w:rPr>
                <w:rFonts w:ascii="Bookman Old Style" w:eastAsia="Times New Roman" w:hAnsi="Bookman Old Style"/>
              </w:rPr>
            </w:pPr>
            <w:r w:rsidRPr="008F51A0">
              <w:rPr>
                <w:rFonts w:ascii="Bookman Old Style" w:eastAsia="Times New Roman" w:hAnsi="Bookman Old Style"/>
              </w:rPr>
              <w:t>72</w:t>
            </w:r>
          </w:p>
        </w:tc>
      </w:tr>
    </w:tbl>
    <w:p w:rsidR="00ED44D2" w:rsidRPr="008F51A0" w:rsidRDefault="00ED44D2" w:rsidP="008F51A0">
      <w:pPr>
        <w:pStyle w:val="Heading2"/>
        <w:shd w:val="clear" w:color="auto" w:fill="FFFFFF"/>
        <w:spacing w:before="0" w:after="160" w:line="360" w:lineRule="auto"/>
        <w:jc w:val="both"/>
        <w:divId w:val="177235870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2) CSS Border property</w:t>
      </w:r>
    </w:p>
    <w:p w:rsidR="00ED44D2" w:rsidRPr="008F51A0" w:rsidRDefault="00ED44D2" w:rsidP="008F51A0">
      <w:pPr>
        <w:pStyle w:val="NormalWeb"/>
        <w:shd w:val="clear" w:color="auto" w:fill="FFFFFF"/>
        <w:spacing w:before="0" w:beforeAutospacing="0" w:after="160" w:afterAutospacing="0" w:line="360" w:lineRule="auto"/>
        <w:jc w:val="both"/>
        <w:divId w:val="1772358701"/>
        <w:rPr>
          <w:rFonts w:ascii="Bookman Old Style" w:eastAsiaTheme="minorEastAsia" w:hAnsi="Bookman Old Style" w:cs="Segoe UI"/>
          <w:color w:val="333333"/>
        </w:rPr>
      </w:pPr>
      <w:r w:rsidRPr="008F51A0">
        <w:rPr>
          <w:rFonts w:ascii="Bookman Old Style" w:hAnsi="Bookman Old Style" w:cs="Segoe UI"/>
          <w:color w:val="333333"/>
        </w:rPr>
        <w:t>It is now recommended to use border property of CSS to specify border in table.</w:t>
      </w:r>
    </w:p>
    <w:p w:rsidR="009343A5" w:rsidRPr="008F51A0" w:rsidRDefault="009343A5" w:rsidP="006216D3">
      <w:pPr>
        <w:pStyle w:val="alt"/>
        <w:numPr>
          <w:ilvl w:val="0"/>
          <w:numId w:val="68"/>
        </w:numPr>
        <w:spacing w:before="0" w:beforeAutospacing="0" w:after="160" w:afterAutospacing="0" w:line="360" w:lineRule="auto"/>
        <w:jc w:val="both"/>
        <w:divId w:val="57999462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343A5" w:rsidRPr="008F51A0" w:rsidRDefault="009343A5" w:rsidP="006216D3">
      <w:pPr>
        <w:numPr>
          <w:ilvl w:val="0"/>
          <w:numId w:val="68"/>
        </w:numPr>
        <w:spacing w:line="360" w:lineRule="auto"/>
        <w:jc w:val="both"/>
        <w:divId w:val="579994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9343A5" w:rsidRPr="008F51A0" w:rsidRDefault="009343A5" w:rsidP="006216D3">
      <w:pPr>
        <w:pStyle w:val="alt"/>
        <w:numPr>
          <w:ilvl w:val="0"/>
          <w:numId w:val="68"/>
        </w:numPr>
        <w:spacing w:before="0" w:beforeAutospacing="0" w:after="160" w:afterAutospacing="0" w:line="360" w:lineRule="auto"/>
        <w:jc w:val="both"/>
        <w:divId w:val="579994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black;  </w:t>
      </w:r>
    </w:p>
    <w:p w:rsidR="009343A5" w:rsidRPr="008F51A0" w:rsidRDefault="009343A5" w:rsidP="006216D3">
      <w:pPr>
        <w:numPr>
          <w:ilvl w:val="0"/>
          <w:numId w:val="68"/>
        </w:numPr>
        <w:spacing w:line="360" w:lineRule="auto"/>
        <w:jc w:val="both"/>
        <w:divId w:val="579994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9343A5" w:rsidRPr="008F51A0" w:rsidRDefault="009343A5" w:rsidP="006216D3">
      <w:pPr>
        <w:pStyle w:val="alt"/>
        <w:numPr>
          <w:ilvl w:val="0"/>
          <w:numId w:val="68"/>
        </w:numPr>
        <w:spacing w:before="0" w:beforeAutospacing="0" w:after="160" w:afterAutospacing="0" w:line="360" w:lineRule="auto"/>
        <w:jc w:val="both"/>
        <w:divId w:val="57999462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D470B" w:rsidRPr="008F51A0" w:rsidRDefault="002175C5"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You can collapse all the borders in one border by border-collapse property. It will collapse the border into one.</w:t>
      </w:r>
    </w:p>
    <w:p w:rsidR="009F7522" w:rsidRPr="008F51A0" w:rsidRDefault="009F7522" w:rsidP="006216D3">
      <w:pPr>
        <w:pStyle w:val="alt"/>
        <w:numPr>
          <w:ilvl w:val="0"/>
          <w:numId w:val="69"/>
        </w:numPr>
        <w:spacing w:before="0" w:beforeAutospacing="0" w:after="160" w:afterAutospacing="0" w:line="360" w:lineRule="auto"/>
        <w:jc w:val="both"/>
        <w:divId w:val="173777849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7522" w:rsidRPr="008F51A0" w:rsidRDefault="009F7522" w:rsidP="006216D3">
      <w:pPr>
        <w:numPr>
          <w:ilvl w:val="0"/>
          <w:numId w:val="69"/>
        </w:numPr>
        <w:spacing w:line="360" w:lineRule="auto"/>
        <w:jc w:val="both"/>
        <w:divId w:val="17377784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9F7522" w:rsidRPr="008F51A0" w:rsidRDefault="009F7522" w:rsidP="006216D3">
      <w:pPr>
        <w:pStyle w:val="alt"/>
        <w:numPr>
          <w:ilvl w:val="0"/>
          <w:numId w:val="69"/>
        </w:numPr>
        <w:spacing w:before="0" w:beforeAutospacing="0" w:after="160" w:afterAutospacing="0" w:line="360" w:lineRule="auto"/>
        <w:jc w:val="both"/>
        <w:divId w:val="17377784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2px solid black;  </w:t>
      </w:r>
    </w:p>
    <w:p w:rsidR="009F7522" w:rsidRPr="008F51A0" w:rsidRDefault="009F7522" w:rsidP="006216D3">
      <w:pPr>
        <w:numPr>
          <w:ilvl w:val="0"/>
          <w:numId w:val="69"/>
        </w:numPr>
        <w:spacing w:line="360" w:lineRule="auto"/>
        <w:jc w:val="both"/>
        <w:divId w:val="17377784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9F7522" w:rsidRPr="008F51A0" w:rsidRDefault="009F7522" w:rsidP="006216D3">
      <w:pPr>
        <w:pStyle w:val="alt"/>
        <w:numPr>
          <w:ilvl w:val="0"/>
          <w:numId w:val="69"/>
        </w:numPr>
        <w:spacing w:before="0" w:beforeAutospacing="0" w:after="160" w:afterAutospacing="0" w:line="360" w:lineRule="auto"/>
        <w:jc w:val="both"/>
        <w:divId w:val="17377784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9F7522" w:rsidRPr="008F51A0" w:rsidRDefault="009F7522" w:rsidP="006216D3">
      <w:pPr>
        <w:numPr>
          <w:ilvl w:val="0"/>
          <w:numId w:val="69"/>
        </w:numPr>
        <w:spacing w:line="360" w:lineRule="auto"/>
        <w:jc w:val="both"/>
        <w:divId w:val="173777849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175C5" w:rsidRPr="008F51A0" w:rsidRDefault="00F7382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24"/>
        <w:gridCol w:w="1263"/>
        <w:gridCol w:w="726"/>
      </w:tblGrid>
      <w:tr w:rsidR="00534E78" w:rsidRPr="008F51A0">
        <w:trPr>
          <w:divId w:val="615450329"/>
        </w:trPr>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jc w:val="center"/>
              <w:rPr>
                <w:rFonts w:ascii="Bookman Old Style" w:eastAsia="Times New Roman" w:hAnsi="Bookman Old Style"/>
                <w:b/>
                <w:bCs/>
                <w:sz w:val="24"/>
                <w:szCs w:val="24"/>
              </w:rPr>
            </w:pPr>
            <w:r w:rsidRPr="008F51A0">
              <w:rPr>
                <w:rFonts w:ascii="Bookman Old Style" w:eastAsia="Times New Roman" w:hAnsi="Bookman Old Style"/>
                <w:b/>
                <w:bCs/>
              </w:rPr>
              <w:t>First_Name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Last_Name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Marks</w:t>
            </w:r>
          </w:p>
        </w:tc>
      </w:tr>
      <w:tr w:rsidR="00534E78" w:rsidRPr="008F51A0">
        <w:trPr>
          <w:divId w:val="615450329"/>
        </w:trPr>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Sonoo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534E78" w:rsidRPr="008F51A0">
        <w:trPr>
          <w:divId w:val="615450329"/>
        </w:trPr>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James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William</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80</w:t>
            </w:r>
          </w:p>
        </w:tc>
      </w:tr>
      <w:tr w:rsidR="00534E78" w:rsidRPr="008F51A0">
        <w:trPr>
          <w:divId w:val="615450329"/>
        </w:trPr>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Swati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Sironi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82</w:t>
            </w:r>
          </w:p>
        </w:tc>
      </w:tr>
      <w:tr w:rsidR="00534E78" w:rsidRPr="008F51A0">
        <w:trPr>
          <w:divId w:val="615450329"/>
        </w:trPr>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Chetna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Singh</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534E78" w:rsidRPr="008F51A0" w:rsidRDefault="00534E78" w:rsidP="008F51A0">
            <w:pPr>
              <w:spacing w:line="360" w:lineRule="auto"/>
              <w:rPr>
                <w:rFonts w:ascii="Bookman Old Style" w:eastAsia="Times New Roman" w:hAnsi="Bookman Old Style"/>
              </w:rPr>
            </w:pPr>
            <w:r w:rsidRPr="008F51A0">
              <w:rPr>
                <w:rFonts w:ascii="Bookman Old Style" w:eastAsia="Times New Roman" w:hAnsi="Bookman Old Style"/>
              </w:rPr>
              <w:t>72</w:t>
            </w:r>
          </w:p>
        </w:tc>
      </w:tr>
    </w:tbl>
    <w:p w:rsidR="00AC3B84" w:rsidRPr="008F51A0" w:rsidRDefault="00AC3B84" w:rsidP="008F51A0">
      <w:pPr>
        <w:pStyle w:val="Heading2"/>
        <w:shd w:val="clear" w:color="auto" w:fill="FFFFFF"/>
        <w:spacing w:before="0" w:after="160" w:line="360" w:lineRule="auto"/>
        <w:jc w:val="both"/>
        <w:divId w:val="2582973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with cell padding</w:t>
      </w:r>
    </w:p>
    <w:p w:rsidR="00AC3B84" w:rsidRPr="008F51A0" w:rsidRDefault="00AC3B84" w:rsidP="008F51A0">
      <w:pPr>
        <w:pStyle w:val="NormalWeb"/>
        <w:shd w:val="clear" w:color="auto" w:fill="FFFFFF"/>
        <w:spacing w:before="0" w:beforeAutospacing="0" w:after="160" w:afterAutospacing="0" w:line="360" w:lineRule="auto"/>
        <w:jc w:val="both"/>
        <w:divId w:val="258297334"/>
        <w:rPr>
          <w:rFonts w:ascii="Bookman Old Style" w:eastAsiaTheme="minorEastAsia" w:hAnsi="Bookman Old Style" w:cs="Segoe UI"/>
          <w:color w:val="333333"/>
        </w:rPr>
      </w:pPr>
      <w:r w:rsidRPr="008F51A0">
        <w:rPr>
          <w:rFonts w:ascii="Bookman Old Style" w:hAnsi="Bookman Old Style" w:cs="Segoe UI"/>
          <w:color w:val="333333"/>
        </w:rPr>
        <w:t>You can specify padding for table header and table data by two ways:</w:t>
      </w:r>
    </w:p>
    <w:p w:rsidR="00AC3B84" w:rsidRPr="008F51A0" w:rsidRDefault="00AC3B84" w:rsidP="006216D3">
      <w:pPr>
        <w:numPr>
          <w:ilvl w:val="0"/>
          <w:numId w:val="70"/>
        </w:numPr>
        <w:shd w:val="clear" w:color="auto" w:fill="FFFFFF"/>
        <w:spacing w:line="360" w:lineRule="auto"/>
        <w:jc w:val="both"/>
        <w:divId w:val="258297334"/>
        <w:rPr>
          <w:rFonts w:ascii="Bookman Old Style" w:eastAsia="Times New Roman" w:hAnsi="Bookman Old Style" w:cs="Segoe UI"/>
          <w:color w:val="000000"/>
        </w:rPr>
      </w:pPr>
      <w:r w:rsidRPr="008F51A0">
        <w:rPr>
          <w:rFonts w:ascii="Bookman Old Style" w:eastAsia="Times New Roman" w:hAnsi="Bookman Old Style" w:cs="Segoe UI"/>
          <w:color w:val="000000"/>
        </w:rPr>
        <w:lastRenderedPageBreak/>
        <w:t>By cellpadding attribute of table in HTML</w:t>
      </w:r>
    </w:p>
    <w:p w:rsidR="00AC3B84" w:rsidRPr="008F51A0" w:rsidRDefault="00AC3B84" w:rsidP="006216D3">
      <w:pPr>
        <w:numPr>
          <w:ilvl w:val="0"/>
          <w:numId w:val="70"/>
        </w:numPr>
        <w:shd w:val="clear" w:color="auto" w:fill="FFFFFF"/>
        <w:spacing w:line="360" w:lineRule="auto"/>
        <w:jc w:val="both"/>
        <w:divId w:val="258297334"/>
        <w:rPr>
          <w:rFonts w:ascii="Bookman Old Style" w:eastAsia="Times New Roman" w:hAnsi="Bookman Old Style" w:cs="Segoe UI"/>
          <w:color w:val="000000"/>
        </w:rPr>
      </w:pPr>
      <w:r w:rsidRPr="008F51A0">
        <w:rPr>
          <w:rFonts w:ascii="Bookman Old Style" w:eastAsia="Times New Roman" w:hAnsi="Bookman Old Style" w:cs="Segoe UI"/>
          <w:color w:val="000000"/>
        </w:rPr>
        <w:t>By padding property in CSS</w:t>
      </w:r>
    </w:p>
    <w:p w:rsidR="00AC3B84" w:rsidRPr="008F51A0" w:rsidRDefault="00AC3B84" w:rsidP="008F51A0">
      <w:pPr>
        <w:pStyle w:val="NormalWeb"/>
        <w:shd w:val="clear" w:color="auto" w:fill="FFFFFF"/>
        <w:spacing w:before="0" w:beforeAutospacing="0" w:after="160" w:afterAutospacing="0" w:line="360" w:lineRule="auto"/>
        <w:jc w:val="both"/>
        <w:divId w:val="258297334"/>
        <w:rPr>
          <w:rFonts w:ascii="Bookman Old Style" w:eastAsiaTheme="minorEastAsia" w:hAnsi="Bookman Old Style" w:cs="Segoe UI"/>
          <w:color w:val="333333"/>
        </w:rPr>
      </w:pPr>
      <w:r w:rsidRPr="008F51A0">
        <w:rPr>
          <w:rFonts w:ascii="Bookman Old Style" w:hAnsi="Bookman Old Style" w:cs="Segoe UI"/>
          <w:color w:val="333333"/>
        </w:rPr>
        <w:t>The cellpadding attribute of HTML table tag is obselete now. It is recommended to use CSS. So let's see the code of CSS.</w:t>
      </w:r>
    </w:p>
    <w:p w:rsidR="00BA4C71" w:rsidRPr="008F51A0" w:rsidRDefault="00BA4C71" w:rsidP="006216D3">
      <w:pPr>
        <w:pStyle w:val="alt"/>
        <w:numPr>
          <w:ilvl w:val="0"/>
          <w:numId w:val="71"/>
        </w:numPr>
        <w:spacing w:before="0" w:beforeAutospacing="0" w:after="160" w:afterAutospacing="0" w:line="360" w:lineRule="auto"/>
        <w:jc w:val="both"/>
        <w:divId w:val="63776022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A4C71" w:rsidRPr="008F51A0" w:rsidRDefault="00BA4C71" w:rsidP="006216D3">
      <w:pPr>
        <w:numPr>
          <w:ilvl w:val="0"/>
          <w:numId w:val="71"/>
        </w:numPr>
        <w:spacing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BA4C71" w:rsidRPr="008F51A0" w:rsidRDefault="00BA4C71" w:rsidP="006216D3">
      <w:pPr>
        <w:pStyle w:val="alt"/>
        <w:numPr>
          <w:ilvl w:val="0"/>
          <w:numId w:val="71"/>
        </w:numPr>
        <w:spacing w:before="0" w:beforeAutospacing="0" w:after="160" w:afterAutospacing="0"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pink;  </w:t>
      </w:r>
    </w:p>
    <w:p w:rsidR="00BA4C71" w:rsidRPr="008F51A0" w:rsidRDefault="00BA4C71" w:rsidP="006216D3">
      <w:pPr>
        <w:numPr>
          <w:ilvl w:val="0"/>
          <w:numId w:val="71"/>
        </w:numPr>
        <w:spacing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BA4C71" w:rsidRPr="008F51A0" w:rsidRDefault="00BA4C71" w:rsidP="006216D3">
      <w:pPr>
        <w:pStyle w:val="alt"/>
        <w:numPr>
          <w:ilvl w:val="0"/>
          <w:numId w:val="71"/>
        </w:numPr>
        <w:spacing w:before="0" w:beforeAutospacing="0" w:after="160" w:afterAutospacing="0"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BA4C71" w:rsidRPr="008F51A0" w:rsidRDefault="00BA4C71" w:rsidP="006216D3">
      <w:pPr>
        <w:numPr>
          <w:ilvl w:val="0"/>
          <w:numId w:val="71"/>
        </w:numPr>
        <w:spacing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th, td {  </w:t>
      </w:r>
    </w:p>
    <w:p w:rsidR="00BA4C71" w:rsidRPr="008F51A0" w:rsidRDefault="00BA4C71" w:rsidP="006216D3">
      <w:pPr>
        <w:pStyle w:val="alt"/>
        <w:numPr>
          <w:ilvl w:val="0"/>
          <w:numId w:val="71"/>
        </w:numPr>
        <w:spacing w:before="0" w:beforeAutospacing="0" w:after="160" w:afterAutospacing="0"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BA4C71" w:rsidRPr="008F51A0" w:rsidRDefault="00BA4C71" w:rsidP="006216D3">
      <w:pPr>
        <w:numPr>
          <w:ilvl w:val="0"/>
          <w:numId w:val="71"/>
        </w:numPr>
        <w:spacing w:line="360" w:lineRule="auto"/>
        <w:jc w:val="both"/>
        <w:divId w:val="6377602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BA4C71" w:rsidRPr="008F51A0" w:rsidRDefault="00BA4C71" w:rsidP="006216D3">
      <w:pPr>
        <w:pStyle w:val="alt"/>
        <w:numPr>
          <w:ilvl w:val="0"/>
          <w:numId w:val="71"/>
        </w:numPr>
        <w:spacing w:before="0" w:beforeAutospacing="0" w:after="160" w:afterAutospacing="0" w:line="360" w:lineRule="auto"/>
        <w:jc w:val="both"/>
        <w:divId w:val="63776022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7382E" w:rsidRPr="008F51A0" w:rsidRDefault="004B2AF9"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94"/>
        <w:gridCol w:w="1533"/>
        <w:gridCol w:w="996"/>
      </w:tblGrid>
      <w:tr w:rsidR="00452F1E" w:rsidRPr="008F51A0">
        <w:trPr>
          <w:divId w:val="814613312"/>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jc w:val="center"/>
              <w:rPr>
                <w:rFonts w:ascii="Bookman Old Style" w:eastAsia="Times New Roman" w:hAnsi="Bookman Old Style"/>
                <w:b/>
                <w:bCs/>
                <w:sz w:val="24"/>
                <w:szCs w:val="24"/>
              </w:rPr>
            </w:pPr>
            <w:r w:rsidRPr="008F51A0">
              <w:rPr>
                <w:rFonts w:ascii="Bookman Old Style" w:eastAsia="Times New Roman" w:hAnsi="Bookman Old Style"/>
                <w:b/>
                <w:bCs/>
              </w:rPr>
              <w:t>First_Name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Last_Name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Marks</w:t>
            </w:r>
          </w:p>
        </w:tc>
      </w:tr>
      <w:tr w:rsidR="00452F1E" w:rsidRPr="008F51A0">
        <w:trPr>
          <w:divId w:val="814613312"/>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Sonoo</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452F1E" w:rsidRPr="008F51A0">
        <w:trPr>
          <w:divId w:val="814613312"/>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James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William</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80</w:t>
            </w:r>
          </w:p>
        </w:tc>
      </w:tr>
      <w:tr w:rsidR="00452F1E" w:rsidRPr="008F51A0">
        <w:trPr>
          <w:divId w:val="814613312"/>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Swati</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Sironi</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82</w:t>
            </w:r>
          </w:p>
        </w:tc>
      </w:tr>
      <w:tr w:rsidR="00452F1E" w:rsidRPr="008F51A0">
        <w:trPr>
          <w:divId w:val="814613312"/>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Chetna</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Singh</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452F1E" w:rsidRPr="008F51A0" w:rsidRDefault="00452F1E" w:rsidP="008F51A0">
            <w:pPr>
              <w:spacing w:line="360" w:lineRule="auto"/>
              <w:rPr>
                <w:rFonts w:ascii="Bookman Old Style" w:eastAsia="Times New Roman" w:hAnsi="Bookman Old Style"/>
              </w:rPr>
            </w:pPr>
            <w:r w:rsidRPr="008F51A0">
              <w:rPr>
                <w:rFonts w:ascii="Bookman Old Style" w:eastAsia="Times New Roman" w:hAnsi="Bookman Old Style"/>
              </w:rPr>
              <w:t>72</w:t>
            </w:r>
          </w:p>
        </w:tc>
      </w:tr>
    </w:tbl>
    <w:p w:rsidR="006E0E98" w:rsidRPr="008F51A0" w:rsidRDefault="006E0E98" w:rsidP="008F51A0">
      <w:pPr>
        <w:pStyle w:val="Heading2"/>
        <w:shd w:val="clear" w:color="auto" w:fill="FFFFFF"/>
        <w:spacing w:before="0" w:after="160" w:line="360" w:lineRule="auto"/>
        <w:jc w:val="both"/>
        <w:divId w:val="100790633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width:</w:t>
      </w:r>
    </w:p>
    <w:p w:rsidR="006E0E98" w:rsidRPr="008F51A0" w:rsidRDefault="006E0E98" w:rsidP="008F51A0">
      <w:pPr>
        <w:pStyle w:val="NormalWeb"/>
        <w:shd w:val="clear" w:color="auto" w:fill="FFFFFF"/>
        <w:spacing w:before="0" w:beforeAutospacing="0" w:after="160" w:afterAutospacing="0" w:line="360" w:lineRule="auto"/>
        <w:jc w:val="both"/>
        <w:divId w:val="1007906339"/>
        <w:rPr>
          <w:rFonts w:ascii="Bookman Old Style" w:eastAsiaTheme="minorEastAsia" w:hAnsi="Bookman Old Style" w:cs="Segoe UI"/>
          <w:color w:val="333333"/>
        </w:rPr>
      </w:pPr>
      <w:r w:rsidRPr="008F51A0">
        <w:rPr>
          <w:rFonts w:ascii="Bookman Old Style" w:hAnsi="Bookman Old Style" w:cs="Segoe UI"/>
          <w:color w:val="333333"/>
        </w:rPr>
        <w:t>We can specify the HTML table width using the </w:t>
      </w:r>
      <w:r w:rsidRPr="008F51A0">
        <w:rPr>
          <w:rStyle w:val="Strong"/>
          <w:rFonts w:ascii="Bookman Old Style" w:eastAsiaTheme="majorEastAsia" w:hAnsi="Bookman Old Style" w:cs="Segoe UI"/>
          <w:color w:val="333333"/>
        </w:rPr>
        <w:t>CSS width</w:t>
      </w:r>
      <w:r w:rsidRPr="008F51A0">
        <w:rPr>
          <w:rFonts w:ascii="Bookman Old Style" w:hAnsi="Bookman Old Style" w:cs="Segoe UI"/>
          <w:color w:val="333333"/>
        </w:rPr>
        <w:t> property. It can be specify in pixels or percentage.</w:t>
      </w:r>
    </w:p>
    <w:p w:rsidR="006E0E98" w:rsidRPr="008F51A0" w:rsidRDefault="006E0E98" w:rsidP="008F51A0">
      <w:pPr>
        <w:pStyle w:val="NormalWeb"/>
        <w:shd w:val="clear" w:color="auto" w:fill="FFFFFF"/>
        <w:spacing w:before="0" w:beforeAutospacing="0" w:after="160" w:afterAutospacing="0" w:line="360" w:lineRule="auto"/>
        <w:jc w:val="both"/>
        <w:divId w:val="1007906339"/>
        <w:rPr>
          <w:rFonts w:ascii="Bookman Old Style" w:hAnsi="Bookman Old Style" w:cs="Segoe UI"/>
          <w:color w:val="333333"/>
        </w:rPr>
      </w:pPr>
      <w:r w:rsidRPr="008F51A0">
        <w:rPr>
          <w:rFonts w:ascii="Bookman Old Style" w:hAnsi="Bookman Old Style" w:cs="Segoe UI"/>
          <w:color w:val="333333"/>
        </w:rPr>
        <w:lastRenderedPageBreak/>
        <w:t>We can adjust our table width as per our requirement. Following is the example to display table with width.</w:t>
      </w:r>
    </w:p>
    <w:p w:rsidR="0099752E" w:rsidRPr="008F51A0" w:rsidRDefault="0099752E" w:rsidP="006216D3">
      <w:pPr>
        <w:pStyle w:val="alt"/>
        <w:numPr>
          <w:ilvl w:val="0"/>
          <w:numId w:val="72"/>
        </w:numPr>
        <w:spacing w:before="0" w:beforeAutospacing="0" w:after="160" w:afterAutospacing="0" w:line="360" w:lineRule="auto"/>
        <w:jc w:val="both"/>
        <w:divId w:val="5878883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w:t>
      </w:r>
    </w:p>
    <w:p w:rsidR="0099752E" w:rsidRPr="008F51A0" w:rsidRDefault="0099752E" w:rsidP="006216D3">
      <w:pPr>
        <w:numPr>
          <w:ilvl w:val="0"/>
          <w:numId w:val="72"/>
        </w:numPr>
        <w:spacing w:line="360" w:lineRule="auto"/>
        <w:jc w:val="both"/>
        <w:divId w:val="5878883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 100%;   </w:t>
      </w:r>
    </w:p>
    <w:p w:rsidR="0099752E" w:rsidRPr="008F51A0" w:rsidRDefault="0099752E" w:rsidP="006216D3">
      <w:pPr>
        <w:pStyle w:val="alt"/>
        <w:numPr>
          <w:ilvl w:val="0"/>
          <w:numId w:val="72"/>
        </w:numPr>
        <w:spacing w:before="0" w:beforeAutospacing="0" w:after="160" w:afterAutospacing="0" w:line="360" w:lineRule="auto"/>
        <w:jc w:val="both"/>
        <w:divId w:val="5878883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073FFB" w:rsidRPr="008F51A0" w:rsidRDefault="00073FFB" w:rsidP="008F51A0">
      <w:pPr>
        <w:pStyle w:val="Heading2"/>
        <w:shd w:val="clear" w:color="auto" w:fill="FFFFFF"/>
        <w:spacing w:before="0" w:after="160" w:line="360" w:lineRule="auto"/>
        <w:jc w:val="both"/>
        <w:divId w:val="88626180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table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table{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 100%;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th,td{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2px solid green;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15px;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 header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 header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 header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1data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2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2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2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3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3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3 data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numPr>
          <w:ilvl w:val="0"/>
          <w:numId w:val="73"/>
        </w:numPr>
        <w:spacing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11D80" w:rsidRPr="008F51A0" w:rsidRDefault="00711D80" w:rsidP="006216D3">
      <w:pPr>
        <w:pStyle w:val="alt"/>
        <w:numPr>
          <w:ilvl w:val="0"/>
          <w:numId w:val="73"/>
        </w:numPr>
        <w:spacing w:before="0" w:beforeAutospacing="0" w:after="160" w:afterAutospacing="0" w:line="360" w:lineRule="auto"/>
        <w:jc w:val="both"/>
        <w:divId w:val="330842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B2AF9" w:rsidRPr="008F51A0" w:rsidRDefault="00EC557C"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D188A" w:rsidRPr="008F51A0" w:rsidRDefault="001D188A" w:rsidP="008F51A0">
      <w:pPr>
        <w:spacing w:line="360" w:lineRule="auto"/>
        <w:divId w:val="728500961"/>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06D63FFB" wp14:editId="500807BE">
            <wp:extent cx="8924925" cy="4200525"/>
            <wp:effectExtent l="0" t="0" r="9525" b="9525"/>
            <wp:docPr id="137" name="Picture 137" descr="html tabl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table width"/>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924925" cy="4200525"/>
                    </a:xfrm>
                    <a:prstGeom prst="rect">
                      <a:avLst/>
                    </a:prstGeom>
                    <a:noFill/>
                    <a:ln>
                      <a:noFill/>
                    </a:ln>
                  </pic:spPr>
                </pic:pic>
              </a:graphicData>
            </a:graphic>
          </wp:inline>
        </w:drawing>
      </w:r>
    </w:p>
    <w:p w:rsidR="001D188A" w:rsidRPr="008F51A0" w:rsidRDefault="001D188A" w:rsidP="008F51A0">
      <w:pPr>
        <w:spacing w:line="360" w:lineRule="auto"/>
        <w:divId w:val="728500961"/>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6461305C" wp14:editId="561F46CE">
                <wp:extent cx="6097905" cy="4445"/>
                <wp:effectExtent l="0" t="0" r="0" b="0"/>
                <wp:docPr id="136"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21BB32" id="Rectangle 13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1D188A" w:rsidRPr="008F51A0" w:rsidRDefault="001D188A" w:rsidP="008F51A0">
      <w:pPr>
        <w:pStyle w:val="Heading2"/>
        <w:shd w:val="clear" w:color="auto" w:fill="FFFFFF"/>
        <w:spacing w:before="0" w:after="160" w:line="360" w:lineRule="auto"/>
        <w:jc w:val="both"/>
        <w:divId w:val="72850096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with colspan</w:t>
      </w:r>
    </w:p>
    <w:p w:rsidR="001D188A" w:rsidRPr="008F51A0" w:rsidRDefault="001D188A" w:rsidP="008F51A0">
      <w:pPr>
        <w:pStyle w:val="NormalWeb"/>
        <w:shd w:val="clear" w:color="auto" w:fill="FFFFFF"/>
        <w:spacing w:before="0" w:beforeAutospacing="0" w:after="160" w:afterAutospacing="0" w:line="360" w:lineRule="auto"/>
        <w:jc w:val="both"/>
        <w:divId w:val="728500961"/>
        <w:rPr>
          <w:rFonts w:ascii="Bookman Old Style" w:eastAsiaTheme="minorEastAsia" w:hAnsi="Bookman Old Style" w:cs="Segoe UI"/>
          <w:color w:val="333333"/>
        </w:rPr>
      </w:pPr>
      <w:r w:rsidRPr="008F51A0">
        <w:rPr>
          <w:rFonts w:ascii="Bookman Old Style" w:hAnsi="Bookman Old Style" w:cs="Segoe UI"/>
          <w:color w:val="333333"/>
        </w:rPr>
        <w:t>If you want to make a cell span more than one column, you can use the colspan attribute.</w:t>
      </w:r>
    </w:p>
    <w:p w:rsidR="001D188A" w:rsidRPr="008F51A0" w:rsidRDefault="001D188A" w:rsidP="008F51A0">
      <w:pPr>
        <w:pStyle w:val="NormalWeb"/>
        <w:shd w:val="clear" w:color="auto" w:fill="FFFFFF"/>
        <w:spacing w:before="0" w:beforeAutospacing="0" w:after="160" w:afterAutospacing="0" w:line="360" w:lineRule="auto"/>
        <w:jc w:val="both"/>
        <w:divId w:val="728500961"/>
        <w:rPr>
          <w:rFonts w:ascii="Bookman Old Style" w:hAnsi="Bookman Old Style" w:cs="Segoe UI"/>
          <w:color w:val="333333"/>
        </w:rPr>
      </w:pPr>
      <w:r w:rsidRPr="008F51A0">
        <w:rPr>
          <w:rFonts w:ascii="Bookman Old Style" w:hAnsi="Bookman Old Style" w:cs="Segoe UI"/>
          <w:color w:val="333333"/>
        </w:rPr>
        <w:t>It will divide one cell/row into multiple columns, and the number of columns depend on the value of colspan attribute.</w:t>
      </w:r>
    </w:p>
    <w:p w:rsidR="001D188A" w:rsidRPr="008F51A0" w:rsidRDefault="001D188A" w:rsidP="008F51A0">
      <w:pPr>
        <w:pStyle w:val="NormalWeb"/>
        <w:shd w:val="clear" w:color="auto" w:fill="FFFFFF"/>
        <w:spacing w:before="0" w:beforeAutospacing="0" w:after="160" w:afterAutospacing="0" w:line="360" w:lineRule="auto"/>
        <w:jc w:val="both"/>
        <w:divId w:val="728500961"/>
        <w:rPr>
          <w:rFonts w:ascii="Bookman Old Style" w:hAnsi="Bookman Old Style" w:cs="Segoe UI"/>
          <w:color w:val="333333"/>
        </w:rPr>
      </w:pPr>
      <w:r w:rsidRPr="008F51A0">
        <w:rPr>
          <w:rFonts w:ascii="Bookman Old Style" w:hAnsi="Bookman Old Style" w:cs="Segoe UI"/>
          <w:color w:val="333333"/>
        </w:rPr>
        <w:t>Let's see the example that span two columns.</w:t>
      </w:r>
    </w:p>
    <w:p w:rsidR="001D188A" w:rsidRPr="008F51A0" w:rsidRDefault="001D188A" w:rsidP="008F51A0">
      <w:pPr>
        <w:pStyle w:val="NormalWeb"/>
        <w:shd w:val="clear" w:color="auto" w:fill="FFFFFF"/>
        <w:spacing w:before="0" w:beforeAutospacing="0" w:after="160" w:afterAutospacing="0" w:line="360" w:lineRule="auto"/>
        <w:jc w:val="both"/>
        <w:divId w:val="728500961"/>
        <w:rPr>
          <w:rFonts w:ascii="Bookman Old Style" w:hAnsi="Bookman Old Style" w:cs="Segoe UI"/>
          <w:color w:val="333333"/>
        </w:rPr>
      </w:pPr>
      <w:r w:rsidRPr="008F51A0">
        <w:rPr>
          <w:rFonts w:ascii="Bookman Old Style" w:hAnsi="Bookman Old Style" w:cs="Segoe UI"/>
          <w:color w:val="333333"/>
        </w:rPr>
        <w:t>CSS code:</w:t>
      </w:r>
    </w:p>
    <w:p w:rsidR="00E57553" w:rsidRPr="008F51A0" w:rsidRDefault="00E57553" w:rsidP="006216D3">
      <w:pPr>
        <w:pStyle w:val="alt"/>
        <w:numPr>
          <w:ilvl w:val="0"/>
          <w:numId w:val="74"/>
        </w:numPr>
        <w:spacing w:before="0" w:beforeAutospacing="0" w:after="160" w:afterAutospacing="0" w:line="360" w:lineRule="auto"/>
        <w:jc w:val="both"/>
        <w:divId w:val="163370945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57553" w:rsidRPr="008F51A0" w:rsidRDefault="00E57553" w:rsidP="006216D3">
      <w:pPr>
        <w:numPr>
          <w:ilvl w:val="0"/>
          <w:numId w:val="74"/>
        </w:numPr>
        <w:spacing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E57553" w:rsidRPr="008F51A0" w:rsidRDefault="00E57553" w:rsidP="006216D3">
      <w:pPr>
        <w:pStyle w:val="alt"/>
        <w:numPr>
          <w:ilvl w:val="0"/>
          <w:numId w:val="74"/>
        </w:numPr>
        <w:spacing w:before="0" w:beforeAutospacing="0" w:after="160" w:afterAutospacing="0"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black;  </w:t>
      </w:r>
    </w:p>
    <w:p w:rsidR="00E57553" w:rsidRPr="008F51A0" w:rsidRDefault="00E57553" w:rsidP="006216D3">
      <w:pPr>
        <w:numPr>
          <w:ilvl w:val="0"/>
          <w:numId w:val="74"/>
        </w:numPr>
        <w:spacing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E57553" w:rsidRPr="008F51A0" w:rsidRDefault="00E57553" w:rsidP="006216D3">
      <w:pPr>
        <w:pStyle w:val="alt"/>
        <w:numPr>
          <w:ilvl w:val="0"/>
          <w:numId w:val="74"/>
        </w:numPr>
        <w:spacing w:before="0" w:beforeAutospacing="0" w:after="160" w:afterAutospacing="0"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E57553" w:rsidRPr="008F51A0" w:rsidRDefault="00E57553" w:rsidP="006216D3">
      <w:pPr>
        <w:numPr>
          <w:ilvl w:val="0"/>
          <w:numId w:val="74"/>
        </w:numPr>
        <w:spacing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th, td {  </w:t>
      </w:r>
    </w:p>
    <w:p w:rsidR="00E57553" w:rsidRPr="008F51A0" w:rsidRDefault="00E57553" w:rsidP="006216D3">
      <w:pPr>
        <w:pStyle w:val="alt"/>
        <w:numPr>
          <w:ilvl w:val="0"/>
          <w:numId w:val="74"/>
        </w:numPr>
        <w:spacing w:before="0" w:beforeAutospacing="0" w:after="160" w:afterAutospacing="0"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5px;  </w:t>
      </w:r>
    </w:p>
    <w:p w:rsidR="00E57553" w:rsidRPr="008F51A0" w:rsidRDefault="00E57553" w:rsidP="006216D3">
      <w:pPr>
        <w:numPr>
          <w:ilvl w:val="0"/>
          <w:numId w:val="74"/>
        </w:numPr>
        <w:spacing w:line="360" w:lineRule="auto"/>
        <w:jc w:val="both"/>
        <w:divId w:val="16337094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E57553" w:rsidRPr="008F51A0" w:rsidRDefault="00E57553" w:rsidP="006216D3">
      <w:pPr>
        <w:pStyle w:val="alt"/>
        <w:numPr>
          <w:ilvl w:val="0"/>
          <w:numId w:val="74"/>
        </w:numPr>
        <w:spacing w:before="0" w:beforeAutospacing="0" w:after="160" w:afterAutospacing="0" w:line="360" w:lineRule="auto"/>
        <w:jc w:val="both"/>
        <w:divId w:val="163370945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C557C" w:rsidRPr="008F51A0" w:rsidRDefault="00C4776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HTML code:</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"width:100%"</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numPr>
          <w:ilvl w:val="0"/>
          <w:numId w:val="75"/>
        </w:numPr>
        <w:spacing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numPr>
          <w:ilvl w:val="0"/>
          <w:numId w:val="75"/>
        </w:numPr>
        <w:spacing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colspan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Mobile No.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numPr>
          <w:ilvl w:val="0"/>
          <w:numId w:val="75"/>
        </w:numPr>
        <w:spacing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Ajeet Maurya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numPr>
          <w:ilvl w:val="0"/>
          <w:numId w:val="75"/>
        </w:numPr>
        <w:spacing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7503520801</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9555879135</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numPr>
          <w:ilvl w:val="0"/>
          <w:numId w:val="75"/>
        </w:numPr>
        <w:spacing w:line="360" w:lineRule="auto"/>
        <w:jc w:val="both"/>
        <w:divId w:val="16515916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0A0" w:rsidRPr="008F51A0" w:rsidRDefault="00B430A0" w:rsidP="006216D3">
      <w:pPr>
        <w:pStyle w:val="alt"/>
        <w:numPr>
          <w:ilvl w:val="0"/>
          <w:numId w:val="75"/>
        </w:numPr>
        <w:spacing w:before="0" w:beforeAutospacing="0" w:after="160" w:afterAutospacing="0" w:line="360" w:lineRule="auto"/>
        <w:jc w:val="both"/>
        <w:divId w:val="165159164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4776F" w:rsidRPr="008F51A0" w:rsidRDefault="00CE1E6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664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69"/>
        <w:gridCol w:w="2188"/>
        <w:gridCol w:w="2188"/>
      </w:tblGrid>
      <w:tr w:rsidR="00546FDE" w:rsidRPr="008F51A0">
        <w:trPr>
          <w:divId w:val="2016960038"/>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546FDE" w:rsidRPr="008F51A0" w:rsidRDefault="00546FDE" w:rsidP="008F51A0">
            <w:pPr>
              <w:spacing w:line="360" w:lineRule="auto"/>
              <w:rPr>
                <w:rFonts w:ascii="Bookman Old Style" w:eastAsia="Times New Roman" w:hAnsi="Bookman Old Style"/>
                <w:b/>
                <w:bCs/>
                <w:sz w:val="24"/>
                <w:szCs w:val="24"/>
              </w:rPr>
            </w:pPr>
            <w:r w:rsidRPr="008F51A0">
              <w:rPr>
                <w:rFonts w:ascii="Bookman Old Style" w:eastAsia="Times New Roman" w:hAnsi="Bookman Old Style"/>
                <w:b/>
                <w:bCs/>
              </w:rPr>
              <w:t>Name</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546FDE" w:rsidRPr="008F51A0" w:rsidRDefault="00546FDE" w:rsidP="008F51A0">
            <w:pPr>
              <w:spacing w:line="360" w:lineRule="auto"/>
              <w:rPr>
                <w:rFonts w:ascii="Bookman Old Style" w:eastAsia="Times New Roman" w:hAnsi="Bookman Old Style"/>
                <w:b/>
                <w:bCs/>
              </w:rPr>
            </w:pPr>
            <w:r w:rsidRPr="008F51A0">
              <w:rPr>
                <w:rFonts w:ascii="Bookman Old Style" w:eastAsia="Times New Roman" w:hAnsi="Bookman Old Style"/>
                <w:b/>
                <w:bCs/>
              </w:rPr>
              <w:t>Mobile No.</w:t>
            </w:r>
          </w:p>
        </w:tc>
      </w:tr>
      <w:tr w:rsidR="00546FDE" w:rsidRPr="008F51A0">
        <w:trPr>
          <w:divId w:val="2016960038"/>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546FDE" w:rsidRPr="008F51A0" w:rsidRDefault="00546FDE" w:rsidP="008F51A0">
            <w:pPr>
              <w:spacing w:line="360" w:lineRule="auto"/>
              <w:rPr>
                <w:rFonts w:ascii="Bookman Old Style" w:eastAsia="Times New Roman" w:hAnsi="Bookman Old Style"/>
              </w:rPr>
            </w:pPr>
            <w:r w:rsidRPr="008F51A0">
              <w:rPr>
                <w:rFonts w:ascii="Bookman Old Style" w:eastAsia="Times New Roman" w:hAnsi="Bookman Old Style"/>
              </w:rPr>
              <w:t>Ajeet Maurya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546FDE" w:rsidRPr="008F51A0" w:rsidRDefault="00546FDE" w:rsidP="008F51A0">
            <w:pPr>
              <w:spacing w:line="360" w:lineRule="auto"/>
              <w:rPr>
                <w:rFonts w:ascii="Bookman Old Style" w:eastAsia="Times New Roman" w:hAnsi="Bookman Old Style"/>
              </w:rPr>
            </w:pPr>
            <w:r w:rsidRPr="008F51A0">
              <w:rPr>
                <w:rFonts w:ascii="Bookman Old Style" w:eastAsia="Times New Roman" w:hAnsi="Bookman Old Style"/>
              </w:rPr>
              <w:t>7503520801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546FDE" w:rsidRPr="008F51A0" w:rsidRDefault="00546FDE" w:rsidP="008F51A0">
            <w:pPr>
              <w:spacing w:line="360" w:lineRule="auto"/>
              <w:rPr>
                <w:rFonts w:ascii="Bookman Old Style" w:eastAsia="Times New Roman" w:hAnsi="Bookman Old Style"/>
              </w:rPr>
            </w:pPr>
            <w:r w:rsidRPr="008F51A0">
              <w:rPr>
                <w:rFonts w:ascii="Bookman Old Style" w:eastAsia="Times New Roman" w:hAnsi="Bookman Old Style"/>
              </w:rPr>
              <w:t>9555879135</w:t>
            </w:r>
          </w:p>
        </w:tc>
      </w:tr>
    </w:tbl>
    <w:p w:rsidR="005654A4" w:rsidRPr="008F51A0" w:rsidRDefault="005654A4" w:rsidP="008F51A0">
      <w:pPr>
        <w:pStyle w:val="Heading2"/>
        <w:shd w:val="clear" w:color="auto" w:fill="FFFFFF"/>
        <w:spacing w:before="0" w:after="160" w:line="360" w:lineRule="auto"/>
        <w:jc w:val="both"/>
        <w:divId w:val="57482134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with rowspan</w:t>
      </w:r>
    </w:p>
    <w:p w:rsidR="005654A4" w:rsidRPr="008F51A0" w:rsidRDefault="005654A4" w:rsidP="008F51A0">
      <w:pPr>
        <w:pStyle w:val="NormalWeb"/>
        <w:shd w:val="clear" w:color="auto" w:fill="FFFFFF"/>
        <w:spacing w:before="0" w:beforeAutospacing="0" w:after="160" w:afterAutospacing="0" w:line="360" w:lineRule="auto"/>
        <w:jc w:val="both"/>
        <w:divId w:val="574821343"/>
        <w:rPr>
          <w:rFonts w:ascii="Bookman Old Style" w:eastAsiaTheme="minorEastAsia" w:hAnsi="Bookman Old Style" w:cs="Segoe UI"/>
          <w:color w:val="333333"/>
        </w:rPr>
      </w:pPr>
      <w:r w:rsidRPr="008F51A0">
        <w:rPr>
          <w:rFonts w:ascii="Bookman Old Style" w:hAnsi="Bookman Old Style" w:cs="Segoe UI"/>
          <w:color w:val="333333"/>
        </w:rPr>
        <w:t>If you want to make a cell span more than one row, you can use the rowspan attribute.</w:t>
      </w:r>
    </w:p>
    <w:p w:rsidR="005654A4" w:rsidRPr="008F51A0" w:rsidRDefault="005654A4" w:rsidP="008F51A0">
      <w:pPr>
        <w:pStyle w:val="NormalWeb"/>
        <w:shd w:val="clear" w:color="auto" w:fill="FFFFFF"/>
        <w:spacing w:before="0" w:beforeAutospacing="0" w:after="160" w:afterAutospacing="0" w:line="360" w:lineRule="auto"/>
        <w:jc w:val="both"/>
        <w:divId w:val="574821343"/>
        <w:rPr>
          <w:rFonts w:ascii="Bookman Old Style" w:hAnsi="Bookman Old Style" w:cs="Segoe UI"/>
          <w:color w:val="333333"/>
        </w:rPr>
      </w:pPr>
      <w:r w:rsidRPr="008F51A0">
        <w:rPr>
          <w:rFonts w:ascii="Bookman Old Style" w:hAnsi="Bookman Old Style" w:cs="Segoe UI"/>
          <w:color w:val="333333"/>
        </w:rPr>
        <w:t>It will divide a cell into multiple rows. The number of divided rows will depend on rowspan values.</w:t>
      </w:r>
    </w:p>
    <w:p w:rsidR="005654A4" w:rsidRPr="008F51A0" w:rsidRDefault="005654A4" w:rsidP="008F51A0">
      <w:pPr>
        <w:pStyle w:val="NormalWeb"/>
        <w:shd w:val="clear" w:color="auto" w:fill="FFFFFF"/>
        <w:spacing w:before="0" w:beforeAutospacing="0" w:after="160" w:afterAutospacing="0" w:line="360" w:lineRule="auto"/>
        <w:jc w:val="both"/>
        <w:divId w:val="574821343"/>
        <w:rPr>
          <w:rFonts w:ascii="Bookman Old Style" w:hAnsi="Bookman Old Style" w:cs="Segoe UI"/>
          <w:color w:val="333333"/>
        </w:rPr>
      </w:pPr>
      <w:r w:rsidRPr="008F51A0">
        <w:rPr>
          <w:rFonts w:ascii="Bookman Old Style" w:hAnsi="Bookman Old Style" w:cs="Segoe UI"/>
          <w:color w:val="333333"/>
        </w:rPr>
        <w:t>Let's see the example that span two rows.</w:t>
      </w:r>
    </w:p>
    <w:p w:rsidR="005654A4" w:rsidRPr="008F51A0" w:rsidRDefault="005654A4" w:rsidP="008F51A0">
      <w:pPr>
        <w:pStyle w:val="NormalWeb"/>
        <w:shd w:val="clear" w:color="auto" w:fill="FFFFFF"/>
        <w:spacing w:before="0" w:beforeAutospacing="0" w:after="160" w:afterAutospacing="0" w:line="360" w:lineRule="auto"/>
        <w:jc w:val="both"/>
        <w:divId w:val="574821343"/>
        <w:rPr>
          <w:rFonts w:ascii="Bookman Old Style" w:hAnsi="Bookman Old Style" w:cs="Segoe UI"/>
          <w:color w:val="333333"/>
        </w:rPr>
      </w:pPr>
      <w:r w:rsidRPr="008F51A0">
        <w:rPr>
          <w:rFonts w:ascii="Bookman Old Style" w:hAnsi="Bookman Old Style" w:cs="Segoe UI"/>
          <w:color w:val="333333"/>
        </w:rPr>
        <w:lastRenderedPageBreak/>
        <w:t>CSS code:</w:t>
      </w:r>
    </w:p>
    <w:p w:rsidR="00F62990" w:rsidRPr="008F51A0" w:rsidRDefault="00F62990" w:rsidP="006216D3">
      <w:pPr>
        <w:pStyle w:val="alt"/>
        <w:numPr>
          <w:ilvl w:val="0"/>
          <w:numId w:val="76"/>
        </w:numPr>
        <w:spacing w:before="0" w:beforeAutospacing="0" w:after="160" w:afterAutospacing="0" w:line="360" w:lineRule="auto"/>
        <w:jc w:val="both"/>
        <w:divId w:val="18868718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990" w:rsidRPr="008F51A0" w:rsidRDefault="00F62990" w:rsidP="006216D3">
      <w:pPr>
        <w:numPr>
          <w:ilvl w:val="0"/>
          <w:numId w:val="76"/>
        </w:numPr>
        <w:spacing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F62990" w:rsidRPr="008F51A0" w:rsidRDefault="00F62990" w:rsidP="006216D3">
      <w:pPr>
        <w:pStyle w:val="alt"/>
        <w:numPr>
          <w:ilvl w:val="0"/>
          <w:numId w:val="76"/>
        </w:numPr>
        <w:spacing w:before="0" w:beforeAutospacing="0" w:after="160" w:afterAutospacing="0"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black;  </w:t>
      </w:r>
    </w:p>
    <w:p w:rsidR="00F62990" w:rsidRPr="008F51A0" w:rsidRDefault="00F62990" w:rsidP="006216D3">
      <w:pPr>
        <w:numPr>
          <w:ilvl w:val="0"/>
          <w:numId w:val="76"/>
        </w:numPr>
        <w:spacing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F62990" w:rsidRPr="008F51A0" w:rsidRDefault="00F62990" w:rsidP="006216D3">
      <w:pPr>
        <w:pStyle w:val="alt"/>
        <w:numPr>
          <w:ilvl w:val="0"/>
          <w:numId w:val="76"/>
        </w:numPr>
        <w:spacing w:before="0" w:beforeAutospacing="0" w:after="160" w:afterAutospacing="0"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62990" w:rsidRPr="008F51A0" w:rsidRDefault="00F62990" w:rsidP="006216D3">
      <w:pPr>
        <w:numPr>
          <w:ilvl w:val="0"/>
          <w:numId w:val="76"/>
        </w:numPr>
        <w:spacing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th, td {  </w:t>
      </w:r>
    </w:p>
    <w:p w:rsidR="00F62990" w:rsidRPr="008F51A0" w:rsidRDefault="00F62990" w:rsidP="006216D3">
      <w:pPr>
        <w:pStyle w:val="alt"/>
        <w:numPr>
          <w:ilvl w:val="0"/>
          <w:numId w:val="76"/>
        </w:numPr>
        <w:spacing w:before="0" w:beforeAutospacing="0" w:after="160" w:afterAutospacing="0"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F62990" w:rsidRPr="008F51A0" w:rsidRDefault="00F62990" w:rsidP="006216D3">
      <w:pPr>
        <w:numPr>
          <w:ilvl w:val="0"/>
          <w:numId w:val="76"/>
        </w:numPr>
        <w:spacing w:line="360" w:lineRule="auto"/>
        <w:jc w:val="both"/>
        <w:divId w:val="18868718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62990" w:rsidRPr="008F51A0" w:rsidRDefault="00F62990" w:rsidP="006216D3">
      <w:pPr>
        <w:pStyle w:val="alt"/>
        <w:numPr>
          <w:ilvl w:val="0"/>
          <w:numId w:val="76"/>
        </w:numPr>
        <w:spacing w:before="0" w:beforeAutospacing="0" w:after="160" w:afterAutospacing="0" w:line="360" w:lineRule="auto"/>
        <w:jc w:val="both"/>
        <w:divId w:val="18868718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E1E66" w:rsidRPr="008F51A0" w:rsidRDefault="00D845E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HTML code:</w:t>
      </w:r>
    </w:p>
    <w:p w:rsidR="00B57EFD" w:rsidRPr="008F51A0" w:rsidRDefault="00B57EFD" w:rsidP="006216D3">
      <w:pPr>
        <w:pStyle w:val="alt"/>
        <w:numPr>
          <w:ilvl w:val="0"/>
          <w:numId w:val="77"/>
        </w:numPr>
        <w:spacing w:before="0" w:beforeAutospacing="0" w:after="160" w:afterAutospacing="0" w:line="360" w:lineRule="auto"/>
        <w:jc w:val="both"/>
        <w:divId w:val="107335697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7EFD" w:rsidRPr="008F51A0" w:rsidRDefault="00B57EFD" w:rsidP="006216D3">
      <w:pPr>
        <w:numPr>
          <w:ilvl w:val="0"/>
          <w:numId w:val="77"/>
        </w:numPr>
        <w:spacing w:line="360" w:lineRule="auto"/>
        <w:jc w:val="both"/>
        <w:divId w:val="107335697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Ajeet Maurya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7EFD" w:rsidRPr="008F51A0" w:rsidRDefault="00B57EFD" w:rsidP="006216D3">
      <w:pPr>
        <w:pStyle w:val="alt"/>
        <w:numPr>
          <w:ilvl w:val="0"/>
          <w:numId w:val="77"/>
        </w:numPr>
        <w:spacing w:before="0" w:beforeAutospacing="0" w:after="160" w:afterAutospacing="0" w:line="360" w:lineRule="auto"/>
        <w:jc w:val="both"/>
        <w:divId w:val="107335697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rowspan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Mobile No.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7503520801</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7EFD" w:rsidRPr="008F51A0" w:rsidRDefault="00B57EFD" w:rsidP="006216D3">
      <w:pPr>
        <w:numPr>
          <w:ilvl w:val="0"/>
          <w:numId w:val="77"/>
        </w:numPr>
        <w:spacing w:line="360" w:lineRule="auto"/>
        <w:jc w:val="both"/>
        <w:divId w:val="107335697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9555879135</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7EFD" w:rsidRPr="008F51A0" w:rsidRDefault="00B57EFD" w:rsidP="006216D3">
      <w:pPr>
        <w:pStyle w:val="alt"/>
        <w:numPr>
          <w:ilvl w:val="0"/>
          <w:numId w:val="77"/>
        </w:numPr>
        <w:spacing w:before="0" w:beforeAutospacing="0" w:after="160" w:afterAutospacing="0" w:line="360" w:lineRule="auto"/>
        <w:jc w:val="both"/>
        <w:divId w:val="107335697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45EF" w:rsidRPr="008F51A0" w:rsidRDefault="002A270D"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06"/>
        <w:gridCol w:w="1722"/>
      </w:tblGrid>
      <w:tr w:rsidR="00767E0C" w:rsidRPr="008F51A0">
        <w:trPr>
          <w:divId w:val="397439181"/>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767E0C" w:rsidRPr="008F51A0" w:rsidRDefault="00767E0C" w:rsidP="008F51A0">
            <w:pPr>
              <w:spacing w:line="360" w:lineRule="auto"/>
              <w:jc w:val="center"/>
              <w:rPr>
                <w:rFonts w:ascii="Bookman Old Style" w:eastAsia="Times New Roman" w:hAnsi="Bookman Old Style"/>
                <w:b/>
                <w:bCs/>
                <w:sz w:val="24"/>
                <w:szCs w:val="24"/>
              </w:rPr>
            </w:pPr>
            <w:r w:rsidRPr="008F51A0">
              <w:rPr>
                <w:rFonts w:ascii="Bookman Old Style" w:eastAsia="Times New Roman" w:hAnsi="Bookman Old Style"/>
                <w:b/>
                <w:bCs/>
              </w:rPr>
              <w:t>Name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767E0C" w:rsidRPr="008F51A0" w:rsidRDefault="00767E0C" w:rsidP="008F51A0">
            <w:pPr>
              <w:spacing w:line="360" w:lineRule="auto"/>
              <w:rPr>
                <w:rFonts w:ascii="Bookman Old Style" w:eastAsia="Times New Roman" w:hAnsi="Bookman Old Style"/>
              </w:rPr>
            </w:pPr>
            <w:r w:rsidRPr="008F51A0">
              <w:rPr>
                <w:rFonts w:ascii="Bookman Old Style" w:eastAsia="Times New Roman" w:hAnsi="Bookman Old Style"/>
              </w:rPr>
              <w:t>Ajeet Maurya</w:t>
            </w:r>
          </w:p>
        </w:tc>
      </w:tr>
      <w:tr w:rsidR="00767E0C" w:rsidRPr="008F51A0">
        <w:trPr>
          <w:divId w:val="397439181"/>
        </w:trPr>
        <w:tc>
          <w:tcPr>
            <w:tcW w:w="0" w:type="auto"/>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767E0C" w:rsidRPr="008F51A0" w:rsidRDefault="00767E0C"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Mobile No.</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767E0C" w:rsidRPr="008F51A0" w:rsidRDefault="00767E0C" w:rsidP="008F51A0">
            <w:pPr>
              <w:spacing w:line="360" w:lineRule="auto"/>
              <w:rPr>
                <w:rFonts w:ascii="Bookman Old Style" w:eastAsia="Times New Roman" w:hAnsi="Bookman Old Style"/>
              </w:rPr>
            </w:pPr>
            <w:r w:rsidRPr="008F51A0">
              <w:rPr>
                <w:rFonts w:ascii="Bookman Old Style" w:eastAsia="Times New Roman" w:hAnsi="Bookman Old Style"/>
              </w:rPr>
              <w:t>7503520801</w:t>
            </w:r>
          </w:p>
        </w:tc>
      </w:tr>
      <w:tr w:rsidR="00767E0C" w:rsidRPr="008F51A0">
        <w:trPr>
          <w:divId w:val="397439181"/>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67E0C" w:rsidRPr="008F51A0" w:rsidRDefault="00767E0C" w:rsidP="008F51A0">
            <w:pPr>
              <w:spacing w:line="360" w:lineRule="auto"/>
              <w:rPr>
                <w:rFonts w:ascii="Bookman Old Style" w:eastAsia="Times New Roman" w:hAnsi="Bookman Old Style"/>
                <w:b/>
                <w:bCs/>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767E0C" w:rsidRPr="008F51A0" w:rsidRDefault="00767E0C" w:rsidP="008F51A0">
            <w:pPr>
              <w:spacing w:line="360" w:lineRule="auto"/>
              <w:rPr>
                <w:rFonts w:ascii="Bookman Old Style" w:eastAsia="Times New Roman" w:hAnsi="Bookman Old Style"/>
              </w:rPr>
            </w:pPr>
            <w:r w:rsidRPr="008F51A0">
              <w:rPr>
                <w:rFonts w:ascii="Bookman Old Style" w:eastAsia="Times New Roman" w:hAnsi="Bookman Old Style"/>
              </w:rPr>
              <w:t>9555879135</w:t>
            </w:r>
          </w:p>
        </w:tc>
      </w:tr>
    </w:tbl>
    <w:p w:rsidR="005F5CBD" w:rsidRPr="008F51A0" w:rsidRDefault="005F5CBD" w:rsidP="008F51A0">
      <w:pPr>
        <w:pStyle w:val="Heading2"/>
        <w:shd w:val="clear" w:color="auto" w:fill="FFFFFF"/>
        <w:spacing w:before="0" w:after="160" w:line="360" w:lineRule="auto"/>
        <w:jc w:val="both"/>
        <w:divId w:val="181405832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 with caption</w:t>
      </w:r>
    </w:p>
    <w:p w:rsidR="005F5CBD" w:rsidRPr="008F51A0" w:rsidRDefault="005F5CBD" w:rsidP="008F51A0">
      <w:pPr>
        <w:pStyle w:val="NormalWeb"/>
        <w:shd w:val="clear" w:color="auto" w:fill="FFFFFF"/>
        <w:spacing w:before="0" w:beforeAutospacing="0" w:after="160" w:afterAutospacing="0" w:line="360" w:lineRule="auto"/>
        <w:jc w:val="both"/>
        <w:divId w:val="1814058327"/>
        <w:rPr>
          <w:rFonts w:ascii="Bookman Old Style" w:eastAsiaTheme="minorEastAsia" w:hAnsi="Bookman Old Style" w:cs="Segoe UI"/>
          <w:color w:val="333333"/>
        </w:rPr>
      </w:pPr>
      <w:r w:rsidRPr="008F51A0">
        <w:rPr>
          <w:rFonts w:ascii="Bookman Old Style" w:hAnsi="Bookman Old Style" w:cs="Segoe UI"/>
          <w:color w:val="333333"/>
        </w:rPr>
        <w:t>HTML caption is diplayed above the table. It must be used after table tag only.</w:t>
      </w:r>
    </w:p>
    <w:p w:rsidR="007D1519" w:rsidRPr="008F51A0" w:rsidRDefault="007D1519" w:rsidP="006216D3">
      <w:pPr>
        <w:pStyle w:val="alt"/>
        <w:numPr>
          <w:ilvl w:val="0"/>
          <w:numId w:val="78"/>
        </w:numPr>
        <w:spacing w:before="0" w:beforeAutospacing="0" w:after="160" w:afterAutospacing="0"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numPr>
          <w:ilvl w:val="0"/>
          <w:numId w:val="78"/>
        </w:numPr>
        <w:spacing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caption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Student Records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caption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pStyle w:val="alt"/>
        <w:numPr>
          <w:ilvl w:val="0"/>
          <w:numId w:val="78"/>
        </w:numPr>
        <w:spacing w:before="0" w:beforeAutospacing="0" w:after="160" w:afterAutospacing="0"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First_Name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Last_Name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Marks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th</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numPr>
          <w:ilvl w:val="0"/>
          <w:numId w:val="78"/>
        </w:numPr>
        <w:spacing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Vimal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Jaiswal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70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pStyle w:val="alt"/>
        <w:numPr>
          <w:ilvl w:val="0"/>
          <w:numId w:val="78"/>
        </w:numPr>
        <w:spacing w:before="0" w:beforeAutospacing="0" w:after="160" w:afterAutospacing="0"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Mike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Warn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60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numPr>
          <w:ilvl w:val="0"/>
          <w:numId w:val="78"/>
        </w:numPr>
        <w:spacing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Shane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Warn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42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pStyle w:val="alt"/>
        <w:numPr>
          <w:ilvl w:val="0"/>
          <w:numId w:val="78"/>
        </w:numPr>
        <w:spacing w:before="0" w:beforeAutospacing="0" w:after="160" w:afterAutospacing="0"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Malhotra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62</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1519" w:rsidRPr="008F51A0" w:rsidRDefault="007D1519" w:rsidP="006216D3">
      <w:pPr>
        <w:numPr>
          <w:ilvl w:val="0"/>
          <w:numId w:val="78"/>
        </w:numPr>
        <w:spacing w:line="360" w:lineRule="auto"/>
        <w:jc w:val="both"/>
        <w:divId w:val="119527111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A270D" w:rsidRPr="008F51A0" w:rsidRDefault="001C3AFB"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color w:val="333333"/>
          <w:lang w:eastAsia="zh-CN"/>
        </w:rPr>
        <w:t>Output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94"/>
        <w:gridCol w:w="1533"/>
        <w:gridCol w:w="996"/>
      </w:tblGrid>
      <w:tr w:rsidR="001C3AFB" w:rsidRPr="008F51A0">
        <w:trPr>
          <w:divId w:val="1811939453"/>
        </w:trPr>
        <w:tc>
          <w:tcPr>
            <w:tcW w:w="0" w:type="auto"/>
            <w:gridSpan w:val="3"/>
            <w:tcBorders>
              <w:top w:val="nil"/>
              <w:left w:val="nil"/>
              <w:bottom w:val="nil"/>
              <w:right w:val="nil"/>
            </w:tcBorders>
            <w:tcMar>
              <w:top w:w="150" w:type="dxa"/>
              <w:left w:w="150" w:type="dxa"/>
              <w:bottom w:w="150" w:type="dxa"/>
              <w:right w:w="150" w:type="dxa"/>
            </w:tcMar>
            <w:vAlign w:val="center"/>
            <w:hideMark/>
          </w:tcPr>
          <w:p w:rsidR="001C3AFB" w:rsidRPr="008F51A0" w:rsidRDefault="001C3AFB" w:rsidP="008F51A0">
            <w:pPr>
              <w:spacing w:line="360" w:lineRule="auto"/>
              <w:jc w:val="center"/>
              <w:rPr>
                <w:rFonts w:ascii="Bookman Old Style" w:eastAsia="Times New Roman" w:hAnsi="Bookman Old Style"/>
                <w:sz w:val="24"/>
                <w:szCs w:val="24"/>
              </w:rPr>
            </w:pPr>
            <w:r w:rsidRPr="008F51A0">
              <w:rPr>
                <w:rFonts w:ascii="Bookman Old Style" w:eastAsia="Times New Roman" w:hAnsi="Bookman Old Style"/>
              </w:rPr>
              <w:t>Student Records</w:t>
            </w:r>
          </w:p>
        </w:tc>
      </w:tr>
      <w:tr w:rsidR="001C3AFB" w:rsidRPr="008F51A0">
        <w:trPr>
          <w:divId w:val="1811939453"/>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First_Name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Last_Name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jc w:val="center"/>
              <w:rPr>
                <w:rFonts w:ascii="Bookman Old Style" w:eastAsia="Times New Roman" w:hAnsi="Bookman Old Style"/>
                <w:b/>
                <w:bCs/>
              </w:rPr>
            </w:pPr>
            <w:r w:rsidRPr="008F51A0">
              <w:rPr>
                <w:rFonts w:ascii="Bookman Old Style" w:eastAsia="Times New Roman" w:hAnsi="Bookman Old Style"/>
                <w:b/>
                <w:bCs/>
              </w:rPr>
              <w:t>Marks</w:t>
            </w:r>
          </w:p>
        </w:tc>
      </w:tr>
      <w:tr w:rsidR="001C3AFB" w:rsidRPr="008F51A0">
        <w:trPr>
          <w:divId w:val="1811939453"/>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Vimal</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70</w:t>
            </w:r>
          </w:p>
        </w:tc>
      </w:tr>
      <w:tr w:rsidR="001C3AFB" w:rsidRPr="008F51A0">
        <w:trPr>
          <w:divId w:val="1811939453"/>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Mike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Warn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1C3AFB" w:rsidRPr="008F51A0">
        <w:trPr>
          <w:divId w:val="1811939453"/>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Shane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Warn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42</w:t>
            </w:r>
          </w:p>
        </w:tc>
      </w:tr>
      <w:tr w:rsidR="001C3AFB" w:rsidRPr="008F51A0">
        <w:trPr>
          <w:divId w:val="1811939453"/>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Jai</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Malhotra</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1C3AFB" w:rsidRPr="008F51A0" w:rsidRDefault="001C3AFB" w:rsidP="008F51A0">
            <w:pPr>
              <w:spacing w:line="360" w:lineRule="auto"/>
              <w:rPr>
                <w:rFonts w:ascii="Bookman Old Style" w:eastAsia="Times New Roman" w:hAnsi="Bookman Old Style"/>
              </w:rPr>
            </w:pPr>
            <w:r w:rsidRPr="008F51A0">
              <w:rPr>
                <w:rFonts w:ascii="Bookman Old Style" w:eastAsia="Times New Roman" w:hAnsi="Bookman Old Style"/>
              </w:rPr>
              <w:t>62</w:t>
            </w:r>
          </w:p>
        </w:tc>
      </w:tr>
    </w:tbl>
    <w:p w:rsidR="009C525C" w:rsidRPr="008F51A0" w:rsidRDefault="009C525C" w:rsidP="008F51A0">
      <w:pPr>
        <w:pStyle w:val="Heading2"/>
        <w:shd w:val="clear" w:color="auto" w:fill="FFFFFF"/>
        <w:spacing w:before="0" w:after="160" w:line="360" w:lineRule="auto"/>
        <w:jc w:val="both"/>
        <w:divId w:val="19524739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Styling HTML table even and odd cells</w:t>
      </w:r>
    </w:p>
    <w:p w:rsidR="009C525C" w:rsidRPr="008F51A0" w:rsidRDefault="009C525C" w:rsidP="008F51A0">
      <w:pPr>
        <w:pStyle w:val="NormalWeb"/>
        <w:shd w:val="clear" w:color="auto" w:fill="FFFFFF"/>
        <w:spacing w:before="0" w:beforeAutospacing="0" w:after="160" w:afterAutospacing="0" w:line="360" w:lineRule="auto"/>
        <w:jc w:val="both"/>
        <w:divId w:val="1952473934"/>
        <w:rPr>
          <w:rFonts w:ascii="Bookman Old Style" w:eastAsiaTheme="minorEastAsia" w:hAnsi="Bookman Old Style" w:cs="Segoe UI"/>
          <w:color w:val="333333"/>
        </w:rPr>
      </w:pPr>
      <w:r w:rsidRPr="008F51A0">
        <w:rPr>
          <w:rFonts w:ascii="Bookman Old Style" w:hAnsi="Bookman Old Style" w:cs="Segoe UI"/>
          <w:color w:val="333333"/>
        </w:rPr>
        <w:t>CSS code:</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 th, td {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black;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border-collapse: collapse;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th, td {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padding: 10px;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table#alter tr:nth-child(even) {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#eee;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table#alter tr:nth-child(odd) {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#fff;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table#alter th {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white;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gray;  </w:t>
      </w:r>
    </w:p>
    <w:p w:rsidR="00D92D14" w:rsidRPr="008F51A0" w:rsidRDefault="00D92D14" w:rsidP="006216D3">
      <w:pPr>
        <w:numPr>
          <w:ilvl w:val="0"/>
          <w:numId w:val="79"/>
        </w:numPr>
        <w:spacing w:line="360" w:lineRule="auto"/>
        <w:jc w:val="both"/>
        <w:divId w:val="13343809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92D14" w:rsidRPr="008F51A0" w:rsidRDefault="00D92D14" w:rsidP="006216D3">
      <w:pPr>
        <w:pStyle w:val="alt"/>
        <w:numPr>
          <w:ilvl w:val="0"/>
          <w:numId w:val="79"/>
        </w:numPr>
        <w:spacing w:before="0" w:beforeAutospacing="0" w:after="160" w:afterAutospacing="0" w:line="360" w:lineRule="auto"/>
        <w:jc w:val="both"/>
        <w:divId w:val="13343809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C3AFB" w:rsidRPr="008F51A0" w:rsidRDefault="000D36B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94"/>
        <w:gridCol w:w="1533"/>
        <w:gridCol w:w="996"/>
      </w:tblGrid>
      <w:tr w:rsidR="00B33BCA" w:rsidRPr="008F51A0">
        <w:trPr>
          <w:divId w:val="713581937"/>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150" w:type="dxa"/>
              <w:left w:w="150" w:type="dxa"/>
              <w:bottom w:w="150" w:type="dxa"/>
              <w:right w:w="150" w:type="dxa"/>
            </w:tcMar>
            <w:vAlign w:val="center"/>
            <w:hideMark/>
          </w:tcPr>
          <w:p w:rsidR="00B33BCA" w:rsidRPr="008F51A0" w:rsidRDefault="00B33BCA" w:rsidP="008F51A0">
            <w:pPr>
              <w:spacing w:line="360" w:lineRule="auto"/>
              <w:jc w:val="center"/>
              <w:rPr>
                <w:rFonts w:ascii="Bookman Old Style" w:eastAsia="Times New Roman" w:hAnsi="Bookman Old Style"/>
                <w:b/>
                <w:bCs/>
                <w:color w:val="FFFFFF"/>
                <w:sz w:val="24"/>
                <w:szCs w:val="24"/>
              </w:rPr>
            </w:pPr>
            <w:r w:rsidRPr="008F51A0">
              <w:rPr>
                <w:rFonts w:ascii="Bookman Old Style" w:eastAsia="Times New Roman" w:hAnsi="Bookman Old Style"/>
                <w:b/>
                <w:bCs/>
                <w:color w:val="FFFFFF"/>
              </w:rPr>
              <w:t>First_Name</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150" w:type="dxa"/>
              <w:left w:w="150" w:type="dxa"/>
              <w:bottom w:w="150" w:type="dxa"/>
              <w:right w:w="150" w:type="dxa"/>
            </w:tcMar>
            <w:vAlign w:val="center"/>
            <w:hideMark/>
          </w:tcPr>
          <w:p w:rsidR="00B33BCA" w:rsidRPr="008F51A0" w:rsidRDefault="00B33BCA" w:rsidP="008F51A0">
            <w:pPr>
              <w:spacing w:line="360" w:lineRule="auto"/>
              <w:jc w:val="center"/>
              <w:rPr>
                <w:rFonts w:ascii="Bookman Old Style" w:eastAsia="Times New Roman" w:hAnsi="Bookman Old Style"/>
                <w:b/>
                <w:bCs/>
                <w:color w:val="FFFFFF"/>
              </w:rPr>
            </w:pPr>
            <w:r w:rsidRPr="008F51A0">
              <w:rPr>
                <w:rFonts w:ascii="Bookman Old Style" w:eastAsia="Times New Roman" w:hAnsi="Bookman Old Style"/>
                <w:b/>
                <w:bCs/>
                <w:color w:val="FFFFFF"/>
              </w:rPr>
              <w:t>Last_Name</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150" w:type="dxa"/>
              <w:left w:w="150" w:type="dxa"/>
              <w:bottom w:w="150" w:type="dxa"/>
              <w:right w:w="150" w:type="dxa"/>
            </w:tcMar>
            <w:vAlign w:val="center"/>
            <w:hideMark/>
          </w:tcPr>
          <w:p w:rsidR="00B33BCA" w:rsidRPr="008F51A0" w:rsidRDefault="00B33BCA" w:rsidP="008F51A0">
            <w:pPr>
              <w:spacing w:line="360" w:lineRule="auto"/>
              <w:jc w:val="center"/>
              <w:rPr>
                <w:rFonts w:ascii="Bookman Old Style" w:eastAsia="Times New Roman" w:hAnsi="Bookman Old Style"/>
                <w:b/>
                <w:bCs/>
                <w:color w:val="FFFFFF"/>
              </w:rPr>
            </w:pPr>
            <w:r w:rsidRPr="008F51A0">
              <w:rPr>
                <w:rFonts w:ascii="Bookman Old Style" w:eastAsia="Times New Roman" w:hAnsi="Bookman Old Style"/>
                <w:b/>
                <w:bCs/>
                <w:color w:val="FFFFFF"/>
              </w:rPr>
              <w:t>Marks</w:t>
            </w:r>
          </w:p>
        </w:tc>
      </w:tr>
      <w:tr w:rsidR="00B33BCA" w:rsidRPr="008F51A0">
        <w:trPr>
          <w:divId w:val="713581937"/>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Sonoo</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Jaiswal</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60</w:t>
            </w:r>
          </w:p>
        </w:tc>
      </w:tr>
      <w:tr w:rsidR="00B33BCA" w:rsidRPr="008F51A0">
        <w:trPr>
          <w:divId w:val="7135819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James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William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80</w:t>
            </w:r>
          </w:p>
        </w:tc>
      </w:tr>
      <w:tr w:rsidR="00B33BCA" w:rsidRPr="008F51A0">
        <w:trPr>
          <w:divId w:val="713581937"/>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Swati</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Sironi</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82</w:t>
            </w:r>
          </w:p>
        </w:tc>
      </w:tr>
      <w:tr w:rsidR="00B33BCA" w:rsidRPr="008F51A0">
        <w:trPr>
          <w:divId w:val="7135819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Chetna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Singh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rsidR="00B33BCA" w:rsidRPr="008F51A0" w:rsidRDefault="00B33BCA" w:rsidP="008F51A0">
            <w:pPr>
              <w:spacing w:line="360" w:lineRule="auto"/>
              <w:rPr>
                <w:rFonts w:ascii="Bookman Old Style" w:eastAsia="Times New Roman" w:hAnsi="Bookman Old Style"/>
              </w:rPr>
            </w:pPr>
            <w:r w:rsidRPr="008F51A0">
              <w:rPr>
                <w:rFonts w:ascii="Bookman Old Style" w:eastAsia="Times New Roman" w:hAnsi="Bookman Old Style"/>
              </w:rPr>
              <w:t>72</w:t>
            </w:r>
          </w:p>
        </w:tc>
      </w:tr>
    </w:tbl>
    <w:p w:rsidR="00827B43" w:rsidRPr="008F51A0" w:rsidRDefault="00827B43" w:rsidP="008F51A0">
      <w:pPr>
        <w:pStyle w:val="Heading4"/>
        <w:pBdr>
          <w:left w:val="single" w:sz="18" w:space="30" w:color="FFA500"/>
        </w:pBdr>
        <w:shd w:val="clear" w:color="auto" w:fill="FAEBD7"/>
        <w:spacing w:before="0" w:after="160" w:line="360" w:lineRule="auto"/>
        <w:jc w:val="both"/>
        <w:divId w:val="487555001"/>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You can also create various types of tables using different CSS properties in your table.</w:t>
      </w:r>
    </w:p>
    <w:p w:rsidR="00827B43" w:rsidRPr="008F51A0" w:rsidRDefault="00827B43" w:rsidP="008F51A0">
      <w:pPr>
        <w:spacing w:line="360" w:lineRule="auto"/>
        <w:divId w:val="487555001"/>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6E1B0DAD" wp14:editId="4B53E4F3">
                <wp:extent cx="6097905" cy="4445"/>
                <wp:effectExtent l="0" t="0" r="0" b="0"/>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D94F7F" id="Rectangle 138"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27B43" w:rsidRPr="008F51A0" w:rsidRDefault="00827B43" w:rsidP="008F51A0">
      <w:pPr>
        <w:pStyle w:val="Heading2"/>
        <w:shd w:val="clear" w:color="auto" w:fill="FFFFFF"/>
        <w:spacing w:before="0" w:after="160" w:line="360" w:lineRule="auto"/>
        <w:jc w:val="both"/>
        <w:divId w:val="48755500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8"/>
        <w:gridCol w:w="792"/>
        <w:gridCol w:w="1294"/>
        <w:gridCol w:w="1210"/>
        <w:gridCol w:w="1193"/>
      </w:tblGrid>
      <w:tr w:rsidR="00827B43" w:rsidRPr="008F51A0">
        <w:trPr>
          <w:divId w:val="4875550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1EE8A17B" wp14:editId="163B98B6">
                  <wp:extent cx="154940" cy="154940"/>
                  <wp:effectExtent l="0" t="0" r="0" b="0"/>
                  <wp:docPr id="139" name="Picture 13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D87BA48" wp14:editId="55BAF22C">
                  <wp:extent cx="154940" cy="154940"/>
                  <wp:effectExtent l="0" t="0" r="0" b="0"/>
                  <wp:docPr id="140" name="Picture 14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B024AC0" wp14:editId="2EFD21F9">
                  <wp:extent cx="154940" cy="154940"/>
                  <wp:effectExtent l="0" t="0" r="0" b="0"/>
                  <wp:docPr id="141" name="Picture 14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1FA857C" wp14:editId="1D3E5413">
                  <wp:extent cx="154940" cy="154940"/>
                  <wp:effectExtent l="0" t="0" r="0" b="0"/>
                  <wp:docPr id="142" name="Picture 14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2DFC8CD" wp14:editId="1B47FE85">
                  <wp:extent cx="154940" cy="154940"/>
                  <wp:effectExtent l="0" t="0" r="0" b="0"/>
                  <wp:docPr id="143" name="Picture 14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827B43" w:rsidRPr="008F51A0">
        <w:trPr>
          <w:divId w:val="4875550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&lt;table&gt;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43" w:rsidRPr="008F51A0" w:rsidRDefault="00827B4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0D36B4" w:rsidRPr="008F51A0" w:rsidRDefault="000D36B4"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7A7E77" w:rsidRPr="008F51A0" w:rsidRDefault="007A7E77" w:rsidP="008F51A0">
      <w:pPr>
        <w:pStyle w:val="Heading1"/>
        <w:shd w:val="clear" w:color="auto" w:fill="FFFFFF"/>
        <w:spacing w:before="0" w:beforeAutospacing="0" w:after="160" w:afterAutospacing="0" w:line="360" w:lineRule="auto"/>
        <w:jc w:val="both"/>
        <w:divId w:val="123160216"/>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Lists</w:t>
      </w:r>
    </w:p>
    <w:p w:rsidR="007A7E77" w:rsidRPr="008F51A0" w:rsidRDefault="007A7E77" w:rsidP="008F51A0">
      <w:pPr>
        <w:pStyle w:val="NormalWeb"/>
        <w:shd w:val="clear" w:color="auto" w:fill="FFFFFF"/>
        <w:spacing w:before="0" w:beforeAutospacing="0" w:after="160" w:afterAutospacing="0" w:line="360" w:lineRule="auto"/>
        <w:jc w:val="both"/>
        <w:divId w:val="123160216"/>
        <w:rPr>
          <w:rFonts w:ascii="Bookman Old Style" w:eastAsiaTheme="minorEastAsia" w:hAnsi="Bookman Old Style" w:cs="Segoe UI"/>
          <w:color w:val="333333"/>
        </w:rPr>
      </w:pPr>
      <w:r w:rsidRPr="008F51A0">
        <w:rPr>
          <w:rFonts w:ascii="Bookman Old Style" w:hAnsi="Bookman Old Style" w:cs="Segoe UI"/>
          <w:color w:val="333333"/>
        </w:rPr>
        <w:t>HTML Lists are used to specify lists of information. All lists may contain one or more list elements. There are three different types of HTML lists:</w:t>
      </w:r>
    </w:p>
    <w:p w:rsidR="007A7E77" w:rsidRPr="008F51A0" w:rsidRDefault="007A7E77" w:rsidP="006216D3">
      <w:pPr>
        <w:numPr>
          <w:ilvl w:val="0"/>
          <w:numId w:val="80"/>
        </w:numPr>
        <w:shd w:val="clear" w:color="auto" w:fill="FFFFFF"/>
        <w:spacing w:line="360" w:lineRule="auto"/>
        <w:jc w:val="both"/>
        <w:divId w:val="123160216"/>
        <w:rPr>
          <w:rFonts w:ascii="Bookman Old Style" w:eastAsia="Times New Roman" w:hAnsi="Bookman Old Style" w:cs="Segoe UI"/>
          <w:color w:val="000000"/>
        </w:rPr>
      </w:pPr>
      <w:r w:rsidRPr="008F51A0">
        <w:rPr>
          <w:rFonts w:ascii="Bookman Old Style" w:eastAsia="Times New Roman" w:hAnsi="Bookman Old Style" w:cs="Segoe UI"/>
          <w:color w:val="000000"/>
        </w:rPr>
        <w:t>Ordered List or Numbered List (ol)</w:t>
      </w:r>
    </w:p>
    <w:p w:rsidR="007A7E77" w:rsidRPr="008F51A0" w:rsidRDefault="007A7E77" w:rsidP="006216D3">
      <w:pPr>
        <w:numPr>
          <w:ilvl w:val="0"/>
          <w:numId w:val="80"/>
        </w:numPr>
        <w:shd w:val="clear" w:color="auto" w:fill="FFFFFF"/>
        <w:spacing w:line="360" w:lineRule="auto"/>
        <w:jc w:val="both"/>
        <w:divId w:val="123160216"/>
        <w:rPr>
          <w:rFonts w:ascii="Bookman Old Style" w:eastAsia="Times New Roman" w:hAnsi="Bookman Old Style" w:cs="Segoe UI"/>
          <w:color w:val="000000"/>
        </w:rPr>
      </w:pPr>
      <w:r w:rsidRPr="008F51A0">
        <w:rPr>
          <w:rFonts w:ascii="Bookman Old Style" w:eastAsia="Times New Roman" w:hAnsi="Bookman Old Style" w:cs="Segoe UI"/>
          <w:color w:val="000000"/>
        </w:rPr>
        <w:t>Unordered List or Bulleted List (ul)</w:t>
      </w:r>
    </w:p>
    <w:p w:rsidR="007A7E77" w:rsidRPr="008F51A0" w:rsidRDefault="007A7E77" w:rsidP="006216D3">
      <w:pPr>
        <w:numPr>
          <w:ilvl w:val="0"/>
          <w:numId w:val="80"/>
        </w:numPr>
        <w:shd w:val="clear" w:color="auto" w:fill="FFFFFF"/>
        <w:spacing w:line="360" w:lineRule="auto"/>
        <w:jc w:val="both"/>
        <w:divId w:val="123160216"/>
        <w:rPr>
          <w:rFonts w:ascii="Bookman Old Style" w:eastAsia="Times New Roman" w:hAnsi="Bookman Old Style" w:cs="Segoe UI"/>
          <w:color w:val="000000"/>
        </w:rPr>
      </w:pPr>
      <w:r w:rsidRPr="008F51A0">
        <w:rPr>
          <w:rFonts w:ascii="Bookman Old Style" w:eastAsia="Times New Roman" w:hAnsi="Bookman Old Style" w:cs="Segoe UI"/>
          <w:color w:val="000000"/>
        </w:rPr>
        <w:t>Description List or Definition List (dl)</w:t>
      </w:r>
    </w:p>
    <w:p w:rsidR="007A7E77" w:rsidRPr="008F51A0" w:rsidRDefault="007A7E77" w:rsidP="008F51A0">
      <w:pPr>
        <w:pStyle w:val="Heading4"/>
        <w:pBdr>
          <w:left w:val="single" w:sz="18" w:space="30" w:color="FFA500"/>
        </w:pBdr>
        <w:shd w:val="clear" w:color="auto" w:fill="FAEBD7"/>
        <w:spacing w:before="0" w:after="160" w:line="360" w:lineRule="auto"/>
        <w:jc w:val="both"/>
        <w:divId w:val="123160216"/>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We can create a list inside another list, which will be termed as nested List.</w:t>
      </w:r>
    </w:p>
    <w:p w:rsidR="007A7E77" w:rsidRPr="008F51A0" w:rsidRDefault="007A7E77" w:rsidP="008F51A0">
      <w:pPr>
        <w:spacing w:line="360" w:lineRule="auto"/>
        <w:divId w:val="123160216"/>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1A3C5E05" wp14:editId="6C187BAD">
                <wp:extent cx="6097905" cy="4445"/>
                <wp:effectExtent l="0" t="0" r="0" b="0"/>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BDD0F5" id="Rectangle 14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7A7E77" w:rsidRPr="008F51A0" w:rsidRDefault="007A7E77" w:rsidP="008F51A0">
      <w:pPr>
        <w:pStyle w:val="Heading2"/>
        <w:shd w:val="clear" w:color="auto" w:fill="FFFFFF"/>
        <w:spacing w:before="0" w:after="160" w:line="360" w:lineRule="auto"/>
        <w:jc w:val="both"/>
        <w:divId w:val="12316021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Ordered List or Numbered List</w:t>
      </w:r>
    </w:p>
    <w:p w:rsidR="007A7E77" w:rsidRPr="008F51A0" w:rsidRDefault="007A7E77" w:rsidP="008F51A0">
      <w:pPr>
        <w:pStyle w:val="NormalWeb"/>
        <w:shd w:val="clear" w:color="auto" w:fill="FFFFFF"/>
        <w:spacing w:before="0" w:beforeAutospacing="0" w:after="160" w:afterAutospacing="0" w:line="360" w:lineRule="auto"/>
        <w:jc w:val="both"/>
        <w:divId w:val="123160216"/>
        <w:rPr>
          <w:rFonts w:ascii="Bookman Old Style" w:eastAsiaTheme="minorEastAsia" w:hAnsi="Bookman Old Style" w:cs="Segoe UI"/>
          <w:color w:val="333333"/>
        </w:rPr>
      </w:pPr>
      <w:r w:rsidRPr="008F51A0">
        <w:rPr>
          <w:rFonts w:ascii="Bookman Old Style" w:hAnsi="Bookman Old Style" w:cs="Segoe UI"/>
          <w:color w:val="333333"/>
        </w:rPr>
        <w:t>In the ordered HTML lists, all the list items are marked with numbers by default. It is known as numbered list also. The ordered list starts with &lt;ol&gt; tag and the list items start with &lt;li&gt; tag.</w:t>
      </w:r>
    </w:p>
    <w:p w:rsidR="000E2234" w:rsidRPr="008F51A0" w:rsidRDefault="000E2234" w:rsidP="006216D3">
      <w:pPr>
        <w:pStyle w:val="alt"/>
        <w:numPr>
          <w:ilvl w:val="0"/>
          <w:numId w:val="81"/>
        </w:numPr>
        <w:spacing w:before="0" w:beforeAutospacing="0" w:after="160" w:afterAutospacing="0" w:line="360" w:lineRule="auto"/>
        <w:jc w:val="both"/>
        <w:divId w:val="9189008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E2234" w:rsidRPr="008F51A0" w:rsidRDefault="000E2234" w:rsidP="006216D3">
      <w:pPr>
        <w:numPr>
          <w:ilvl w:val="0"/>
          <w:numId w:val="81"/>
        </w:numPr>
        <w:spacing w:line="360" w:lineRule="auto"/>
        <w:jc w:val="both"/>
        <w:divId w:val="91890081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Aries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E2234" w:rsidRPr="008F51A0" w:rsidRDefault="000E2234" w:rsidP="006216D3">
      <w:pPr>
        <w:pStyle w:val="alt"/>
        <w:numPr>
          <w:ilvl w:val="0"/>
          <w:numId w:val="81"/>
        </w:numPr>
        <w:spacing w:before="0" w:beforeAutospacing="0" w:after="160" w:afterAutospacing="0" w:line="360" w:lineRule="auto"/>
        <w:jc w:val="both"/>
        <w:divId w:val="91890081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Bingo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E2234" w:rsidRPr="008F51A0" w:rsidRDefault="000E2234" w:rsidP="006216D3">
      <w:pPr>
        <w:numPr>
          <w:ilvl w:val="0"/>
          <w:numId w:val="81"/>
        </w:numPr>
        <w:spacing w:line="360" w:lineRule="auto"/>
        <w:jc w:val="both"/>
        <w:divId w:val="91890081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E2234" w:rsidRPr="008F51A0" w:rsidRDefault="000E2234" w:rsidP="006216D3">
      <w:pPr>
        <w:pStyle w:val="alt"/>
        <w:numPr>
          <w:ilvl w:val="0"/>
          <w:numId w:val="81"/>
        </w:numPr>
        <w:spacing w:before="0" w:beforeAutospacing="0" w:after="160" w:afterAutospacing="0" w:line="360" w:lineRule="auto"/>
        <w:jc w:val="both"/>
        <w:divId w:val="91890081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Oracle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E2234" w:rsidRPr="008F51A0" w:rsidRDefault="000E2234" w:rsidP="006216D3">
      <w:pPr>
        <w:numPr>
          <w:ilvl w:val="0"/>
          <w:numId w:val="81"/>
        </w:numPr>
        <w:spacing w:line="360" w:lineRule="auto"/>
        <w:jc w:val="both"/>
        <w:divId w:val="9189008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7E77" w:rsidRPr="008F51A0" w:rsidRDefault="00525390"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464555" w:rsidRPr="008F51A0" w:rsidRDefault="00464555" w:rsidP="006216D3">
      <w:pPr>
        <w:numPr>
          <w:ilvl w:val="0"/>
          <w:numId w:val="82"/>
        </w:numPr>
        <w:shd w:val="clear" w:color="auto" w:fill="FFFFFF"/>
        <w:spacing w:line="360" w:lineRule="auto"/>
        <w:jc w:val="both"/>
        <w:divId w:val="1684091703"/>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lastRenderedPageBreak/>
        <w:t>Aries</w:t>
      </w:r>
    </w:p>
    <w:p w:rsidR="00464555" w:rsidRPr="008F51A0" w:rsidRDefault="00464555" w:rsidP="006216D3">
      <w:pPr>
        <w:numPr>
          <w:ilvl w:val="0"/>
          <w:numId w:val="82"/>
        </w:numPr>
        <w:shd w:val="clear" w:color="auto" w:fill="FFFFFF"/>
        <w:spacing w:line="360" w:lineRule="auto"/>
        <w:jc w:val="both"/>
        <w:divId w:val="1684091703"/>
        <w:rPr>
          <w:rFonts w:ascii="Bookman Old Style" w:eastAsia="Times New Roman" w:hAnsi="Bookman Old Style" w:cs="Segoe UI"/>
          <w:color w:val="000000"/>
        </w:rPr>
      </w:pPr>
      <w:r w:rsidRPr="008F51A0">
        <w:rPr>
          <w:rFonts w:ascii="Bookman Old Style" w:eastAsia="Times New Roman" w:hAnsi="Bookman Old Style" w:cs="Segoe UI"/>
          <w:color w:val="000000"/>
        </w:rPr>
        <w:t>Bingo</w:t>
      </w:r>
    </w:p>
    <w:p w:rsidR="00464555" w:rsidRPr="008F51A0" w:rsidRDefault="00464555" w:rsidP="006216D3">
      <w:pPr>
        <w:numPr>
          <w:ilvl w:val="0"/>
          <w:numId w:val="82"/>
        </w:numPr>
        <w:shd w:val="clear" w:color="auto" w:fill="FFFFFF"/>
        <w:spacing w:line="360" w:lineRule="auto"/>
        <w:jc w:val="both"/>
        <w:divId w:val="1684091703"/>
        <w:rPr>
          <w:rFonts w:ascii="Bookman Old Style" w:eastAsia="Times New Roman" w:hAnsi="Bookman Old Style" w:cs="Segoe UI"/>
          <w:color w:val="000000"/>
        </w:rPr>
      </w:pPr>
      <w:r w:rsidRPr="008F51A0">
        <w:rPr>
          <w:rFonts w:ascii="Bookman Old Style" w:eastAsia="Times New Roman" w:hAnsi="Bookman Old Style" w:cs="Segoe UI"/>
          <w:color w:val="000000"/>
        </w:rPr>
        <w:t>Leo</w:t>
      </w:r>
    </w:p>
    <w:p w:rsidR="00464555" w:rsidRPr="008F51A0" w:rsidRDefault="00464555" w:rsidP="006216D3">
      <w:pPr>
        <w:numPr>
          <w:ilvl w:val="0"/>
          <w:numId w:val="82"/>
        </w:numPr>
        <w:shd w:val="clear" w:color="auto" w:fill="FFFFFF"/>
        <w:spacing w:line="360" w:lineRule="auto"/>
        <w:jc w:val="both"/>
        <w:divId w:val="1684091703"/>
        <w:rPr>
          <w:rFonts w:ascii="Bookman Old Style" w:eastAsia="Times New Roman" w:hAnsi="Bookman Old Style" w:cs="Segoe UI"/>
          <w:color w:val="000000"/>
        </w:rPr>
      </w:pPr>
      <w:r w:rsidRPr="008F51A0">
        <w:rPr>
          <w:rFonts w:ascii="Bookman Old Style" w:eastAsia="Times New Roman" w:hAnsi="Bookman Old Style" w:cs="Segoe UI"/>
          <w:color w:val="000000"/>
        </w:rPr>
        <w:t>Oracle</w:t>
      </w:r>
    </w:p>
    <w:p w:rsidR="00451483" w:rsidRPr="008F51A0" w:rsidRDefault="00451483" w:rsidP="008F51A0">
      <w:pPr>
        <w:pStyle w:val="Heading2"/>
        <w:shd w:val="clear" w:color="auto" w:fill="FFFFFF"/>
        <w:spacing w:before="0" w:after="160" w:line="360" w:lineRule="auto"/>
        <w:jc w:val="both"/>
        <w:divId w:val="171384481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Unordered List or Bulleted List</w:t>
      </w:r>
    </w:p>
    <w:p w:rsidR="00451483" w:rsidRPr="008F51A0" w:rsidRDefault="00451483" w:rsidP="008F51A0">
      <w:pPr>
        <w:pStyle w:val="NormalWeb"/>
        <w:shd w:val="clear" w:color="auto" w:fill="FFFFFF"/>
        <w:spacing w:before="0" w:beforeAutospacing="0" w:after="160" w:afterAutospacing="0" w:line="360" w:lineRule="auto"/>
        <w:jc w:val="both"/>
        <w:divId w:val="1713844819"/>
        <w:rPr>
          <w:rFonts w:ascii="Bookman Old Style" w:eastAsiaTheme="minorEastAsia" w:hAnsi="Bookman Old Style" w:cs="Segoe UI"/>
          <w:color w:val="333333"/>
        </w:rPr>
      </w:pPr>
      <w:r w:rsidRPr="008F51A0">
        <w:rPr>
          <w:rFonts w:ascii="Bookman Old Style" w:hAnsi="Bookman Old Style" w:cs="Segoe UI"/>
          <w:color w:val="333333"/>
        </w:rPr>
        <w:t>In HTML Unordered list, all the list items are marked with bullets. It is also known as bulleted list also. The Unordered list starts with &lt;ul&gt; tag and list items start with the &lt;li&gt; tag.</w:t>
      </w:r>
    </w:p>
    <w:p w:rsidR="00E7411A" w:rsidRPr="008F51A0" w:rsidRDefault="00E7411A" w:rsidP="006216D3">
      <w:pPr>
        <w:pStyle w:val="alt"/>
        <w:numPr>
          <w:ilvl w:val="0"/>
          <w:numId w:val="83"/>
        </w:numPr>
        <w:spacing w:before="0" w:beforeAutospacing="0" w:after="160" w:afterAutospacing="0" w:line="360" w:lineRule="auto"/>
        <w:jc w:val="both"/>
        <w:divId w:val="214434714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7411A" w:rsidRPr="008F51A0" w:rsidRDefault="00E7411A" w:rsidP="006216D3">
      <w:pPr>
        <w:numPr>
          <w:ilvl w:val="0"/>
          <w:numId w:val="83"/>
        </w:numPr>
        <w:spacing w:line="360" w:lineRule="auto"/>
        <w:jc w:val="both"/>
        <w:divId w:val="214434714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Aries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7411A" w:rsidRPr="008F51A0" w:rsidRDefault="00E7411A" w:rsidP="006216D3">
      <w:pPr>
        <w:pStyle w:val="alt"/>
        <w:numPr>
          <w:ilvl w:val="0"/>
          <w:numId w:val="83"/>
        </w:numPr>
        <w:spacing w:before="0" w:beforeAutospacing="0" w:after="160" w:afterAutospacing="0" w:line="360" w:lineRule="auto"/>
        <w:jc w:val="both"/>
        <w:divId w:val="214434714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Bingo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7411A" w:rsidRPr="008F51A0" w:rsidRDefault="00E7411A" w:rsidP="006216D3">
      <w:pPr>
        <w:numPr>
          <w:ilvl w:val="0"/>
          <w:numId w:val="83"/>
        </w:numPr>
        <w:spacing w:line="360" w:lineRule="auto"/>
        <w:jc w:val="both"/>
        <w:divId w:val="214434714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7411A" w:rsidRPr="008F51A0" w:rsidRDefault="00E7411A" w:rsidP="006216D3">
      <w:pPr>
        <w:pStyle w:val="alt"/>
        <w:numPr>
          <w:ilvl w:val="0"/>
          <w:numId w:val="83"/>
        </w:numPr>
        <w:spacing w:before="0" w:beforeAutospacing="0" w:after="160" w:afterAutospacing="0" w:line="360" w:lineRule="auto"/>
        <w:jc w:val="both"/>
        <w:divId w:val="214434714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Oracle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7411A" w:rsidRPr="008F51A0" w:rsidRDefault="00E7411A" w:rsidP="006216D3">
      <w:pPr>
        <w:numPr>
          <w:ilvl w:val="0"/>
          <w:numId w:val="83"/>
        </w:numPr>
        <w:spacing w:line="360" w:lineRule="auto"/>
        <w:jc w:val="both"/>
        <w:divId w:val="214434714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25390" w:rsidRPr="008F51A0" w:rsidRDefault="00204543"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AE4171" w:rsidRPr="008F51A0" w:rsidRDefault="00AE4171" w:rsidP="006216D3">
      <w:pPr>
        <w:numPr>
          <w:ilvl w:val="0"/>
          <w:numId w:val="84"/>
        </w:numPr>
        <w:shd w:val="clear" w:color="auto" w:fill="FFFFFF"/>
        <w:spacing w:line="360" w:lineRule="auto"/>
        <w:jc w:val="both"/>
        <w:divId w:val="337971913"/>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Aries</w:t>
      </w:r>
    </w:p>
    <w:p w:rsidR="00AE4171" w:rsidRPr="008F51A0" w:rsidRDefault="00AE4171" w:rsidP="006216D3">
      <w:pPr>
        <w:numPr>
          <w:ilvl w:val="0"/>
          <w:numId w:val="84"/>
        </w:numPr>
        <w:shd w:val="clear" w:color="auto" w:fill="FFFFFF"/>
        <w:spacing w:line="360" w:lineRule="auto"/>
        <w:jc w:val="both"/>
        <w:divId w:val="337971913"/>
        <w:rPr>
          <w:rFonts w:ascii="Bookman Old Style" w:eastAsia="Times New Roman" w:hAnsi="Bookman Old Style" w:cs="Segoe UI"/>
          <w:color w:val="000000"/>
        </w:rPr>
      </w:pPr>
      <w:r w:rsidRPr="008F51A0">
        <w:rPr>
          <w:rFonts w:ascii="Bookman Old Style" w:eastAsia="Times New Roman" w:hAnsi="Bookman Old Style" w:cs="Segoe UI"/>
          <w:color w:val="000000"/>
        </w:rPr>
        <w:t>Bingo</w:t>
      </w:r>
    </w:p>
    <w:p w:rsidR="00AE4171" w:rsidRPr="008F51A0" w:rsidRDefault="00AE4171" w:rsidP="006216D3">
      <w:pPr>
        <w:numPr>
          <w:ilvl w:val="0"/>
          <w:numId w:val="84"/>
        </w:numPr>
        <w:shd w:val="clear" w:color="auto" w:fill="FFFFFF"/>
        <w:spacing w:line="360" w:lineRule="auto"/>
        <w:jc w:val="both"/>
        <w:divId w:val="337971913"/>
        <w:rPr>
          <w:rFonts w:ascii="Bookman Old Style" w:eastAsia="Times New Roman" w:hAnsi="Bookman Old Style" w:cs="Segoe UI"/>
          <w:color w:val="000000"/>
        </w:rPr>
      </w:pPr>
      <w:r w:rsidRPr="008F51A0">
        <w:rPr>
          <w:rFonts w:ascii="Bookman Old Style" w:eastAsia="Times New Roman" w:hAnsi="Bookman Old Style" w:cs="Segoe UI"/>
          <w:color w:val="000000"/>
        </w:rPr>
        <w:t>Leo</w:t>
      </w:r>
    </w:p>
    <w:p w:rsidR="00AE4171" w:rsidRPr="008F51A0" w:rsidRDefault="00AE4171" w:rsidP="006216D3">
      <w:pPr>
        <w:numPr>
          <w:ilvl w:val="0"/>
          <w:numId w:val="84"/>
        </w:numPr>
        <w:shd w:val="clear" w:color="auto" w:fill="FFFFFF"/>
        <w:spacing w:line="360" w:lineRule="auto"/>
        <w:jc w:val="both"/>
        <w:divId w:val="337971913"/>
        <w:rPr>
          <w:rFonts w:ascii="Bookman Old Style" w:eastAsia="Times New Roman" w:hAnsi="Bookman Old Style" w:cs="Segoe UI"/>
          <w:color w:val="000000"/>
        </w:rPr>
      </w:pPr>
      <w:r w:rsidRPr="008F51A0">
        <w:rPr>
          <w:rFonts w:ascii="Bookman Old Style" w:eastAsia="Times New Roman" w:hAnsi="Bookman Old Style" w:cs="Segoe UI"/>
          <w:color w:val="000000"/>
        </w:rPr>
        <w:t>Oracle</w:t>
      </w:r>
    </w:p>
    <w:p w:rsidR="008D7D5B" w:rsidRPr="008F51A0" w:rsidRDefault="008D7D5B" w:rsidP="008F51A0">
      <w:pPr>
        <w:pStyle w:val="Heading2"/>
        <w:shd w:val="clear" w:color="auto" w:fill="FFFFFF"/>
        <w:spacing w:before="0" w:after="160" w:line="360" w:lineRule="auto"/>
        <w:jc w:val="both"/>
        <w:divId w:val="119747472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Description List or Definition List</w:t>
      </w:r>
    </w:p>
    <w:p w:rsidR="008D7D5B" w:rsidRPr="008F51A0" w:rsidRDefault="008D7D5B" w:rsidP="008F51A0">
      <w:pPr>
        <w:pStyle w:val="NormalWeb"/>
        <w:shd w:val="clear" w:color="auto" w:fill="FFFFFF"/>
        <w:spacing w:before="0" w:beforeAutospacing="0" w:after="160" w:afterAutospacing="0" w:line="360" w:lineRule="auto"/>
        <w:jc w:val="both"/>
        <w:divId w:val="1197474727"/>
        <w:rPr>
          <w:rFonts w:ascii="Bookman Old Style" w:eastAsiaTheme="minorEastAsia" w:hAnsi="Bookman Old Style" w:cs="Segoe UI"/>
          <w:color w:val="333333"/>
        </w:rPr>
      </w:pPr>
      <w:r w:rsidRPr="008F51A0">
        <w:rPr>
          <w:rFonts w:ascii="Bookman Old Style" w:hAnsi="Bookman Old Style" w:cs="Segoe UI"/>
          <w:color w:val="333333"/>
        </w:rPr>
        <w:t>HTML Description list is also a list style which is supported by HTML and XHTML. It is also known as definition list where entries are listed like a dictionary or encyclopedia.</w:t>
      </w:r>
    </w:p>
    <w:p w:rsidR="008D7D5B" w:rsidRPr="008F51A0" w:rsidRDefault="008D7D5B" w:rsidP="008F51A0">
      <w:pPr>
        <w:pStyle w:val="NormalWeb"/>
        <w:shd w:val="clear" w:color="auto" w:fill="FFFFFF"/>
        <w:spacing w:before="0" w:beforeAutospacing="0" w:after="160" w:afterAutospacing="0" w:line="360" w:lineRule="auto"/>
        <w:jc w:val="both"/>
        <w:divId w:val="1197474727"/>
        <w:rPr>
          <w:rFonts w:ascii="Bookman Old Style" w:hAnsi="Bookman Old Style" w:cs="Segoe UI"/>
          <w:color w:val="333333"/>
        </w:rPr>
      </w:pPr>
      <w:r w:rsidRPr="008F51A0">
        <w:rPr>
          <w:rFonts w:ascii="Bookman Old Style" w:hAnsi="Bookman Old Style" w:cs="Segoe UI"/>
          <w:color w:val="333333"/>
        </w:rPr>
        <w:t>The definition list is very appropriate when you want to present glossary, list of terms or other name-value list.</w:t>
      </w:r>
    </w:p>
    <w:p w:rsidR="008D7D5B" w:rsidRPr="008F51A0" w:rsidRDefault="008D7D5B" w:rsidP="008F51A0">
      <w:pPr>
        <w:pStyle w:val="NormalWeb"/>
        <w:shd w:val="clear" w:color="auto" w:fill="FFFFFF"/>
        <w:spacing w:before="0" w:beforeAutospacing="0" w:after="160" w:afterAutospacing="0" w:line="360" w:lineRule="auto"/>
        <w:jc w:val="both"/>
        <w:divId w:val="1197474727"/>
        <w:rPr>
          <w:rFonts w:ascii="Bookman Old Style" w:hAnsi="Bookman Old Style" w:cs="Segoe UI"/>
          <w:color w:val="333333"/>
        </w:rPr>
      </w:pPr>
      <w:r w:rsidRPr="008F51A0">
        <w:rPr>
          <w:rFonts w:ascii="Bookman Old Style" w:hAnsi="Bookman Old Style" w:cs="Segoe UI"/>
          <w:color w:val="333333"/>
        </w:rPr>
        <w:t>The HTML definition list contains following three tags:</w:t>
      </w:r>
    </w:p>
    <w:p w:rsidR="008D7D5B" w:rsidRPr="008F51A0" w:rsidRDefault="008D7D5B" w:rsidP="006216D3">
      <w:pPr>
        <w:numPr>
          <w:ilvl w:val="0"/>
          <w:numId w:val="85"/>
        </w:numPr>
        <w:shd w:val="clear" w:color="auto" w:fill="FFFFFF"/>
        <w:spacing w:line="360" w:lineRule="auto"/>
        <w:jc w:val="both"/>
        <w:divId w:val="1197474727"/>
        <w:rPr>
          <w:rFonts w:ascii="Bookman Old Style" w:eastAsia="Times New Roman" w:hAnsi="Bookman Old Style" w:cs="Segoe UI"/>
          <w:color w:val="000000"/>
        </w:rPr>
      </w:pPr>
      <w:r w:rsidRPr="008F51A0">
        <w:rPr>
          <w:rFonts w:ascii="Bookman Old Style" w:eastAsia="Times New Roman" w:hAnsi="Bookman Old Style" w:cs="Segoe UI"/>
          <w:b/>
          <w:bCs/>
          <w:color w:val="000000"/>
        </w:rPr>
        <w:lastRenderedPageBreak/>
        <w:t>&lt;</w:t>
      </w:r>
      <w:proofErr w:type="gramStart"/>
      <w:r w:rsidRPr="008F51A0">
        <w:rPr>
          <w:rFonts w:ascii="Bookman Old Style" w:eastAsia="Times New Roman" w:hAnsi="Bookman Old Style" w:cs="Segoe UI"/>
          <w:b/>
          <w:bCs/>
          <w:color w:val="000000"/>
        </w:rPr>
        <w:t>dl</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the start of the list.</w:t>
      </w:r>
    </w:p>
    <w:p w:rsidR="008D7D5B" w:rsidRPr="008F51A0" w:rsidRDefault="008D7D5B" w:rsidP="006216D3">
      <w:pPr>
        <w:numPr>
          <w:ilvl w:val="0"/>
          <w:numId w:val="85"/>
        </w:numPr>
        <w:shd w:val="clear" w:color="auto" w:fill="FFFFFF"/>
        <w:spacing w:line="360" w:lineRule="auto"/>
        <w:jc w:val="both"/>
        <w:divId w:val="1197474727"/>
        <w:rPr>
          <w:rFonts w:ascii="Bookman Old Style" w:eastAsia="Times New Roman" w:hAnsi="Bookman Old Style" w:cs="Segoe UI"/>
          <w:color w:val="000000"/>
        </w:rPr>
      </w:pPr>
      <w:r w:rsidRPr="008F51A0">
        <w:rPr>
          <w:rFonts w:ascii="Bookman Old Style" w:eastAsia="Times New Roman" w:hAnsi="Bookman Old Style" w:cs="Segoe UI"/>
          <w:b/>
          <w:bCs/>
          <w:color w:val="000000"/>
        </w:rPr>
        <w:t>&lt;</w:t>
      </w:r>
      <w:proofErr w:type="gramStart"/>
      <w:r w:rsidRPr="008F51A0">
        <w:rPr>
          <w:rFonts w:ascii="Bookman Old Style" w:eastAsia="Times New Roman" w:hAnsi="Bookman Old Style" w:cs="Segoe UI"/>
          <w:b/>
          <w:bCs/>
          <w:color w:val="000000"/>
        </w:rPr>
        <w:t>dt</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a term.</w:t>
      </w:r>
    </w:p>
    <w:p w:rsidR="008D7D5B" w:rsidRPr="008F51A0" w:rsidRDefault="008D7D5B" w:rsidP="006216D3">
      <w:pPr>
        <w:numPr>
          <w:ilvl w:val="0"/>
          <w:numId w:val="85"/>
        </w:numPr>
        <w:shd w:val="clear" w:color="auto" w:fill="FFFFFF"/>
        <w:spacing w:line="360" w:lineRule="auto"/>
        <w:jc w:val="both"/>
        <w:divId w:val="1197474727"/>
        <w:rPr>
          <w:rFonts w:ascii="Bookman Old Style" w:eastAsia="Times New Roman" w:hAnsi="Bookman Old Style" w:cs="Segoe UI"/>
          <w:color w:val="000000"/>
        </w:rPr>
      </w:pPr>
      <w:r w:rsidRPr="008F51A0">
        <w:rPr>
          <w:rFonts w:ascii="Bookman Old Style" w:eastAsia="Times New Roman" w:hAnsi="Bookman Old Style" w:cs="Segoe UI"/>
          <w:b/>
          <w:bCs/>
          <w:color w:val="000000"/>
        </w:rPr>
        <w:t>&lt;</w:t>
      </w:r>
      <w:proofErr w:type="gramStart"/>
      <w:r w:rsidRPr="008F51A0">
        <w:rPr>
          <w:rFonts w:ascii="Bookman Old Style" w:eastAsia="Times New Roman" w:hAnsi="Bookman Old Style" w:cs="Segoe UI"/>
          <w:b/>
          <w:bCs/>
          <w:color w:val="000000"/>
        </w:rPr>
        <w:t>dd</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the term definition (description).</w:t>
      </w:r>
    </w:p>
    <w:p w:rsidR="00204543" w:rsidRPr="008F51A0" w:rsidRDefault="0020454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B43343" w:rsidRPr="008F51A0" w:rsidRDefault="00B43343" w:rsidP="006216D3">
      <w:pPr>
        <w:pStyle w:val="alt"/>
        <w:numPr>
          <w:ilvl w:val="0"/>
          <w:numId w:val="86"/>
        </w:numPr>
        <w:spacing w:before="0" w:beforeAutospacing="0" w:after="160" w:afterAutospacing="0" w:line="360" w:lineRule="auto"/>
        <w:jc w:val="both"/>
        <w:divId w:val="1985983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numPr>
          <w:ilvl w:val="0"/>
          <w:numId w:val="86"/>
        </w:numPr>
        <w:spacing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Aries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pStyle w:val="alt"/>
        <w:numPr>
          <w:ilvl w:val="0"/>
          <w:numId w:val="86"/>
        </w:numPr>
        <w:spacing w:before="0" w:beforeAutospacing="0" w:after="160" w:afterAutospacing="0"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-One of the 12 horoscope sign.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numPr>
          <w:ilvl w:val="0"/>
          <w:numId w:val="86"/>
        </w:numPr>
        <w:spacing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Bingo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pStyle w:val="alt"/>
        <w:numPr>
          <w:ilvl w:val="0"/>
          <w:numId w:val="86"/>
        </w:numPr>
        <w:spacing w:before="0" w:beforeAutospacing="0" w:after="160" w:afterAutospacing="0"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-One of my evening snacks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numPr>
          <w:ilvl w:val="0"/>
          <w:numId w:val="86"/>
        </w:numPr>
        <w:spacing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pStyle w:val="alt"/>
        <w:numPr>
          <w:ilvl w:val="0"/>
          <w:numId w:val="86"/>
        </w:numPr>
        <w:spacing w:before="0" w:beforeAutospacing="0" w:after="160" w:afterAutospacing="0"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is also an one of the 12 horoscope sign.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numPr>
          <w:ilvl w:val="0"/>
          <w:numId w:val="86"/>
        </w:numPr>
        <w:spacing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Oracle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pStyle w:val="alt"/>
        <w:numPr>
          <w:ilvl w:val="0"/>
          <w:numId w:val="86"/>
        </w:numPr>
        <w:spacing w:before="0" w:beforeAutospacing="0" w:after="160" w:afterAutospacing="0" w:line="360" w:lineRule="auto"/>
        <w:jc w:val="both"/>
        <w:divId w:val="19859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-It is a multinational technology corporation.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B43343" w:rsidP="006216D3">
      <w:pPr>
        <w:numPr>
          <w:ilvl w:val="0"/>
          <w:numId w:val="86"/>
        </w:numPr>
        <w:spacing w:line="360" w:lineRule="auto"/>
        <w:jc w:val="both"/>
        <w:divId w:val="1985983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3343" w:rsidRPr="008F51A0" w:rsidRDefault="001C40E9"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850882" w:rsidRPr="008F51A0" w:rsidRDefault="00850882" w:rsidP="008F51A0">
      <w:pPr>
        <w:shd w:val="clear" w:color="auto" w:fill="FFFFFF"/>
        <w:spacing w:line="360" w:lineRule="auto"/>
        <w:jc w:val="both"/>
        <w:divId w:val="1106461847"/>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Aries</w:t>
      </w:r>
    </w:p>
    <w:p w:rsidR="00850882" w:rsidRPr="008F51A0" w:rsidRDefault="00850882" w:rsidP="008F51A0">
      <w:pPr>
        <w:shd w:val="clear" w:color="auto" w:fill="FFFFFF"/>
        <w:spacing w:line="360" w:lineRule="auto"/>
        <w:ind w:left="720"/>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-One of the 12 horoscope sign.</w:t>
      </w:r>
    </w:p>
    <w:p w:rsidR="00850882" w:rsidRPr="008F51A0" w:rsidRDefault="00850882" w:rsidP="008F51A0">
      <w:pPr>
        <w:shd w:val="clear" w:color="auto" w:fill="FFFFFF"/>
        <w:spacing w:line="360" w:lineRule="auto"/>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Bingo</w:t>
      </w:r>
    </w:p>
    <w:p w:rsidR="00850882" w:rsidRPr="008F51A0" w:rsidRDefault="00850882" w:rsidP="008F51A0">
      <w:pPr>
        <w:shd w:val="clear" w:color="auto" w:fill="FFFFFF"/>
        <w:spacing w:line="360" w:lineRule="auto"/>
        <w:ind w:left="720"/>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-One of my evening snacks</w:t>
      </w:r>
    </w:p>
    <w:p w:rsidR="00850882" w:rsidRPr="008F51A0" w:rsidRDefault="00850882" w:rsidP="008F51A0">
      <w:pPr>
        <w:shd w:val="clear" w:color="auto" w:fill="FFFFFF"/>
        <w:spacing w:line="360" w:lineRule="auto"/>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Leo</w:t>
      </w:r>
    </w:p>
    <w:p w:rsidR="00850882" w:rsidRPr="008F51A0" w:rsidRDefault="00850882" w:rsidP="008F51A0">
      <w:pPr>
        <w:shd w:val="clear" w:color="auto" w:fill="FFFFFF"/>
        <w:spacing w:line="360" w:lineRule="auto"/>
        <w:ind w:left="720"/>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 xml:space="preserve">-It is also </w:t>
      </w:r>
      <w:proofErr w:type="gramStart"/>
      <w:r w:rsidRPr="008F51A0">
        <w:rPr>
          <w:rFonts w:ascii="Bookman Old Style" w:eastAsia="Times New Roman" w:hAnsi="Bookman Old Style" w:cs="Segoe UI"/>
          <w:color w:val="333333"/>
        </w:rPr>
        <w:t>an</w:t>
      </w:r>
      <w:proofErr w:type="gramEnd"/>
      <w:r w:rsidRPr="008F51A0">
        <w:rPr>
          <w:rFonts w:ascii="Bookman Old Style" w:eastAsia="Times New Roman" w:hAnsi="Bookman Old Style" w:cs="Segoe UI"/>
          <w:color w:val="333333"/>
        </w:rPr>
        <w:t xml:space="preserve"> one of the 12 horoscope sign.</w:t>
      </w:r>
    </w:p>
    <w:p w:rsidR="00850882" w:rsidRPr="008F51A0" w:rsidRDefault="00850882" w:rsidP="008F51A0">
      <w:pPr>
        <w:shd w:val="clear" w:color="auto" w:fill="FFFFFF"/>
        <w:spacing w:line="360" w:lineRule="auto"/>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Oracle</w:t>
      </w:r>
    </w:p>
    <w:p w:rsidR="00850882" w:rsidRPr="008F51A0" w:rsidRDefault="00850882" w:rsidP="008F51A0">
      <w:pPr>
        <w:shd w:val="clear" w:color="auto" w:fill="FFFFFF"/>
        <w:spacing w:line="360" w:lineRule="auto"/>
        <w:ind w:left="720"/>
        <w:jc w:val="both"/>
        <w:divId w:val="1106461847"/>
        <w:rPr>
          <w:rFonts w:ascii="Bookman Old Style" w:eastAsia="Times New Roman" w:hAnsi="Bookman Old Style" w:cs="Segoe UI"/>
          <w:color w:val="333333"/>
        </w:rPr>
      </w:pPr>
      <w:r w:rsidRPr="008F51A0">
        <w:rPr>
          <w:rFonts w:ascii="Bookman Old Style" w:eastAsia="Times New Roman" w:hAnsi="Bookman Old Style" w:cs="Segoe UI"/>
          <w:color w:val="333333"/>
        </w:rPr>
        <w:t>-It is a multinational technology corporation.</w:t>
      </w:r>
    </w:p>
    <w:p w:rsidR="00554F3B" w:rsidRPr="008F51A0" w:rsidRDefault="00554F3B" w:rsidP="008F51A0">
      <w:pPr>
        <w:pStyle w:val="Heading2"/>
        <w:shd w:val="clear" w:color="auto" w:fill="FFFFFF"/>
        <w:spacing w:before="0" w:after="160" w:line="360" w:lineRule="auto"/>
        <w:jc w:val="both"/>
        <w:divId w:val="201394501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Nested List</w:t>
      </w:r>
    </w:p>
    <w:p w:rsidR="00554F3B" w:rsidRPr="008F51A0" w:rsidRDefault="00554F3B" w:rsidP="008F51A0">
      <w:pPr>
        <w:pStyle w:val="NormalWeb"/>
        <w:shd w:val="clear" w:color="auto" w:fill="FFFFFF"/>
        <w:spacing w:before="0" w:beforeAutospacing="0" w:after="160" w:afterAutospacing="0" w:line="360" w:lineRule="auto"/>
        <w:jc w:val="both"/>
        <w:divId w:val="2013945013"/>
        <w:rPr>
          <w:rFonts w:ascii="Bookman Old Style" w:eastAsiaTheme="minorEastAsia" w:hAnsi="Bookman Old Style" w:cs="Segoe UI"/>
          <w:color w:val="333333"/>
        </w:rPr>
      </w:pPr>
      <w:r w:rsidRPr="008F51A0">
        <w:rPr>
          <w:rFonts w:ascii="Bookman Old Style" w:hAnsi="Bookman Old Style" w:cs="Segoe UI"/>
          <w:color w:val="333333"/>
        </w:rPr>
        <w:t>A list within another list is termed as nested list. If you want a bullet list inside a numbered list then such type of list will called as nested list.</w:t>
      </w:r>
    </w:p>
    <w:p w:rsidR="00554F3B" w:rsidRPr="008F51A0" w:rsidRDefault="00554F3B" w:rsidP="008F51A0">
      <w:pPr>
        <w:pStyle w:val="NormalWeb"/>
        <w:shd w:val="clear" w:color="auto" w:fill="FFFFFF"/>
        <w:spacing w:before="0" w:beforeAutospacing="0" w:after="160" w:afterAutospacing="0" w:line="360" w:lineRule="auto"/>
        <w:jc w:val="both"/>
        <w:divId w:val="2013945013"/>
        <w:rPr>
          <w:rFonts w:ascii="Bookman Old Style" w:hAnsi="Bookman Old Style" w:cs="Segoe UI"/>
          <w:color w:val="333333"/>
        </w:rPr>
      </w:pPr>
      <w:r w:rsidRPr="008F51A0">
        <w:rPr>
          <w:rStyle w:val="Strong"/>
          <w:rFonts w:ascii="Bookman Old Style" w:eastAsiaTheme="majorEastAsia" w:hAnsi="Bookman Old Style" w:cs="Segoe UI"/>
          <w:color w:val="333333"/>
        </w:rPr>
        <w:lastRenderedPageBreak/>
        <w:t>Code:</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Nested list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List of Indian States with thier capital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Delhi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NewDelhi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Haryana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Chandigarh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Gujarat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Gandhinagar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Rajasthan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Jaipur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Maharashtra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Mumbai</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Uttarpradesh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Lucknow</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pStyle w:val="alt"/>
        <w:numPr>
          <w:ilvl w:val="0"/>
          <w:numId w:val="87"/>
        </w:numPr>
        <w:spacing w:before="0" w:beforeAutospacing="0" w:after="160" w:afterAutospacing="0"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E1081" w:rsidRPr="008F51A0" w:rsidRDefault="00AE1081" w:rsidP="006216D3">
      <w:pPr>
        <w:numPr>
          <w:ilvl w:val="0"/>
          <w:numId w:val="87"/>
        </w:numPr>
        <w:spacing w:line="360" w:lineRule="auto"/>
        <w:jc w:val="both"/>
        <w:divId w:val="160125263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C40E9" w:rsidRPr="008F51A0" w:rsidRDefault="00B67D6C"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2267B" w:rsidRPr="008F51A0" w:rsidRDefault="00D2267B" w:rsidP="008F51A0">
      <w:pPr>
        <w:spacing w:line="360" w:lineRule="auto"/>
        <w:divId w:val="955451996"/>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4897237B" wp14:editId="4E24F4E4">
            <wp:extent cx="6448425" cy="4019550"/>
            <wp:effectExtent l="0" t="0" r="9525" b="0"/>
            <wp:docPr id="146" name="Picture 146" descr="HTML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Lists"/>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448425" cy="4019550"/>
                    </a:xfrm>
                    <a:prstGeom prst="rect">
                      <a:avLst/>
                    </a:prstGeom>
                    <a:noFill/>
                    <a:ln>
                      <a:noFill/>
                    </a:ln>
                  </pic:spPr>
                </pic:pic>
              </a:graphicData>
            </a:graphic>
          </wp:inline>
        </w:drawing>
      </w:r>
    </w:p>
    <w:p w:rsidR="00D2267B" w:rsidRPr="008F51A0" w:rsidRDefault="00D2267B" w:rsidP="008F51A0">
      <w:pPr>
        <w:spacing w:line="360" w:lineRule="auto"/>
        <w:divId w:val="955451996"/>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69390118" wp14:editId="2E39B6AE">
                <wp:extent cx="6097905" cy="4445"/>
                <wp:effectExtent l="0" t="0" r="0" b="0"/>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FE3A0D" id="Rectangle 14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D2267B" w:rsidRPr="008F51A0" w:rsidRDefault="00D2267B" w:rsidP="008F51A0">
      <w:pPr>
        <w:pStyle w:val="Heading2"/>
        <w:shd w:val="clear" w:color="auto" w:fill="FFFFFF"/>
        <w:spacing w:before="0" w:after="160" w:line="360" w:lineRule="auto"/>
        <w:jc w:val="both"/>
        <w:divId w:val="95545199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40"/>
        <w:gridCol w:w="1404"/>
        <w:gridCol w:w="788"/>
        <w:gridCol w:w="1290"/>
        <w:gridCol w:w="1206"/>
        <w:gridCol w:w="1189"/>
      </w:tblGrid>
      <w:tr w:rsidR="00D2267B" w:rsidRPr="008F51A0">
        <w:trPr>
          <w:divId w:val="9554519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AEBE6A3" wp14:editId="2A7507C5">
                  <wp:extent cx="152400" cy="152400"/>
                  <wp:effectExtent l="0" t="0" r="0" b="0"/>
                  <wp:docPr id="147" name="Picture 14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6FBCACA" wp14:editId="13313DE4">
                  <wp:extent cx="152400" cy="152400"/>
                  <wp:effectExtent l="0" t="0" r="0" b="0"/>
                  <wp:docPr id="148" name="Picture 14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149F7D7A" wp14:editId="42140C74">
                  <wp:extent cx="152400" cy="152400"/>
                  <wp:effectExtent l="0" t="0" r="0" b="0"/>
                  <wp:docPr id="149" name="Picture 14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59D7FD8" wp14:editId="3D9BFD50">
                  <wp:extent cx="152400" cy="152400"/>
                  <wp:effectExtent l="0" t="0" r="0" b="0"/>
                  <wp:docPr id="150" name="Picture 15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63E6918" wp14:editId="4A2B57F3">
                  <wp:extent cx="152400" cy="152400"/>
                  <wp:effectExtent l="0" t="0" r="0" b="0"/>
                  <wp:docPr id="151" name="Picture 15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D2267B" w:rsidRPr="008F51A0">
        <w:trPr>
          <w:divId w:val="9554519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&lt;ol&gt;&lt;ul&gt;&lt;dl&gt;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67B" w:rsidRPr="008F51A0" w:rsidRDefault="00D2267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B67D6C" w:rsidRPr="008F51A0" w:rsidRDefault="00B67D6C"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545765" w:rsidRPr="008F51A0" w:rsidRDefault="00545765" w:rsidP="008F51A0">
      <w:pPr>
        <w:pStyle w:val="Heading1"/>
        <w:shd w:val="clear" w:color="auto" w:fill="FFFFFF"/>
        <w:spacing w:before="0" w:beforeAutospacing="0" w:after="160" w:afterAutospacing="0" w:line="360" w:lineRule="auto"/>
        <w:jc w:val="both"/>
        <w:divId w:val="135680634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Ordered List | HTML Numbered List</w:t>
      </w:r>
    </w:p>
    <w:p w:rsidR="00545765" w:rsidRPr="008F51A0" w:rsidRDefault="00545765" w:rsidP="008F51A0">
      <w:pPr>
        <w:pStyle w:val="NormalWeb"/>
        <w:shd w:val="clear" w:color="auto" w:fill="FFFFFF"/>
        <w:spacing w:before="0" w:beforeAutospacing="0" w:after="160" w:afterAutospacing="0" w:line="360" w:lineRule="auto"/>
        <w:jc w:val="both"/>
        <w:divId w:val="1356806345"/>
        <w:rPr>
          <w:rFonts w:ascii="Bookman Old Style" w:eastAsiaTheme="minorEastAsia" w:hAnsi="Bookman Old Style" w:cs="Segoe UI"/>
          <w:color w:val="333333"/>
        </w:rPr>
      </w:pPr>
      <w:r w:rsidRPr="008F51A0">
        <w:rPr>
          <w:rFonts w:ascii="Bookman Old Style" w:hAnsi="Bookman Old Style" w:cs="Segoe UI"/>
          <w:b/>
          <w:bCs/>
          <w:color w:val="333333"/>
        </w:rPr>
        <w:t>HTML Ordered List</w:t>
      </w:r>
      <w:r w:rsidRPr="008F51A0">
        <w:rPr>
          <w:rFonts w:ascii="Bookman Old Style" w:hAnsi="Bookman Old Style" w:cs="Segoe UI"/>
          <w:color w:val="333333"/>
        </w:rPr>
        <w:t> or Numbered List displays elements in numbered format. The HTML ol tag is used for ordered list. We can use ordered list to represent items either in numerical order format or alphabetical order format, or any format where an order is emphasized. There can be different types of numbered list:</w:t>
      </w:r>
    </w:p>
    <w:p w:rsidR="00545765" w:rsidRPr="008F51A0" w:rsidRDefault="00545765" w:rsidP="006216D3">
      <w:pPr>
        <w:numPr>
          <w:ilvl w:val="0"/>
          <w:numId w:val="88"/>
        </w:numPr>
        <w:shd w:val="clear" w:color="auto" w:fill="FFFFFF"/>
        <w:spacing w:line="360" w:lineRule="auto"/>
        <w:jc w:val="both"/>
        <w:divId w:val="1356806345"/>
        <w:rPr>
          <w:rFonts w:ascii="Bookman Old Style" w:eastAsia="Times New Roman" w:hAnsi="Bookman Old Style" w:cs="Segoe UI"/>
          <w:color w:val="000000"/>
        </w:rPr>
      </w:pPr>
      <w:r w:rsidRPr="008F51A0">
        <w:rPr>
          <w:rFonts w:ascii="Bookman Old Style" w:eastAsia="Times New Roman" w:hAnsi="Bookman Old Style" w:cs="Segoe UI"/>
          <w:color w:val="000000"/>
        </w:rPr>
        <w:t>Numeric Number (1, 2, 3)</w:t>
      </w:r>
    </w:p>
    <w:p w:rsidR="00545765" w:rsidRPr="008F51A0" w:rsidRDefault="00545765" w:rsidP="006216D3">
      <w:pPr>
        <w:numPr>
          <w:ilvl w:val="0"/>
          <w:numId w:val="88"/>
        </w:numPr>
        <w:shd w:val="clear" w:color="auto" w:fill="FFFFFF"/>
        <w:spacing w:line="360" w:lineRule="auto"/>
        <w:jc w:val="both"/>
        <w:divId w:val="1356806345"/>
        <w:rPr>
          <w:rFonts w:ascii="Bookman Old Style" w:eastAsia="Times New Roman" w:hAnsi="Bookman Old Style" w:cs="Segoe UI"/>
          <w:color w:val="000000"/>
        </w:rPr>
      </w:pPr>
      <w:r w:rsidRPr="008F51A0">
        <w:rPr>
          <w:rFonts w:ascii="Bookman Old Style" w:eastAsia="Times New Roman" w:hAnsi="Bookman Old Style" w:cs="Segoe UI"/>
          <w:color w:val="000000"/>
        </w:rPr>
        <w:t>Capital Roman Number (I II III)</w:t>
      </w:r>
    </w:p>
    <w:p w:rsidR="00545765" w:rsidRPr="008F51A0" w:rsidRDefault="00545765" w:rsidP="006216D3">
      <w:pPr>
        <w:numPr>
          <w:ilvl w:val="0"/>
          <w:numId w:val="88"/>
        </w:numPr>
        <w:shd w:val="clear" w:color="auto" w:fill="FFFFFF"/>
        <w:spacing w:line="360" w:lineRule="auto"/>
        <w:jc w:val="both"/>
        <w:divId w:val="1356806345"/>
        <w:rPr>
          <w:rFonts w:ascii="Bookman Old Style" w:eastAsia="Times New Roman" w:hAnsi="Bookman Old Style" w:cs="Segoe UI"/>
          <w:color w:val="000000"/>
        </w:rPr>
      </w:pPr>
      <w:r w:rsidRPr="008F51A0">
        <w:rPr>
          <w:rFonts w:ascii="Bookman Old Style" w:eastAsia="Times New Roman" w:hAnsi="Bookman Old Style" w:cs="Segoe UI"/>
          <w:color w:val="000000"/>
        </w:rPr>
        <w:t>Small Romal Number (i ii iii)</w:t>
      </w:r>
    </w:p>
    <w:p w:rsidR="00545765" w:rsidRPr="008F51A0" w:rsidRDefault="00545765" w:rsidP="006216D3">
      <w:pPr>
        <w:numPr>
          <w:ilvl w:val="0"/>
          <w:numId w:val="88"/>
        </w:numPr>
        <w:shd w:val="clear" w:color="auto" w:fill="FFFFFF"/>
        <w:spacing w:line="360" w:lineRule="auto"/>
        <w:jc w:val="both"/>
        <w:divId w:val="1356806345"/>
        <w:rPr>
          <w:rFonts w:ascii="Bookman Old Style" w:eastAsia="Times New Roman" w:hAnsi="Bookman Old Style" w:cs="Segoe UI"/>
          <w:color w:val="000000"/>
        </w:rPr>
      </w:pPr>
      <w:r w:rsidRPr="008F51A0">
        <w:rPr>
          <w:rFonts w:ascii="Bookman Old Style" w:eastAsia="Times New Roman" w:hAnsi="Bookman Old Style" w:cs="Segoe UI"/>
          <w:color w:val="000000"/>
        </w:rPr>
        <w:lastRenderedPageBreak/>
        <w:t>Capital Alphabet (A B C)</w:t>
      </w:r>
    </w:p>
    <w:p w:rsidR="00545765" w:rsidRPr="008F51A0" w:rsidRDefault="00545765" w:rsidP="006216D3">
      <w:pPr>
        <w:numPr>
          <w:ilvl w:val="0"/>
          <w:numId w:val="88"/>
        </w:numPr>
        <w:shd w:val="clear" w:color="auto" w:fill="FFFFFF"/>
        <w:spacing w:line="360" w:lineRule="auto"/>
        <w:jc w:val="both"/>
        <w:divId w:val="1356806345"/>
        <w:rPr>
          <w:rFonts w:ascii="Bookman Old Style" w:eastAsia="Times New Roman" w:hAnsi="Bookman Old Style" w:cs="Segoe UI"/>
          <w:color w:val="000000"/>
        </w:rPr>
      </w:pPr>
      <w:r w:rsidRPr="008F51A0">
        <w:rPr>
          <w:rFonts w:ascii="Bookman Old Style" w:eastAsia="Times New Roman" w:hAnsi="Bookman Old Style" w:cs="Segoe UI"/>
          <w:color w:val="000000"/>
        </w:rPr>
        <w:t>Small Alphabet (a b c)</w:t>
      </w:r>
    </w:p>
    <w:p w:rsidR="00545765" w:rsidRPr="008F51A0" w:rsidRDefault="00545765" w:rsidP="008F51A0">
      <w:pPr>
        <w:pStyle w:val="NormalWeb"/>
        <w:shd w:val="clear" w:color="auto" w:fill="FFFFFF"/>
        <w:spacing w:before="0" w:beforeAutospacing="0" w:after="160" w:afterAutospacing="0" w:line="360" w:lineRule="auto"/>
        <w:jc w:val="both"/>
        <w:divId w:val="1356806345"/>
        <w:rPr>
          <w:rFonts w:ascii="Bookman Old Style" w:eastAsiaTheme="minorEastAsia" w:hAnsi="Bookman Old Style" w:cs="Segoe UI"/>
          <w:color w:val="333333"/>
        </w:rPr>
      </w:pPr>
      <w:r w:rsidRPr="008F51A0">
        <w:rPr>
          <w:rFonts w:ascii="Bookman Old Style" w:hAnsi="Bookman Old Style" w:cs="Segoe UI"/>
          <w:color w:val="333333"/>
        </w:rPr>
        <w:t>To represent different ordered lists, there are 5 types of attributes in &lt;ol&gt;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3"/>
        <w:gridCol w:w="5107"/>
      </w:tblGrid>
      <w:tr w:rsidR="00826B93" w:rsidRPr="008F51A0">
        <w:trPr>
          <w:divId w:val="1979652331"/>
        </w:trPr>
        <w:tc>
          <w:tcPr>
            <w:tcW w:w="0" w:type="auto"/>
            <w:shd w:val="clear" w:color="auto" w:fill="C7CCBE"/>
            <w:tcMar>
              <w:top w:w="180" w:type="dxa"/>
              <w:left w:w="180" w:type="dxa"/>
              <w:bottom w:w="180" w:type="dxa"/>
              <w:right w:w="180" w:type="dxa"/>
            </w:tcMar>
            <w:hideMark/>
          </w:tcPr>
          <w:p w:rsidR="00826B93" w:rsidRPr="008F51A0" w:rsidRDefault="00826B9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Type</w:t>
            </w:r>
          </w:p>
        </w:tc>
        <w:tc>
          <w:tcPr>
            <w:tcW w:w="0" w:type="auto"/>
            <w:shd w:val="clear" w:color="auto" w:fill="C7CCBE"/>
            <w:tcMar>
              <w:top w:w="180" w:type="dxa"/>
              <w:left w:w="180" w:type="dxa"/>
              <w:bottom w:w="180" w:type="dxa"/>
              <w:right w:w="180" w:type="dxa"/>
            </w:tcMar>
            <w:hideMark/>
          </w:tcPr>
          <w:p w:rsidR="00826B93" w:rsidRPr="008F51A0" w:rsidRDefault="00826B9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826B93" w:rsidRPr="008F51A0">
        <w:trPr>
          <w:divId w:val="1979652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Type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the default type. In this type, the list items are numbered with numbers.</w:t>
            </w:r>
          </w:p>
        </w:tc>
      </w:tr>
      <w:tr w:rsidR="00826B93" w:rsidRPr="008F51A0">
        <w:trPr>
          <w:divId w:val="1979652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type, the list items are numbered with upper case roman numbers.</w:t>
            </w:r>
          </w:p>
        </w:tc>
      </w:tr>
      <w:tr w:rsidR="00826B93" w:rsidRPr="008F51A0">
        <w:trPr>
          <w:divId w:val="1979652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type, the list items are numbered with lower case roman numbers.</w:t>
            </w:r>
          </w:p>
        </w:tc>
      </w:tr>
      <w:tr w:rsidR="00826B93" w:rsidRPr="008F51A0">
        <w:trPr>
          <w:divId w:val="1979652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type, the list items are numbered with upper case letters.</w:t>
            </w:r>
          </w:p>
        </w:tc>
      </w:tr>
      <w:tr w:rsidR="00826B93" w:rsidRPr="008F51A0">
        <w:trPr>
          <w:divId w:val="1979652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6B93" w:rsidRPr="008F51A0" w:rsidRDefault="00826B9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type, the list items are numbered with lower case letters.</w:t>
            </w:r>
          </w:p>
        </w:tc>
      </w:tr>
    </w:tbl>
    <w:p w:rsidR="00826B93" w:rsidRPr="008F51A0" w:rsidRDefault="00826B93" w:rsidP="008F51A0">
      <w:pPr>
        <w:spacing w:line="360" w:lineRule="auto"/>
        <w:divId w:val="1979652331"/>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179A982E" wp14:editId="315DDA11">
                <wp:extent cx="6097905" cy="4445"/>
                <wp:effectExtent l="0" t="0" r="0" b="0"/>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04DB6E" id="Rectangle 15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26B93" w:rsidRPr="008F51A0" w:rsidRDefault="00826B93" w:rsidP="008F51A0">
      <w:pPr>
        <w:pStyle w:val="Heading2"/>
        <w:shd w:val="clear" w:color="auto" w:fill="FFFFFF"/>
        <w:spacing w:before="0" w:after="160" w:line="360" w:lineRule="auto"/>
        <w:jc w:val="both"/>
        <w:divId w:val="197965233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Ordered List Example</w:t>
      </w:r>
    </w:p>
    <w:p w:rsidR="00826B93" w:rsidRPr="008F51A0" w:rsidRDefault="00826B93" w:rsidP="008F51A0">
      <w:pPr>
        <w:pStyle w:val="NormalWeb"/>
        <w:shd w:val="clear" w:color="auto" w:fill="FFFFFF"/>
        <w:spacing w:before="0" w:beforeAutospacing="0" w:after="160" w:afterAutospacing="0" w:line="360" w:lineRule="auto"/>
        <w:jc w:val="both"/>
        <w:divId w:val="1979652331"/>
        <w:rPr>
          <w:rFonts w:ascii="Bookman Old Style" w:eastAsiaTheme="minorEastAsia" w:hAnsi="Bookman Old Style" w:cs="Segoe UI"/>
          <w:color w:val="333333"/>
        </w:rPr>
      </w:pPr>
      <w:r w:rsidRPr="008F51A0">
        <w:rPr>
          <w:rFonts w:ascii="Bookman Old Style" w:hAnsi="Bookman Old Style" w:cs="Segoe UI"/>
          <w:color w:val="333333"/>
        </w:rPr>
        <w:t>Let's see the example of HTML ordered list that displays 4 topics in numbered list. Here we are not defining type="1" because it is the default type.</w:t>
      </w:r>
    </w:p>
    <w:p w:rsidR="00A55823" w:rsidRPr="008F51A0" w:rsidRDefault="00A55823" w:rsidP="006216D3">
      <w:pPr>
        <w:pStyle w:val="alt"/>
        <w:numPr>
          <w:ilvl w:val="0"/>
          <w:numId w:val="89"/>
        </w:numPr>
        <w:spacing w:before="0" w:beforeAutospacing="0" w:after="160" w:afterAutospacing="0" w:line="360" w:lineRule="auto"/>
        <w:jc w:val="both"/>
        <w:divId w:val="12422501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5823" w:rsidRPr="008F51A0" w:rsidRDefault="00A55823" w:rsidP="006216D3">
      <w:pPr>
        <w:numPr>
          <w:ilvl w:val="0"/>
          <w:numId w:val="89"/>
        </w:numPr>
        <w:spacing w:line="360" w:lineRule="auto"/>
        <w:jc w:val="both"/>
        <w:divId w:val="12422501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5823" w:rsidRPr="008F51A0" w:rsidRDefault="00A55823" w:rsidP="006216D3">
      <w:pPr>
        <w:pStyle w:val="alt"/>
        <w:numPr>
          <w:ilvl w:val="0"/>
          <w:numId w:val="89"/>
        </w:numPr>
        <w:spacing w:before="0" w:beforeAutospacing="0" w:after="160" w:afterAutospacing="0" w:line="360" w:lineRule="auto"/>
        <w:jc w:val="both"/>
        <w:divId w:val="12422501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5823" w:rsidRPr="008F51A0" w:rsidRDefault="00A55823" w:rsidP="006216D3">
      <w:pPr>
        <w:numPr>
          <w:ilvl w:val="0"/>
          <w:numId w:val="89"/>
        </w:numPr>
        <w:spacing w:line="360" w:lineRule="auto"/>
        <w:jc w:val="both"/>
        <w:divId w:val="12422501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5823" w:rsidRPr="008F51A0" w:rsidRDefault="00A55823" w:rsidP="006216D3">
      <w:pPr>
        <w:pStyle w:val="alt"/>
        <w:numPr>
          <w:ilvl w:val="0"/>
          <w:numId w:val="89"/>
        </w:numPr>
        <w:spacing w:before="0" w:beforeAutospacing="0" w:after="160" w:afterAutospacing="0" w:line="360" w:lineRule="auto"/>
        <w:jc w:val="both"/>
        <w:divId w:val="12422501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5823" w:rsidRPr="008F51A0" w:rsidRDefault="00A55823" w:rsidP="006216D3">
      <w:pPr>
        <w:numPr>
          <w:ilvl w:val="0"/>
          <w:numId w:val="89"/>
        </w:numPr>
        <w:spacing w:line="360" w:lineRule="auto"/>
        <w:jc w:val="both"/>
        <w:divId w:val="12422501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765" w:rsidRPr="008F51A0" w:rsidRDefault="00B71A11"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lastRenderedPageBreak/>
        <w:t>Output:</w:t>
      </w:r>
    </w:p>
    <w:p w:rsidR="0030456A" w:rsidRPr="008F51A0" w:rsidRDefault="0030456A" w:rsidP="006216D3">
      <w:pPr>
        <w:numPr>
          <w:ilvl w:val="0"/>
          <w:numId w:val="90"/>
        </w:numPr>
        <w:shd w:val="clear" w:color="auto" w:fill="FFFFFF"/>
        <w:spacing w:line="360" w:lineRule="auto"/>
        <w:jc w:val="both"/>
        <w:divId w:val="6491914"/>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30456A" w:rsidRPr="008F51A0" w:rsidRDefault="0030456A" w:rsidP="006216D3">
      <w:pPr>
        <w:numPr>
          <w:ilvl w:val="0"/>
          <w:numId w:val="90"/>
        </w:numPr>
        <w:shd w:val="clear" w:color="auto" w:fill="FFFFFF"/>
        <w:spacing w:line="360" w:lineRule="auto"/>
        <w:jc w:val="both"/>
        <w:divId w:val="6491914"/>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30456A" w:rsidRPr="008F51A0" w:rsidRDefault="0030456A" w:rsidP="006216D3">
      <w:pPr>
        <w:numPr>
          <w:ilvl w:val="0"/>
          <w:numId w:val="90"/>
        </w:numPr>
        <w:shd w:val="clear" w:color="auto" w:fill="FFFFFF"/>
        <w:spacing w:line="360" w:lineRule="auto"/>
        <w:jc w:val="both"/>
        <w:divId w:val="6491914"/>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30456A" w:rsidRPr="008F51A0" w:rsidRDefault="0030456A" w:rsidP="006216D3">
      <w:pPr>
        <w:numPr>
          <w:ilvl w:val="0"/>
          <w:numId w:val="90"/>
        </w:numPr>
        <w:shd w:val="clear" w:color="auto" w:fill="FFFFFF"/>
        <w:spacing w:line="360" w:lineRule="auto"/>
        <w:jc w:val="both"/>
        <w:divId w:val="6491914"/>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F41F92" w:rsidRPr="008F51A0" w:rsidRDefault="00F41F92" w:rsidP="008F51A0">
      <w:pPr>
        <w:pStyle w:val="Heading2"/>
        <w:shd w:val="clear" w:color="auto" w:fill="FFFFFF"/>
        <w:spacing w:before="0" w:after="160" w:line="360" w:lineRule="auto"/>
        <w:jc w:val="both"/>
        <w:divId w:val="65610091"/>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ol</w:t>
      </w:r>
      <w:proofErr w:type="gramEnd"/>
      <w:r w:rsidRPr="008F51A0">
        <w:rPr>
          <w:rFonts w:ascii="Bookman Old Style" w:eastAsia="Times New Roman" w:hAnsi="Bookman Old Style" w:cs="Helvetica"/>
          <w:b/>
          <w:bCs/>
          <w:color w:val="610B38"/>
          <w:sz w:val="38"/>
          <w:szCs w:val="38"/>
        </w:rPr>
        <w:t xml:space="preserve"> type="I"</w:t>
      </w:r>
    </w:p>
    <w:p w:rsidR="00F41F92" w:rsidRPr="008F51A0" w:rsidRDefault="00F41F92" w:rsidP="008F51A0">
      <w:pPr>
        <w:pStyle w:val="NormalWeb"/>
        <w:shd w:val="clear" w:color="auto" w:fill="FFFFFF"/>
        <w:spacing w:before="0" w:beforeAutospacing="0" w:after="160" w:afterAutospacing="0" w:line="360" w:lineRule="auto"/>
        <w:jc w:val="both"/>
        <w:divId w:val="65610091"/>
        <w:rPr>
          <w:rFonts w:ascii="Bookman Old Style" w:eastAsiaTheme="minorEastAsia" w:hAnsi="Bookman Old Style" w:cs="Segoe UI"/>
          <w:color w:val="333333"/>
        </w:rPr>
      </w:pPr>
      <w:r w:rsidRPr="008F51A0">
        <w:rPr>
          <w:rFonts w:ascii="Bookman Old Style" w:hAnsi="Bookman Old Style" w:cs="Segoe UI"/>
          <w:color w:val="333333"/>
        </w:rPr>
        <w:t>Let's see the example to display list in roman number uppercase.</w:t>
      </w:r>
    </w:p>
    <w:p w:rsidR="000234E8" w:rsidRPr="008F51A0" w:rsidRDefault="000234E8" w:rsidP="006216D3">
      <w:pPr>
        <w:pStyle w:val="alt"/>
        <w:numPr>
          <w:ilvl w:val="0"/>
          <w:numId w:val="91"/>
        </w:numPr>
        <w:spacing w:before="0" w:beforeAutospacing="0" w:after="160" w:afterAutospacing="0" w:line="360" w:lineRule="auto"/>
        <w:jc w:val="both"/>
        <w:divId w:val="46886438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4E8" w:rsidRPr="008F51A0" w:rsidRDefault="000234E8" w:rsidP="006216D3">
      <w:pPr>
        <w:numPr>
          <w:ilvl w:val="0"/>
          <w:numId w:val="91"/>
        </w:numPr>
        <w:spacing w:line="360" w:lineRule="auto"/>
        <w:jc w:val="both"/>
        <w:divId w:val="4688643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4E8" w:rsidRPr="008F51A0" w:rsidRDefault="000234E8" w:rsidP="006216D3">
      <w:pPr>
        <w:pStyle w:val="alt"/>
        <w:numPr>
          <w:ilvl w:val="0"/>
          <w:numId w:val="91"/>
        </w:numPr>
        <w:spacing w:before="0" w:beforeAutospacing="0" w:after="160" w:afterAutospacing="0" w:line="360" w:lineRule="auto"/>
        <w:jc w:val="both"/>
        <w:divId w:val="4688643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4E8" w:rsidRPr="008F51A0" w:rsidRDefault="000234E8" w:rsidP="006216D3">
      <w:pPr>
        <w:numPr>
          <w:ilvl w:val="0"/>
          <w:numId w:val="91"/>
        </w:numPr>
        <w:spacing w:line="360" w:lineRule="auto"/>
        <w:jc w:val="both"/>
        <w:divId w:val="4688643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4E8" w:rsidRPr="008F51A0" w:rsidRDefault="000234E8" w:rsidP="006216D3">
      <w:pPr>
        <w:pStyle w:val="alt"/>
        <w:numPr>
          <w:ilvl w:val="0"/>
          <w:numId w:val="91"/>
        </w:numPr>
        <w:spacing w:before="0" w:beforeAutospacing="0" w:after="160" w:afterAutospacing="0" w:line="360" w:lineRule="auto"/>
        <w:jc w:val="both"/>
        <w:divId w:val="4688643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34E8" w:rsidRPr="008F51A0" w:rsidRDefault="000234E8" w:rsidP="006216D3">
      <w:pPr>
        <w:numPr>
          <w:ilvl w:val="0"/>
          <w:numId w:val="91"/>
        </w:numPr>
        <w:spacing w:line="360" w:lineRule="auto"/>
        <w:jc w:val="both"/>
        <w:divId w:val="46886438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1A11" w:rsidRPr="008F51A0" w:rsidRDefault="0084644B"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1E7BDB" w:rsidRPr="008F51A0" w:rsidRDefault="001E7BDB" w:rsidP="006216D3">
      <w:pPr>
        <w:numPr>
          <w:ilvl w:val="0"/>
          <w:numId w:val="92"/>
        </w:numPr>
        <w:shd w:val="clear" w:color="auto" w:fill="FFFFFF"/>
        <w:spacing w:line="360" w:lineRule="auto"/>
        <w:jc w:val="both"/>
        <w:divId w:val="526601188"/>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1E7BDB" w:rsidRPr="008F51A0" w:rsidRDefault="001E7BDB" w:rsidP="006216D3">
      <w:pPr>
        <w:numPr>
          <w:ilvl w:val="0"/>
          <w:numId w:val="92"/>
        </w:numPr>
        <w:shd w:val="clear" w:color="auto" w:fill="FFFFFF"/>
        <w:spacing w:line="360" w:lineRule="auto"/>
        <w:jc w:val="both"/>
        <w:divId w:val="526601188"/>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1E7BDB" w:rsidRPr="008F51A0" w:rsidRDefault="001E7BDB" w:rsidP="006216D3">
      <w:pPr>
        <w:numPr>
          <w:ilvl w:val="0"/>
          <w:numId w:val="92"/>
        </w:numPr>
        <w:shd w:val="clear" w:color="auto" w:fill="FFFFFF"/>
        <w:spacing w:line="360" w:lineRule="auto"/>
        <w:jc w:val="both"/>
        <w:divId w:val="526601188"/>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1E7BDB" w:rsidRPr="008F51A0" w:rsidRDefault="001E7BDB" w:rsidP="006216D3">
      <w:pPr>
        <w:numPr>
          <w:ilvl w:val="0"/>
          <w:numId w:val="92"/>
        </w:numPr>
        <w:shd w:val="clear" w:color="auto" w:fill="FFFFFF"/>
        <w:spacing w:line="360" w:lineRule="auto"/>
        <w:jc w:val="both"/>
        <w:divId w:val="526601188"/>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712F80" w:rsidRPr="008F51A0" w:rsidRDefault="00712F80" w:rsidP="008F51A0">
      <w:pPr>
        <w:pStyle w:val="Heading2"/>
        <w:shd w:val="clear" w:color="auto" w:fill="FFFFFF"/>
        <w:spacing w:before="0" w:after="160" w:line="360" w:lineRule="auto"/>
        <w:jc w:val="both"/>
        <w:divId w:val="92290951"/>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ol</w:t>
      </w:r>
      <w:proofErr w:type="gramEnd"/>
      <w:r w:rsidRPr="008F51A0">
        <w:rPr>
          <w:rFonts w:ascii="Bookman Old Style" w:eastAsia="Times New Roman" w:hAnsi="Bookman Old Style" w:cs="Helvetica"/>
          <w:b/>
          <w:bCs/>
          <w:color w:val="610B38"/>
          <w:sz w:val="38"/>
          <w:szCs w:val="38"/>
        </w:rPr>
        <w:t xml:space="preserve"> type="i"</w:t>
      </w:r>
    </w:p>
    <w:p w:rsidR="00712F80" w:rsidRPr="008F51A0" w:rsidRDefault="00712F80" w:rsidP="008F51A0">
      <w:pPr>
        <w:pStyle w:val="NormalWeb"/>
        <w:shd w:val="clear" w:color="auto" w:fill="FFFFFF"/>
        <w:spacing w:before="0" w:beforeAutospacing="0" w:after="160" w:afterAutospacing="0" w:line="360" w:lineRule="auto"/>
        <w:jc w:val="both"/>
        <w:divId w:val="92290951"/>
        <w:rPr>
          <w:rFonts w:ascii="Bookman Old Style" w:eastAsiaTheme="minorEastAsia" w:hAnsi="Bookman Old Style" w:cs="Segoe UI"/>
          <w:color w:val="333333"/>
        </w:rPr>
      </w:pPr>
      <w:r w:rsidRPr="008F51A0">
        <w:rPr>
          <w:rFonts w:ascii="Bookman Old Style" w:hAnsi="Bookman Old Style" w:cs="Segoe UI"/>
          <w:color w:val="333333"/>
        </w:rPr>
        <w:t>Let's see the example to display list in roman number lowercase.</w:t>
      </w:r>
    </w:p>
    <w:p w:rsidR="00E325EE" w:rsidRPr="008F51A0" w:rsidRDefault="00E325EE" w:rsidP="006216D3">
      <w:pPr>
        <w:pStyle w:val="alt"/>
        <w:numPr>
          <w:ilvl w:val="0"/>
          <w:numId w:val="93"/>
        </w:numPr>
        <w:spacing w:before="0" w:beforeAutospacing="0" w:after="160" w:afterAutospacing="0" w:line="360" w:lineRule="auto"/>
        <w:jc w:val="both"/>
        <w:divId w:val="1076711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325EE" w:rsidRPr="008F51A0" w:rsidRDefault="00E325EE" w:rsidP="006216D3">
      <w:pPr>
        <w:numPr>
          <w:ilvl w:val="0"/>
          <w:numId w:val="93"/>
        </w:numPr>
        <w:spacing w:line="360" w:lineRule="auto"/>
        <w:jc w:val="both"/>
        <w:divId w:val="1076711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325EE" w:rsidRPr="008F51A0" w:rsidRDefault="00E325EE" w:rsidP="006216D3">
      <w:pPr>
        <w:pStyle w:val="alt"/>
        <w:numPr>
          <w:ilvl w:val="0"/>
          <w:numId w:val="93"/>
        </w:numPr>
        <w:spacing w:before="0" w:beforeAutospacing="0" w:after="160" w:afterAutospacing="0" w:line="360" w:lineRule="auto"/>
        <w:jc w:val="both"/>
        <w:divId w:val="1076711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325EE" w:rsidRPr="008F51A0" w:rsidRDefault="00E325EE" w:rsidP="006216D3">
      <w:pPr>
        <w:numPr>
          <w:ilvl w:val="0"/>
          <w:numId w:val="93"/>
        </w:numPr>
        <w:spacing w:line="360" w:lineRule="auto"/>
        <w:jc w:val="both"/>
        <w:divId w:val="1076711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325EE" w:rsidRPr="008F51A0" w:rsidRDefault="00E325EE" w:rsidP="006216D3">
      <w:pPr>
        <w:pStyle w:val="alt"/>
        <w:numPr>
          <w:ilvl w:val="0"/>
          <w:numId w:val="93"/>
        </w:numPr>
        <w:spacing w:before="0" w:beforeAutospacing="0" w:after="160" w:afterAutospacing="0" w:line="360" w:lineRule="auto"/>
        <w:jc w:val="both"/>
        <w:divId w:val="107671182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325EE" w:rsidRPr="008F51A0" w:rsidRDefault="00E325EE" w:rsidP="006216D3">
      <w:pPr>
        <w:numPr>
          <w:ilvl w:val="0"/>
          <w:numId w:val="93"/>
        </w:numPr>
        <w:spacing w:line="360" w:lineRule="auto"/>
        <w:jc w:val="both"/>
        <w:divId w:val="107671182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4644B" w:rsidRPr="008F51A0" w:rsidRDefault="00D42814"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8C2ABE" w:rsidRPr="008F51A0" w:rsidRDefault="008C2ABE" w:rsidP="006216D3">
      <w:pPr>
        <w:numPr>
          <w:ilvl w:val="0"/>
          <w:numId w:val="94"/>
        </w:numPr>
        <w:shd w:val="clear" w:color="auto" w:fill="FFFFFF"/>
        <w:spacing w:line="360" w:lineRule="auto"/>
        <w:jc w:val="both"/>
        <w:divId w:val="1197080638"/>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8C2ABE" w:rsidRPr="008F51A0" w:rsidRDefault="008C2ABE" w:rsidP="006216D3">
      <w:pPr>
        <w:numPr>
          <w:ilvl w:val="0"/>
          <w:numId w:val="94"/>
        </w:numPr>
        <w:shd w:val="clear" w:color="auto" w:fill="FFFFFF"/>
        <w:spacing w:line="360" w:lineRule="auto"/>
        <w:jc w:val="both"/>
        <w:divId w:val="1197080638"/>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8C2ABE" w:rsidRPr="008F51A0" w:rsidRDefault="008C2ABE" w:rsidP="006216D3">
      <w:pPr>
        <w:numPr>
          <w:ilvl w:val="0"/>
          <w:numId w:val="94"/>
        </w:numPr>
        <w:shd w:val="clear" w:color="auto" w:fill="FFFFFF"/>
        <w:spacing w:line="360" w:lineRule="auto"/>
        <w:jc w:val="both"/>
        <w:divId w:val="1197080638"/>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8C2ABE" w:rsidRPr="008F51A0" w:rsidRDefault="008C2ABE" w:rsidP="006216D3">
      <w:pPr>
        <w:numPr>
          <w:ilvl w:val="0"/>
          <w:numId w:val="94"/>
        </w:numPr>
        <w:shd w:val="clear" w:color="auto" w:fill="FFFFFF"/>
        <w:spacing w:line="360" w:lineRule="auto"/>
        <w:jc w:val="both"/>
        <w:divId w:val="1197080638"/>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6E4DFA" w:rsidRPr="008F51A0" w:rsidRDefault="006E4DFA" w:rsidP="008F51A0">
      <w:pPr>
        <w:pStyle w:val="Heading2"/>
        <w:shd w:val="clear" w:color="auto" w:fill="FFFFFF"/>
        <w:spacing w:before="0" w:after="160" w:line="360" w:lineRule="auto"/>
        <w:jc w:val="both"/>
        <w:divId w:val="479349937"/>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ol</w:t>
      </w:r>
      <w:proofErr w:type="gramEnd"/>
      <w:r w:rsidRPr="008F51A0">
        <w:rPr>
          <w:rFonts w:ascii="Bookman Old Style" w:eastAsia="Times New Roman" w:hAnsi="Bookman Old Style" w:cs="Helvetica"/>
          <w:b/>
          <w:bCs/>
          <w:color w:val="610B38"/>
          <w:sz w:val="38"/>
          <w:szCs w:val="38"/>
        </w:rPr>
        <w:t xml:space="preserve"> type="A"</w:t>
      </w:r>
    </w:p>
    <w:p w:rsidR="006E4DFA" w:rsidRPr="008F51A0" w:rsidRDefault="006E4DFA" w:rsidP="008F51A0">
      <w:pPr>
        <w:pStyle w:val="NormalWeb"/>
        <w:shd w:val="clear" w:color="auto" w:fill="FFFFFF"/>
        <w:spacing w:before="0" w:beforeAutospacing="0" w:after="160" w:afterAutospacing="0" w:line="360" w:lineRule="auto"/>
        <w:jc w:val="both"/>
        <w:divId w:val="479349937"/>
        <w:rPr>
          <w:rFonts w:ascii="Bookman Old Style" w:eastAsiaTheme="minorEastAsia" w:hAnsi="Bookman Old Style" w:cs="Segoe UI"/>
          <w:color w:val="333333"/>
        </w:rPr>
      </w:pPr>
      <w:r w:rsidRPr="008F51A0">
        <w:rPr>
          <w:rFonts w:ascii="Bookman Old Style" w:hAnsi="Bookman Old Style" w:cs="Segoe UI"/>
          <w:color w:val="333333"/>
        </w:rPr>
        <w:t>Let's see the example to display list in alphabet uppercase.</w:t>
      </w:r>
    </w:p>
    <w:p w:rsidR="00B56F0A" w:rsidRPr="008F51A0" w:rsidRDefault="00B56F0A" w:rsidP="006216D3">
      <w:pPr>
        <w:pStyle w:val="alt"/>
        <w:numPr>
          <w:ilvl w:val="0"/>
          <w:numId w:val="95"/>
        </w:numPr>
        <w:spacing w:before="0" w:beforeAutospacing="0" w:after="160" w:afterAutospacing="0" w:line="360" w:lineRule="auto"/>
        <w:jc w:val="both"/>
        <w:divId w:val="94176283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6F0A" w:rsidRPr="008F51A0" w:rsidRDefault="00B56F0A" w:rsidP="006216D3">
      <w:pPr>
        <w:numPr>
          <w:ilvl w:val="0"/>
          <w:numId w:val="95"/>
        </w:numPr>
        <w:spacing w:line="360" w:lineRule="auto"/>
        <w:jc w:val="both"/>
        <w:divId w:val="941762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6F0A" w:rsidRPr="008F51A0" w:rsidRDefault="00B56F0A" w:rsidP="006216D3">
      <w:pPr>
        <w:pStyle w:val="alt"/>
        <w:numPr>
          <w:ilvl w:val="0"/>
          <w:numId w:val="95"/>
        </w:numPr>
        <w:spacing w:before="0" w:beforeAutospacing="0" w:after="160" w:afterAutospacing="0" w:line="360" w:lineRule="auto"/>
        <w:jc w:val="both"/>
        <w:divId w:val="941762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6F0A" w:rsidRPr="008F51A0" w:rsidRDefault="00B56F0A" w:rsidP="006216D3">
      <w:pPr>
        <w:numPr>
          <w:ilvl w:val="0"/>
          <w:numId w:val="95"/>
        </w:numPr>
        <w:spacing w:line="360" w:lineRule="auto"/>
        <w:jc w:val="both"/>
        <w:divId w:val="941762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6F0A" w:rsidRPr="008F51A0" w:rsidRDefault="00B56F0A" w:rsidP="006216D3">
      <w:pPr>
        <w:pStyle w:val="alt"/>
        <w:numPr>
          <w:ilvl w:val="0"/>
          <w:numId w:val="95"/>
        </w:numPr>
        <w:spacing w:before="0" w:beforeAutospacing="0" w:after="160" w:afterAutospacing="0" w:line="360" w:lineRule="auto"/>
        <w:jc w:val="both"/>
        <w:divId w:val="94176283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56F0A" w:rsidRPr="008F51A0" w:rsidRDefault="00B56F0A" w:rsidP="006216D3">
      <w:pPr>
        <w:numPr>
          <w:ilvl w:val="0"/>
          <w:numId w:val="95"/>
        </w:numPr>
        <w:spacing w:line="360" w:lineRule="auto"/>
        <w:jc w:val="both"/>
        <w:divId w:val="94176283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42814" w:rsidRPr="008F51A0" w:rsidRDefault="006B22F9"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982DB4" w:rsidRPr="008F51A0" w:rsidRDefault="00982DB4" w:rsidP="006216D3">
      <w:pPr>
        <w:numPr>
          <w:ilvl w:val="0"/>
          <w:numId w:val="96"/>
        </w:numPr>
        <w:shd w:val="clear" w:color="auto" w:fill="FFFFFF"/>
        <w:spacing w:line="360" w:lineRule="auto"/>
        <w:jc w:val="both"/>
        <w:divId w:val="1818103227"/>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982DB4" w:rsidRPr="008F51A0" w:rsidRDefault="00982DB4" w:rsidP="006216D3">
      <w:pPr>
        <w:numPr>
          <w:ilvl w:val="0"/>
          <w:numId w:val="96"/>
        </w:numPr>
        <w:shd w:val="clear" w:color="auto" w:fill="FFFFFF"/>
        <w:spacing w:line="360" w:lineRule="auto"/>
        <w:jc w:val="both"/>
        <w:divId w:val="1818103227"/>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982DB4" w:rsidRPr="008F51A0" w:rsidRDefault="00982DB4" w:rsidP="006216D3">
      <w:pPr>
        <w:numPr>
          <w:ilvl w:val="0"/>
          <w:numId w:val="96"/>
        </w:numPr>
        <w:shd w:val="clear" w:color="auto" w:fill="FFFFFF"/>
        <w:spacing w:line="360" w:lineRule="auto"/>
        <w:jc w:val="both"/>
        <w:divId w:val="1818103227"/>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982DB4" w:rsidRPr="008F51A0" w:rsidRDefault="00982DB4" w:rsidP="006216D3">
      <w:pPr>
        <w:numPr>
          <w:ilvl w:val="0"/>
          <w:numId w:val="96"/>
        </w:numPr>
        <w:shd w:val="clear" w:color="auto" w:fill="FFFFFF"/>
        <w:spacing w:line="360" w:lineRule="auto"/>
        <w:jc w:val="both"/>
        <w:divId w:val="1818103227"/>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9C408E" w:rsidRPr="008F51A0" w:rsidRDefault="009C408E" w:rsidP="008F51A0">
      <w:pPr>
        <w:pStyle w:val="Heading2"/>
        <w:shd w:val="clear" w:color="auto" w:fill="FFFFFF"/>
        <w:spacing w:before="0" w:after="160" w:line="360" w:lineRule="auto"/>
        <w:jc w:val="both"/>
        <w:divId w:val="870148874"/>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ol</w:t>
      </w:r>
      <w:proofErr w:type="gramEnd"/>
      <w:r w:rsidRPr="008F51A0">
        <w:rPr>
          <w:rFonts w:ascii="Bookman Old Style" w:eastAsia="Times New Roman" w:hAnsi="Bookman Old Style" w:cs="Helvetica"/>
          <w:b/>
          <w:bCs/>
          <w:color w:val="610B38"/>
          <w:sz w:val="38"/>
          <w:szCs w:val="38"/>
        </w:rPr>
        <w:t xml:space="preserve"> type="a"</w:t>
      </w:r>
    </w:p>
    <w:p w:rsidR="009C408E" w:rsidRPr="008F51A0" w:rsidRDefault="009C408E" w:rsidP="008F51A0">
      <w:pPr>
        <w:pStyle w:val="NormalWeb"/>
        <w:shd w:val="clear" w:color="auto" w:fill="FFFFFF"/>
        <w:spacing w:before="0" w:beforeAutospacing="0" w:after="160" w:afterAutospacing="0" w:line="360" w:lineRule="auto"/>
        <w:jc w:val="both"/>
        <w:divId w:val="870148874"/>
        <w:rPr>
          <w:rFonts w:ascii="Bookman Old Style" w:eastAsiaTheme="minorEastAsia" w:hAnsi="Bookman Old Style" w:cs="Segoe UI"/>
          <w:color w:val="333333"/>
        </w:rPr>
      </w:pPr>
      <w:r w:rsidRPr="008F51A0">
        <w:rPr>
          <w:rFonts w:ascii="Bookman Old Style" w:hAnsi="Bookman Old Style" w:cs="Segoe UI"/>
          <w:color w:val="333333"/>
        </w:rPr>
        <w:t>Let's see the example to display list in alphabet lowercase.</w:t>
      </w:r>
    </w:p>
    <w:p w:rsidR="00B4236E" w:rsidRPr="008F51A0" w:rsidRDefault="00B4236E" w:rsidP="006216D3">
      <w:pPr>
        <w:pStyle w:val="alt"/>
        <w:numPr>
          <w:ilvl w:val="0"/>
          <w:numId w:val="97"/>
        </w:numPr>
        <w:spacing w:before="0" w:beforeAutospacing="0" w:after="160" w:afterAutospacing="0" w:line="360" w:lineRule="auto"/>
        <w:jc w:val="both"/>
        <w:divId w:val="16736026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236E" w:rsidRPr="008F51A0" w:rsidRDefault="00B4236E" w:rsidP="006216D3">
      <w:pPr>
        <w:numPr>
          <w:ilvl w:val="0"/>
          <w:numId w:val="97"/>
        </w:numPr>
        <w:spacing w:line="360" w:lineRule="auto"/>
        <w:jc w:val="both"/>
        <w:divId w:val="16736026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236E" w:rsidRPr="008F51A0" w:rsidRDefault="00B4236E" w:rsidP="006216D3">
      <w:pPr>
        <w:pStyle w:val="alt"/>
        <w:numPr>
          <w:ilvl w:val="0"/>
          <w:numId w:val="97"/>
        </w:numPr>
        <w:spacing w:before="0" w:beforeAutospacing="0" w:after="160" w:afterAutospacing="0" w:line="360" w:lineRule="auto"/>
        <w:jc w:val="both"/>
        <w:divId w:val="16736026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236E" w:rsidRPr="008F51A0" w:rsidRDefault="00B4236E" w:rsidP="006216D3">
      <w:pPr>
        <w:numPr>
          <w:ilvl w:val="0"/>
          <w:numId w:val="97"/>
        </w:numPr>
        <w:spacing w:line="360" w:lineRule="auto"/>
        <w:jc w:val="both"/>
        <w:divId w:val="16736026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236E" w:rsidRPr="008F51A0" w:rsidRDefault="00B4236E" w:rsidP="006216D3">
      <w:pPr>
        <w:pStyle w:val="alt"/>
        <w:numPr>
          <w:ilvl w:val="0"/>
          <w:numId w:val="97"/>
        </w:numPr>
        <w:spacing w:before="0" w:beforeAutospacing="0" w:after="160" w:afterAutospacing="0" w:line="360" w:lineRule="auto"/>
        <w:jc w:val="both"/>
        <w:divId w:val="16736026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236E" w:rsidRPr="008F51A0" w:rsidRDefault="00B4236E" w:rsidP="006216D3">
      <w:pPr>
        <w:numPr>
          <w:ilvl w:val="0"/>
          <w:numId w:val="97"/>
        </w:numPr>
        <w:spacing w:line="360" w:lineRule="auto"/>
        <w:jc w:val="both"/>
        <w:divId w:val="16736026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B22F9" w:rsidRPr="008F51A0" w:rsidRDefault="00967417"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505907" w:rsidRPr="008F51A0" w:rsidRDefault="00505907" w:rsidP="006216D3">
      <w:pPr>
        <w:numPr>
          <w:ilvl w:val="0"/>
          <w:numId w:val="98"/>
        </w:numPr>
        <w:shd w:val="clear" w:color="auto" w:fill="FFFFFF"/>
        <w:spacing w:line="360" w:lineRule="auto"/>
        <w:jc w:val="both"/>
        <w:divId w:val="672268971"/>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505907" w:rsidRPr="008F51A0" w:rsidRDefault="00505907" w:rsidP="006216D3">
      <w:pPr>
        <w:numPr>
          <w:ilvl w:val="0"/>
          <w:numId w:val="98"/>
        </w:numPr>
        <w:shd w:val="clear" w:color="auto" w:fill="FFFFFF"/>
        <w:spacing w:line="360" w:lineRule="auto"/>
        <w:jc w:val="both"/>
        <w:divId w:val="672268971"/>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505907" w:rsidRPr="008F51A0" w:rsidRDefault="00505907" w:rsidP="006216D3">
      <w:pPr>
        <w:numPr>
          <w:ilvl w:val="0"/>
          <w:numId w:val="98"/>
        </w:numPr>
        <w:shd w:val="clear" w:color="auto" w:fill="FFFFFF"/>
        <w:spacing w:line="360" w:lineRule="auto"/>
        <w:jc w:val="both"/>
        <w:divId w:val="672268971"/>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505907" w:rsidRPr="008F51A0" w:rsidRDefault="00505907" w:rsidP="006216D3">
      <w:pPr>
        <w:numPr>
          <w:ilvl w:val="0"/>
          <w:numId w:val="98"/>
        </w:numPr>
        <w:shd w:val="clear" w:color="auto" w:fill="FFFFFF"/>
        <w:spacing w:line="360" w:lineRule="auto"/>
        <w:jc w:val="both"/>
        <w:divId w:val="672268971"/>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576700" w:rsidRPr="008F51A0" w:rsidRDefault="00576700" w:rsidP="008F51A0">
      <w:pPr>
        <w:pStyle w:val="Heading2"/>
        <w:shd w:val="clear" w:color="auto" w:fill="FFFFFF"/>
        <w:spacing w:before="0" w:after="160" w:line="360" w:lineRule="auto"/>
        <w:jc w:val="both"/>
        <w:divId w:val="2049916685"/>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start</w:t>
      </w:r>
      <w:proofErr w:type="gramEnd"/>
      <w:r w:rsidRPr="008F51A0">
        <w:rPr>
          <w:rFonts w:ascii="Bookman Old Style" w:eastAsia="Times New Roman" w:hAnsi="Bookman Old Style" w:cs="Helvetica"/>
          <w:b/>
          <w:bCs/>
          <w:color w:val="610B38"/>
          <w:sz w:val="38"/>
          <w:szCs w:val="38"/>
        </w:rPr>
        <w:t xml:space="preserve"> attribute</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eastAsiaTheme="minorEastAsia" w:hAnsi="Bookman Old Style" w:cs="Segoe UI"/>
          <w:color w:val="333333"/>
        </w:rPr>
      </w:pPr>
      <w:r w:rsidRPr="008F51A0">
        <w:rPr>
          <w:rFonts w:ascii="Bookman Old Style" w:hAnsi="Bookman Old Style" w:cs="Segoe UI"/>
          <w:color w:val="333333"/>
        </w:rPr>
        <w:t>The start attribute is used with ol tag to specify from where to start the list items.</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hAnsi="Bookman Old Style" w:cs="Segoe UI"/>
          <w:color w:val="333333"/>
        </w:rPr>
      </w:pPr>
      <w:r w:rsidRPr="008F51A0">
        <w:rPr>
          <w:rFonts w:ascii="Bookman Old Style" w:hAnsi="Bookman Old Style" w:cs="Segoe UI"/>
          <w:b/>
          <w:bCs/>
          <w:color w:val="333333"/>
        </w:rPr>
        <w:t>&lt;ol type="1" start="5"</w:t>
      </w:r>
      <w:proofErr w:type="gramStart"/>
      <w:r w:rsidRPr="008F51A0">
        <w:rPr>
          <w:rFonts w:ascii="Bookman Old Style" w:hAnsi="Bookman Old Style" w:cs="Segoe UI"/>
          <w:b/>
          <w:bCs/>
          <w:color w:val="333333"/>
        </w:rPr>
        <w:t>&gt;</w:t>
      </w:r>
      <w:r w:rsidRPr="008F51A0">
        <w:rPr>
          <w:rFonts w:ascii="Bookman Old Style" w:hAnsi="Bookman Old Style" w:cs="Segoe UI"/>
          <w:color w:val="333333"/>
        </w:rPr>
        <w:t> :</w:t>
      </w:r>
      <w:proofErr w:type="gramEnd"/>
      <w:r w:rsidRPr="008F51A0">
        <w:rPr>
          <w:rFonts w:ascii="Bookman Old Style" w:hAnsi="Bookman Old Style" w:cs="Segoe UI"/>
          <w:color w:val="333333"/>
        </w:rPr>
        <w:t xml:space="preserve"> It will show numeric values starting with "5".</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hAnsi="Bookman Old Style" w:cs="Segoe UI"/>
          <w:color w:val="333333"/>
        </w:rPr>
      </w:pPr>
      <w:r w:rsidRPr="008F51A0">
        <w:rPr>
          <w:rFonts w:ascii="Bookman Old Style" w:hAnsi="Bookman Old Style" w:cs="Segoe UI"/>
          <w:b/>
          <w:bCs/>
          <w:color w:val="333333"/>
        </w:rPr>
        <w:t>&lt;ol type="A" start="5"</w:t>
      </w:r>
      <w:proofErr w:type="gramStart"/>
      <w:r w:rsidRPr="008F51A0">
        <w:rPr>
          <w:rFonts w:ascii="Bookman Old Style" w:hAnsi="Bookman Old Style" w:cs="Segoe UI"/>
          <w:b/>
          <w:bCs/>
          <w:color w:val="333333"/>
        </w:rPr>
        <w:t>&gt;</w:t>
      </w:r>
      <w:r w:rsidRPr="008F51A0">
        <w:rPr>
          <w:rFonts w:ascii="Bookman Old Style" w:hAnsi="Bookman Old Style" w:cs="Segoe UI"/>
          <w:color w:val="333333"/>
        </w:rPr>
        <w:t> :</w:t>
      </w:r>
      <w:proofErr w:type="gramEnd"/>
      <w:r w:rsidRPr="008F51A0">
        <w:rPr>
          <w:rFonts w:ascii="Bookman Old Style" w:hAnsi="Bookman Old Style" w:cs="Segoe UI"/>
          <w:color w:val="333333"/>
        </w:rPr>
        <w:t xml:space="preserve"> It will show capital alphabets starting with "E".</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hAnsi="Bookman Old Style" w:cs="Segoe UI"/>
          <w:color w:val="333333"/>
        </w:rPr>
      </w:pPr>
      <w:r w:rsidRPr="008F51A0">
        <w:rPr>
          <w:rFonts w:ascii="Bookman Old Style" w:hAnsi="Bookman Old Style" w:cs="Segoe UI"/>
          <w:b/>
          <w:bCs/>
          <w:color w:val="333333"/>
        </w:rPr>
        <w:t>&lt;ol type="a" start="5"</w:t>
      </w:r>
      <w:proofErr w:type="gramStart"/>
      <w:r w:rsidRPr="008F51A0">
        <w:rPr>
          <w:rFonts w:ascii="Bookman Old Style" w:hAnsi="Bookman Old Style" w:cs="Segoe UI"/>
          <w:b/>
          <w:bCs/>
          <w:color w:val="333333"/>
        </w:rPr>
        <w:t>&gt;</w:t>
      </w:r>
      <w:r w:rsidRPr="008F51A0">
        <w:rPr>
          <w:rFonts w:ascii="Bookman Old Style" w:hAnsi="Bookman Old Style" w:cs="Segoe UI"/>
          <w:color w:val="333333"/>
        </w:rPr>
        <w:t> :</w:t>
      </w:r>
      <w:proofErr w:type="gramEnd"/>
      <w:r w:rsidRPr="008F51A0">
        <w:rPr>
          <w:rFonts w:ascii="Bookman Old Style" w:hAnsi="Bookman Old Style" w:cs="Segoe UI"/>
          <w:color w:val="333333"/>
        </w:rPr>
        <w:t xml:space="preserve"> It will show lower case alphabets starting with "e".</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hAnsi="Bookman Old Style" w:cs="Segoe UI"/>
          <w:color w:val="333333"/>
        </w:rPr>
      </w:pPr>
      <w:r w:rsidRPr="008F51A0">
        <w:rPr>
          <w:rFonts w:ascii="Bookman Old Style" w:hAnsi="Bookman Old Style" w:cs="Segoe UI"/>
          <w:b/>
          <w:bCs/>
          <w:color w:val="333333"/>
        </w:rPr>
        <w:t>&lt;ol type="I" start="5"</w:t>
      </w:r>
      <w:proofErr w:type="gramStart"/>
      <w:r w:rsidRPr="008F51A0">
        <w:rPr>
          <w:rFonts w:ascii="Bookman Old Style" w:hAnsi="Bookman Old Style" w:cs="Segoe UI"/>
          <w:b/>
          <w:bCs/>
          <w:color w:val="333333"/>
        </w:rPr>
        <w:t>&gt;</w:t>
      </w:r>
      <w:r w:rsidRPr="008F51A0">
        <w:rPr>
          <w:rFonts w:ascii="Bookman Old Style" w:hAnsi="Bookman Old Style" w:cs="Segoe UI"/>
          <w:color w:val="333333"/>
        </w:rPr>
        <w:t> :</w:t>
      </w:r>
      <w:proofErr w:type="gramEnd"/>
      <w:r w:rsidRPr="008F51A0">
        <w:rPr>
          <w:rFonts w:ascii="Bookman Old Style" w:hAnsi="Bookman Old Style" w:cs="Segoe UI"/>
          <w:color w:val="333333"/>
        </w:rPr>
        <w:t xml:space="preserve"> It will show Roman upper case value starting with "V".</w:t>
      </w:r>
    </w:p>
    <w:p w:rsidR="00576700" w:rsidRPr="008F51A0" w:rsidRDefault="00576700" w:rsidP="008F51A0">
      <w:pPr>
        <w:pStyle w:val="NormalWeb"/>
        <w:shd w:val="clear" w:color="auto" w:fill="FFFFFF"/>
        <w:spacing w:before="0" w:beforeAutospacing="0" w:after="160" w:afterAutospacing="0" w:line="360" w:lineRule="auto"/>
        <w:jc w:val="both"/>
        <w:divId w:val="2049916685"/>
        <w:rPr>
          <w:rFonts w:ascii="Bookman Old Style" w:hAnsi="Bookman Old Style" w:cs="Segoe UI"/>
          <w:color w:val="333333"/>
        </w:rPr>
      </w:pPr>
      <w:r w:rsidRPr="008F51A0">
        <w:rPr>
          <w:rFonts w:ascii="Bookman Old Style" w:hAnsi="Bookman Old Style" w:cs="Segoe UI"/>
          <w:b/>
          <w:bCs/>
          <w:color w:val="333333"/>
        </w:rPr>
        <w:t>&lt;ol type="i" start="5"</w:t>
      </w:r>
      <w:proofErr w:type="gramStart"/>
      <w:r w:rsidRPr="008F51A0">
        <w:rPr>
          <w:rFonts w:ascii="Bookman Old Style" w:hAnsi="Bookman Old Style" w:cs="Segoe UI"/>
          <w:b/>
          <w:bCs/>
          <w:color w:val="333333"/>
        </w:rPr>
        <w:t>&gt;</w:t>
      </w:r>
      <w:r w:rsidRPr="008F51A0">
        <w:rPr>
          <w:rFonts w:ascii="Bookman Old Style" w:hAnsi="Bookman Old Style" w:cs="Segoe UI"/>
          <w:color w:val="333333"/>
        </w:rPr>
        <w:t> :</w:t>
      </w:r>
      <w:proofErr w:type="gramEnd"/>
      <w:r w:rsidRPr="008F51A0">
        <w:rPr>
          <w:rFonts w:ascii="Bookman Old Style" w:hAnsi="Bookman Old Style" w:cs="Segoe UI"/>
          <w:color w:val="333333"/>
        </w:rPr>
        <w:t xml:space="preserve"> It will show Roman lower case value starting with "v".</w:t>
      </w:r>
    </w:p>
    <w:p w:rsidR="008B2E23" w:rsidRPr="008F51A0" w:rsidRDefault="008B2E23" w:rsidP="006216D3">
      <w:pPr>
        <w:pStyle w:val="alt"/>
        <w:numPr>
          <w:ilvl w:val="0"/>
          <w:numId w:val="99"/>
        </w:numPr>
        <w:spacing w:before="0" w:beforeAutospacing="0" w:after="160" w:afterAutospacing="0" w:line="360" w:lineRule="auto"/>
        <w:jc w:val="both"/>
        <w:divId w:val="54749131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"i"</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start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"5"</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B2E23" w:rsidRPr="008F51A0" w:rsidRDefault="008B2E23" w:rsidP="006216D3">
      <w:pPr>
        <w:numPr>
          <w:ilvl w:val="0"/>
          <w:numId w:val="99"/>
        </w:numPr>
        <w:spacing w:line="360" w:lineRule="auto"/>
        <w:jc w:val="both"/>
        <w:divId w:val="5474913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B2E23" w:rsidRPr="008F51A0" w:rsidRDefault="008B2E23" w:rsidP="006216D3">
      <w:pPr>
        <w:pStyle w:val="alt"/>
        <w:numPr>
          <w:ilvl w:val="0"/>
          <w:numId w:val="99"/>
        </w:numPr>
        <w:spacing w:before="0" w:beforeAutospacing="0" w:after="160" w:afterAutospacing="0" w:line="360" w:lineRule="auto"/>
        <w:jc w:val="both"/>
        <w:divId w:val="5474913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B2E23" w:rsidRPr="008F51A0" w:rsidRDefault="008B2E23" w:rsidP="006216D3">
      <w:pPr>
        <w:numPr>
          <w:ilvl w:val="0"/>
          <w:numId w:val="99"/>
        </w:numPr>
        <w:spacing w:line="360" w:lineRule="auto"/>
        <w:jc w:val="both"/>
        <w:divId w:val="5474913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B2E23" w:rsidRPr="008F51A0" w:rsidRDefault="008B2E23" w:rsidP="006216D3">
      <w:pPr>
        <w:pStyle w:val="alt"/>
        <w:numPr>
          <w:ilvl w:val="0"/>
          <w:numId w:val="99"/>
        </w:numPr>
        <w:spacing w:before="0" w:beforeAutospacing="0" w:after="160" w:afterAutospacing="0" w:line="360" w:lineRule="auto"/>
        <w:jc w:val="both"/>
        <w:divId w:val="5474913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B2E23" w:rsidRPr="008F51A0" w:rsidRDefault="008B2E23" w:rsidP="006216D3">
      <w:pPr>
        <w:numPr>
          <w:ilvl w:val="0"/>
          <w:numId w:val="99"/>
        </w:numPr>
        <w:spacing w:line="360" w:lineRule="auto"/>
        <w:jc w:val="both"/>
        <w:divId w:val="54749131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67417" w:rsidRPr="008F51A0" w:rsidRDefault="007A4936"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6A6C85" w:rsidRPr="008F51A0" w:rsidRDefault="006A6C85" w:rsidP="006216D3">
      <w:pPr>
        <w:numPr>
          <w:ilvl w:val="0"/>
          <w:numId w:val="100"/>
        </w:numPr>
        <w:shd w:val="clear" w:color="auto" w:fill="FFFFFF"/>
        <w:spacing w:line="360" w:lineRule="auto"/>
        <w:jc w:val="both"/>
        <w:divId w:val="191845321"/>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HTML</w:t>
      </w:r>
    </w:p>
    <w:p w:rsidR="006A6C85" w:rsidRPr="008F51A0" w:rsidRDefault="006A6C85" w:rsidP="006216D3">
      <w:pPr>
        <w:numPr>
          <w:ilvl w:val="0"/>
          <w:numId w:val="100"/>
        </w:numPr>
        <w:shd w:val="clear" w:color="auto" w:fill="FFFFFF"/>
        <w:spacing w:line="360" w:lineRule="auto"/>
        <w:jc w:val="both"/>
        <w:divId w:val="191845321"/>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6A6C85" w:rsidRPr="008F51A0" w:rsidRDefault="006A6C85" w:rsidP="006216D3">
      <w:pPr>
        <w:numPr>
          <w:ilvl w:val="0"/>
          <w:numId w:val="100"/>
        </w:numPr>
        <w:shd w:val="clear" w:color="auto" w:fill="FFFFFF"/>
        <w:spacing w:line="360" w:lineRule="auto"/>
        <w:jc w:val="both"/>
        <w:divId w:val="191845321"/>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6A6C85" w:rsidRPr="008F51A0" w:rsidRDefault="006A6C85" w:rsidP="006216D3">
      <w:pPr>
        <w:numPr>
          <w:ilvl w:val="0"/>
          <w:numId w:val="100"/>
        </w:numPr>
        <w:shd w:val="clear" w:color="auto" w:fill="FFFFFF"/>
        <w:spacing w:line="360" w:lineRule="auto"/>
        <w:jc w:val="both"/>
        <w:divId w:val="191845321"/>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2A7784" w:rsidRPr="008F51A0" w:rsidRDefault="002A7784" w:rsidP="008F51A0">
      <w:pPr>
        <w:pStyle w:val="Heading2"/>
        <w:shd w:val="clear" w:color="auto" w:fill="FFFFFF"/>
        <w:spacing w:before="0" w:after="160" w:line="360" w:lineRule="auto"/>
        <w:jc w:val="both"/>
        <w:divId w:val="1082484540"/>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lastRenderedPageBreak/>
        <w:t>reversed</w:t>
      </w:r>
      <w:proofErr w:type="gramEnd"/>
      <w:r w:rsidRPr="008F51A0">
        <w:rPr>
          <w:rFonts w:ascii="Bookman Old Style" w:eastAsia="Times New Roman" w:hAnsi="Bookman Old Style" w:cs="Helvetica"/>
          <w:b/>
          <w:bCs/>
          <w:color w:val="610B38"/>
          <w:sz w:val="38"/>
          <w:szCs w:val="38"/>
        </w:rPr>
        <w:t xml:space="preserve"> Attribute:</w:t>
      </w:r>
    </w:p>
    <w:p w:rsidR="002A7784" w:rsidRPr="008F51A0" w:rsidRDefault="002A7784" w:rsidP="008F51A0">
      <w:pPr>
        <w:pStyle w:val="NormalWeb"/>
        <w:shd w:val="clear" w:color="auto" w:fill="FFFFFF"/>
        <w:spacing w:before="0" w:beforeAutospacing="0" w:after="160" w:afterAutospacing="0" w:line="360" w:lineRule="auto"/>
        <w:jc w:val="both"/>
        <w:divId w:val="1082484540"/>
        <w:rPr>
          <w:rFonts w:ascii="Bookman Old Style" w:eastAsiaTheme="minorEastAsia" w:hAnsi="Bookman Old Style" w:cs="Segoe UI"/>
          <w:color w:val="333333"/>
        </w:rPr>
      </w:pPr>
      <w:r w:rsidRPr="008F51A0">
        <w:rPr>
          <w:rFonts w:ascii="Bookman Old Style" w:hAnsi="Bookman Old Style" w:cs="Segoe UI"/>
          <w:color w:val="333333"/>
        </w:rPr>
        <w:t>This is a Boolean attribute of HTML &lt;ol&gt; tag, and it is new in HTML5 version. If you use the reversed attribute with</w:t>
      </w:r>
    </w:p>
    <w:p w:rsidR="002A7784" w:rsidRPr="008F51A0" w:rsidRDefault="002A7784" w:rsidP="008F51A0">
      <w:pPr>
        <w:shd w:val="clear" w:color="auto" w:fill="FFFFFF"/>
        <w:spacing w:line="360" w:lineRule="auto"/>
        <w:ind w:left="720"/>
        <w:jc w:val="both"/>
        <w:divId w:val="1082484540"/>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tag</w:t>
      </w:r>
      <w:proofErr w:type="gramEnd"/>
      <w:r w:rsidRPr="008F51A0">
        <w:rPr>
          <w:rFonts w:ascii="Bookman Old Style" w:eastAsia="Times New Roman" w:hAnsi="Bookman Old Style" w:cs="Segoe UI"/>
          <w:color w:val="333333"/>
        </w:rPr>
        <w:t xml:space="preserve"> then it will numbered the list in descending order (7, 6, 5, 4......1).</w:t>
      </w:r>
    </w:p>
    <w:p w:rsidR="002A7784" w:rsidRPr="008F51A0" w:rsidRDefault="002A7784" w:rsidP="008F51A0">
      <w:pPr>
        <w:pStyle w:val="Heading2"/>
        <w:shd w:val="clear" w:color="auto" w:fill="FFFFFF"/>
        <w:spacing w:before="0" w:after="160" w:line="360" w:lineRule="auto"/>
        <w:ind w:left="720"/>
        <w:jc w:val="both"/>
        <w:divId w:val="108248454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AA328C" w:rsidRPr="008F51A0" w:rsidRDefault="00AA328C" w:rsidP="006216D3">
      <w:pPr>
        <w:pStyle w:val="alt"/>
        <w:numPr>
          <w:ilvl w:val="0"/>
          <w:numId w:val="101"/>
        </w:numPr>
        <w:spacing w:before="0" w:beforeAutospacing="0" w:after="160" w:afterAutospacing="0" w:line="360" w:lineRule="auto"/>
        <w:jc w:val="both"/>
        <w:divId w:val="8296366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Fonts w:ascii="Bookman Old Style" w:eastAsia="Times New Roman" w:hAnsi="Bookman Old Style" w:cs="Segoe UI"/>
          <w:color w:val="000000"/>
          <w:bdr w:val="none" w:sz="0" w:space="0" w:color="auto" w:frame="1"/>
        </w:rPr>
        <w:t> reversed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A328C" w:rsidRPr="008F51A0" w:rsidRDefault="00AA328C" w:rsidP="006216D3">
      <w:pPr>
        <w:numPr>
          <w:ilvl w:val="0"/>
          <w:numId w:val="101"/>
        </w:numPr>
        <w:spacing w:line="360" w:lineRule="auto"/>
        <w:jc w:val="both"/>
        <w:divId w:val="8296366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A328C" w:rsidRPr="008F51A0" w:rsidRDefault="00AA328C" w:rsidP="006216D3">
      <w:pPr>
        <w:pStyle w:val="alt"/>
        <w:numPr>
          <w:ilvl w:val="0"/>
          <w:numId w:val="101"/>
        </w:numPr>
        <w:spacing w:before="0" w:beforeAutospacing="0" w:after="160" w:afterAutospacing="0" w:line="360" w:lineRule="auto"/>
        <w:jc w:val="both"/>
        <w:divId w:val="8296366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A328C" w:rsidRPr="008F51A0" w:rsidRDefault="00AA328C" w:rsidP="006216D3">
      <w:pPr>
        <w:numPr>
          <w:ilvl w:val="0"/>
          <w:numId w:val="101"/>
        </w:numPr>
        <w:spacing w:line="360" w:lineRule="auto"/>
        <w:jc w:val="both"/>
        <w:divId w:val="8296366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A328C" w:rsidRPr="008F51A0" w:rsidRDefault="00AA328C" w:rsidP="006216D3">
      <w:pPr>
        <w:pStyle w:val="alt"/>
        <w:numPr>
          <w:ilvl w:val="0"/>
          <w:numId w:val="101"/>
        </w:numPr>
        <w:spacing w:before="0" w:beforeAutospacing="0" w:after="160" w:afterAutospacing="0" w:line="360" w:lineRule="auto"/>
        <w:jc w:val="both"/>
        <w:divId w:val="82963661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A328C" w:rsidRPr="008F51A0" w:rsidRDefault="00AA328C" w:rsidP="006216D3">
      <w:pPr>
        <w:numPr>
          <w:ilvl w:val="0"/>
          <w:numId w:val="101"/>
        </w:numPr>
        <w:spacing w:line="360" w:lineRule="auto"/>
        <w:jc w:val="both"/>
        <w:divId w:val="82963661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4936" w:rsidRPr="008F51A0" w:rsidRDefault="0005098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047E7" w:rsidRPr="008F51A0" w:rsidRDefault="00F047E7" w:rsidP="008F51A0">
      <w:pPr>
        <w:shd w:val="clear" w:color="auto" w:fill="FFFFFF"/>
        <w:spacing w:line="360" w:lineRule="auto"/>
        <w:ind w:left="720"/>
        <w:jc w:val="both"/>
        <w:divId w:val="1786120301"/>
        <w:rPr>
          <w:rFonts w:ascii="Bookman Old Style" w:eastAsia="Times New Roman" w:hAnsi="Bookman Old Style" w:cs="Segoe UI"/>
          <w:color w:val="333333"/>
          <w:sz w:val="24"/>
          <w:szCs w:val="24"/>
        </w:rPr>
      </w:pPr>
      <w:r w:rsidRPr="008F51A0">
        <w:rPr>
          <w:rFonts w:ascii="Bookman Old Style" w:eastAsia="Times New Roman" w:hAnsi="Bookman Old Style" w:cs="Segoe UI"/>
          <w:noProof/>
          <w:color w:val="333333"/>
        </w:rPr>
        <w:lastRenderedPageBreak/>
        <w:drawing>
          <wp:inline distT="0" distB="0" distL="0" distR="0" wp14:anchorId="2EF3CCA7" wp14:editId="62BC6EBC">
            <wp:extent cx="10487025" cy="5905500"/>
            <wp:effectExtent l="0" t="0" r="9525" b="0"/>
            <wp:docPr id="154" name="Picture 154" descr="HTML Order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Ordered Lis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0487025" cy="5905500"/>
                    </a:xfrm>
                    <a:prstGeom prst="rect">
                      <a:avLst/>
                    </a:prstGeom>
                    <a:noFill/>
                    <a:ln>
                      <a:noFill/>
                    </a:ln>
                  </pic:spPr>
                </pic:pic>
              </a:graphicData>
            </a:graphic>
          </wp:inline>
        </w:drawing>
      </w:r>
    </w:p>
    <w:p w:rsidR="00F047E7" w:rsidRPr="008F51A0" w:rsidRDefault="00F047E7" w:rsidP="008F51A0">
      <w:pPr>
        <w:shd w:val="clear" w:color="auto" w:fill="FFFFFF"/>
        <w:spacing w:line="360" w:lineRule="auto"/>
        <w:ind w:left="720"/>
        <w:jc w:val="both"/>
        <w:divId w:val="1786120301"/>
        <w:rPr>
          <w:rFonts w:ascii="Bookman Old Style" w:eastAsia="Times New Roman" w:hAnsi="Bookman Old Style" w:cs="Segoe UI"/>
          <w:color w:val="333333"/>
        </w:rPr>
      </w:pPr>
      <w:r w:rsidRPr="008F51A0">
        <w:rPr>
          <w:rFonts w:ascii="Bookman Old Style" w:eastAsia="Times New Roman" w:hAnsi="Bookman Old Style" w:cs="Segoe UI"/>
          <w:noProof/>
          <w:color w:val="333333"/>
        </w:rPr>
        <mc:AlternateContent>
          <mc:Choice Requires="wps">
            <w:drawing>
              <wp:inline distT="0" distB="0" distL="0" distR="0" wp14:anchorId="59FEE7D3" wp14:editId="33FF9650">
                <wp:extent cx="5640705" cy="4445"/>
                <wp:effectExtent l="0" t="31750" r="0" b="36830"/>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6A932E" id="Rectangle 153" o:spid="_x0000_s1026" style="width:444.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6hzmXdAAAACAEAAA8AAAAAAAAAAAAAAAAANwQAAGRycy9kb3ducmV2LnhtbFBLBQYAAAAA&#10;BAAEAPMAAABBBQAAAAA=&#10;" fillcolor="#d4d4d4" stroked="f">
                <w10:anchorlock/>
              </v:rect>
            </w:pict>
          </mc:Fallback>
        </mc:AlternateContent>
      </w:r>
    </w:p>
    <w:p w:rsidR="00F047E7" w:rsidRPr="008F51A0" w:rsidRDefault="00F047E7" w:rsidP="008F51A0">
      <w:pPr>
        <w:pStyle w:val="Heading2"/>
        <w:shd w:val="clear" w:color="auto" w:fill="FFFFFF"/>
        <w:spacing w:before="0" w:after="160" w:line="360" w:lineRule="auto"/>
        <w:ind w:left="720"/>
        <w:jc w:val="both"/>
        <w:divId w:val="178612030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129"/>
        <w:gridCol w:w="1404"/>
        <w:gridCol w:w="788"/>
        <w:gridCol w:w="1290"/>
        <w:gridCol w:w="1206"/>
        <w:gridCol w:w="1189"/>
      </w:tblGrid>
      <w:tr w:rsidR="00F047E7" w:rsidRPr="008F51A0">
        <w:trPr>
          <w:divId w:val="1786120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3107C98" wp14:editId="3DD4054F">
                  <wp:extent cx="152400" cy="152400"/>
                  <wp:effectExtent l="0" t="0" r="0" b="0"/>
                  <wp:docPr id="155" name="Picture 15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A889F1F" wp14:editId="12ED4D90">
                  <wp:extent cx="152400" cy="152400"/>
                  <wp:effectExtent l="0" t="0" r="0" b="0"/>
                  <wp:docPr id="156" name="Picture 15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764D422C" wp14:editId="09250DB4">
                  <wp:extent cx="152400" cy="152400"/>
                  <wp:effectExtent l="0" t="0" r="0" b="0"/>
                  <wp:docPr id="157" name="Picture 15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0CF090FE" wp14:editId="21EB0EB5">
                  <wp:extent cx="152400" cy="152400"/>
                  <wp:effectExtent l="0" t="0" r="0" b="0"/>
                  <wp:docPr id="158" name="Picture 15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03F70F42" wp14:editId="3AC5E764">
                  <wp:extent cx="152400" cy="152400"/>
                  <wp:effectExtent l="0" t="0" r="0" b="0"/>
                  <wp:docPr id="159" name="Picture 15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F047E7" w:rsidRPr="008F51A0">
        <w:trPr>
          <w:divId w:val="1786120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&lt;ol&gt;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47E7" w:rsidRPr="008F51A0" w:rsidRDefault="00F047E7"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050983" w:rsidRPr="008F51A0" w:rsidRDefault="0005098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5A7D41" w:rsidRPr="008F51A0" w:rsidRDefault="005A7D41" w:rsidP="008F51A0">
      <w:pPr>
        <w:pStyle w:val="Heading1"/>
        <w:shd w:val="clear" w:color="auto" w:fill="FFFFFF"/>
        <w:spacing w:before="0" w:beforeAutospacing="0" w:after="160" w:afterAutospacing="0" w:line="360" w:lineRule="auto"/>
        <w:jc w:val="both"/>
        <w:divId w:val="1328435353"/>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Unordered List | HTML Bulleted List</w:t>
      </w:r>
    </w:p>
    <w:p w:rsidR="005A7D41" w:rsidRPr="008F51A0" w:rsidRDefault="005A7D41" w:rsidP="008F51A0">
      <w:pPr>
        <w:pStyle w:val="NormalWeb"/>
        <w:shd w:val="clear" w:color="auto" w:fill="FFFFFF"/>
        <w:spacing w:before="0" w:beforeAutospacing="0" w:after="160" w:afterAutospacing="0" w:line="360" w:lineRule="auto"/>
        <w:jc w:val="both"/>
        <w:divId w:val="1328435353"/>
        <w:rPr>
          <w:rFonts w:ascii="Bookman Old Style" w:eastAsiaTheme="minorEastAsia" w:hAnsi="Bookman Old Style" w:cs="Segoe UI"/>
          <w:color w:val="333333"/>
        </w:rPr>
      </w:pPr>
      <w:r w:rsidRPr="008F51A0">
        <w:rPr>
          <w:rFonts w:ascii="Bookman Old Style" w:hAnsi="Bookman Old Style" w:cs="Segoe UI"/>
          <w:b/>
          <w:bCs/>
          <w:color w:val="333333"/>
        </w:rPr>
        <w:lastRenderedPageBreak/>
        <w:t>HTML Unordered List</w:t>
      </w:r>
      <w:r w:rsidRPr="008F51A0">
        <w:rPr>
          <w:rFonts w:ascii="Bookman Old Style" w:hAnsi="Bookman Old Style" w:cs="Segoe UI"/>
          <w:color w:val="333333"/>
        </w:rPr>
        <w:t xml:space="preserve"> or Bulleted List displays elements in bulleted </w:t>
      </w:r>
      <w:proofErr w:type="gramStart"/>
      <w:r w:rsidRPr="008F51A0">
        <w:rPr>
          <w:rFonts w:ascii="Bookman Old Style" w:hAnsi="Bookman Old Style" w:cs="Segoe UI"/>
          <w:color w:val="333333"/>
        </w:rPr>
        <w:t>format .</w:t>
      </w:r>
      <w:proofErr w:type="gramEnd"/>
      <w:r w:rsidRPr="008F51A0">
        <w:rPr>
          <w:rFonts w:ascii="Bookman Old Style" w:hAnsi="Bookman Old Style" w:cs="Segoe UI"/>
          <w:color w:val="333333"/>
        </w:rPr>
        <w:t xml:space="preserve"> We can use unordered list where we do not need to display items in any particular order. The HTML ul tag is used for the unordered list. There can be 4 types of bulleted list:</w:t>
      </w:r>
    </w:p>
    <w:p w:rsidR="005A7D41" w:rsidRPr="008F51A0" w:rsidRDefault="005A7D41" w:rsidP="006216D3">
      <w:pPr>
        <w:numPr>
          <w:ilvl w:val="0"/>
          <w:numId w:val="102"/>
        </w:numPr>
        <w:shd w:val="clear" w:color="auto" w:fill="FFFFFF"/>
        <w:spacing w:line="360" w:lineRule="auto"/>
        <w:jc w:val="both"/>
        <w:divId w:val="1328435353"/>
        <w:rPr>
          <w:rFonts w:ascii="Bookman Old Style" w:eastAsia="Times New Roman" w:hAnsi="Bookman Old Style" w:cs="Segoe UI"/>
          <w:color w:val="000000"/>
        </w:rPr>
      </w:pPr>
      <w:r w:rsidRPr="008F51A0">
        <w:rPr>
          <w:rFonts w:ascii="Bookman Old Style" w:eastAsia="Times New Roman" w:hAnsi="Bookman Old Style" w:cs="Segoe UI"/>
          <w:color w:val="000000"/>
        </w:rPr>
        <w:t>disc</w:t>
      </w:r>
    </w:p>
    <w:p w:rsidR="005A7D41" w:rsidRPr="008F51A0" w:rsidRDefault="005A7D41" w:rsidP="006216D3">
      <w:pPr>
        <w:numPr>
          <w:ilvl w:val="0"/>
          <w:numId w:val="102"/>
        </w:numPr>
        <w:shd w:val="clear" w:color="auto" w:fill="FFFFFF"/>
        <w:spacing w:line="360" w:lineRule="auto"/>
        <w:jc w:val="both"/>
        <w:divId w:val="1328435353"/>
        <w:rPr>
          <w:rFonts w:ascii="Bookman Old Style" w:eastAsia="Times New Roman" w:hAnsi="Bookman Old Style" w:cs="Segoe UI"/>
          <w:color w:val="000000"/>
        </w:rPr>
      </w:pPr>
      <w:r w:rsidRPr="008F51A0">
        <w:rPr>
          <w:rFonts w:ascii="Bookman Old Style" w:eastAsia="Times New Roman" w:hAnsi="Bookman Old Style" w:cs="Segoe UI"/>
          <w:color w:val="000000"/>
        </w:rPr>
        <w:t>circle</w:t>
      </w:r>
    </w:p>
    <w:p w:rsidR="005A7D41" w:rsidRPr="008F51A0" w:rsidRDefault="005A7D41" w:rsidP="006216D3">
      <w:pPr>
        <w:numPr>
          <w:ilvl w:val="0"/>
          <w:numId w:val="102"/>
        </w:numPr>
        <w:shd w:val="clear" w:color="auto" w:fill="FFFFFF"/>
        <w:spacing w:line="360" w:lineRule="auto"/>
        <w:jc w:val="both"/>
        <w:divId w:val="1328435353"/>
        <w:rPr>
          <w:rFonts w:ascii="Bookman Old Style" w:eastAsia="Times New Roman" w:hAnsi="Bookman Old Style" w:cs="Segoe UI"/>
          <w:color w:val="000000"/>
        </w:rPr>
      </w:pPr>
      <w:r w:rsidRPr="008F51A0">
        <w:rPr>
          <w:rFonts w:ascii="Bookman Old Style" w:eastAsia="Times New Roman" w:hAnsi="Bookman Old Style" w:cs="Segoe UI"/>
          <w:color w:val="000000"/>
        </w:rPr>
        <w:t>square</w:t>
      </w:r>
    </w:p>
    <w:p w:rsidR="005A7D41" w:rsidRPr="008F51A0" w:rsidRDefault="005A7D41" w:rsidP="006216D3">
      <w:pPr>
        <w:numPr>
          <w:ilvl w:val="0"/>
          <w:numId w:val="102"/>
        </w:numPr>
        <w:shd w:val="clear" w:color="auto" w:fill="FFFFFF"/>
        <w:spacing w:line="360" w:lineRule="auto"/>
        <w:jc w:val="both"/>
        <w:divId w:val="1328435353"/>
        <w:rPr>
          <w:rFonts w:ascii="Bookman Old Style" w:eastAsia="Times New Roman" w:hAnsi="Bookman Old Style" w:cs="Segoe UI"/>
          <w:color w:val="000000"/>
        </w:rPr>
      </w:pPr>
      <w:r w:rsidRPr="008F51A0">
        <w:rPr>
          <w:rFonts w:ascii="Bookman Old Style" w:eastAsia="Times New Roman" w:hAnsi="Bookman Old Style" w:cs="Segoe UI"/>
          <w:color w:val="000000"/>
        </w:rPr>
        <w:t>none</w:t>
      </w:r>
    </w:p>
    <w:p w:rsidR="005A7D41" w:rsidRPr="008F51A0" w:rsidRDefault="005A7D41" w:rsidP="008F51A0">
      <w:pPr>
        <w:pStyle w:val="NormalWeb"/>
        <w:shd w:val="clear" w:color="auto" w:fill="FFFFFF"/>
        <w:spacing w:before="0" w:beforeAutospacing="0" w:after="160" w:afterAutospacing="0" w:line="360" w:lineRule="auto"/>
        <w:jc w:val="both"/>
        <w:divId w:val="1328435353"/>
        <w:rPr>
          <w:rFonts w:ascii="Bookman Old Style" w:eastAsiaTheme="minorEastAsia" w:hAnsi="Bookman Old Style" w:cs="Segoe UI"/>
          <w:color w:val="333333"/>
        </w:rPr>
      </w:pPr>
      <w:r w:rsidRPr="008F51A0">
        <w:rPr>
          <w:rFonts w:ascii="Bookman Old Style" w:hAnsi="Bookman Old Style" w:cs="Segoe UI"/>
          <w:color w:val="333333"/>
        </w:rPr>
        <w:t>To represent different ordered lists, there are 4 types of attributes in &lt;ul&gt;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93"/>
        <w:gridCol w:w="4787"/>
      </w:tblGrid>
      <w:tr w:rsidR="00313132" w:rsidRPr="008F51A0">
        <w:trPr>
          <w:divId w:val="1156340875"/>
        </w:trPr>
        <w:tc>
          <w:tcPr>
            <w:tcW w:w="0" w:type="auto"/>
            <w:shd w:val="clear" w:color="auto" w:fill="C7CCBE"/>
            <w:tcMar>
              <w:top w:w="180" w:type="dxa"/>
              <w:left w:w="180" w:type="dxa"/>
              <w:bottom w:w="180" w:type="dxa"/>
              <w:right w:w="180" w:type="dxa"/>
            </w:tcMar>
            <w:hideMark/>
          </w:tcPr>
          <w:p w:rsidR="00313132" w:rsidRPr="008F51A0" w:rsidRDefault="00313132"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Type</w:t>
            </w:r>
          </w:p>
        </w:tc>
        <w:tc>
          <w:tcPr>
            <w:tcW w:w="0" w:type="auto"/>
            <w:shd w:val="clear" w:color="auto" w:fill="C7CCBE"/>
            <w:tcMar>
              <w:top w:w="180" w:type="dxa"/>
              <w:left w:w="180" w:type="dxa"/>
              <w:bottom w:w="180" w:type="dxa"/>
              <w:right w:w="180" w:type="dxa"/>
            </w:tcMar>
            <w:hideMark/>
          </w:tcPr>
          <w:p w:rsidR="00313132" w:rsidRPr="008F51A0" w:rsidRDefault="00313132"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313132" w:rsidRPr="008F51A0">
        <w:trPr>
          <w:divId w:val="11563408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Type "disc"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This is the default style. In this style, the list items are marked with bullets.</w:t>
            </w:r>
          </w:p>
        </w:tc>
      </w:tr>
      <w:tr w:rsidR="00313132" w:rsidRPr="008F51A0">
        <w:trPr>
          <w:divId w:val="11563408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"circle"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style, the list items are marked with circles.</w:t>
            </w:r>
          </w:p>
        </w:tc>
      </w:tr>
      <w:tr w:rsidR="00313132" w:rsidRPr="008F51A0">
        <w:trPr>
          <w:divId w:val="11563408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"square"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In this style, the list items are marked with squares.</w:t>
            </w:r>
          </w:p>
        </w:tc>
      </w:tr>
      <w:tr w:rsidR="00313132" w:rsidRPr="008F51A0">
        <w:trPr>
          <w:divId w:val="11563408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Type "none"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3132" w:rsidRPr="008F51A0" w:rsidRDefault="0031313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xml:space="preserve">In this style, the list items are not </w:t>
            </w:r>
            <w:proofErr w:type="gramStart"/>
            <w:r w:rsidRPr="008F51A0">
              <w:rPr>
                <w:rFonts w:ascii="Bookman Old Style" w:eastAsia="Times New Roman" w:hAnsi="Bookman Old Style" w:cs="Segoe UI"/>
                <w:color w:val="333333"/>
              </w:rPr>
              <w:t>marked .</w:t>
            </w:r>
            <w:proofErr w:type="gramEnd"/>
          </w:p>
        </w:tc>
      </w:tr>
    </w:tbl>
    <w:p w:rsidR="00313132" w:rsidRPr="008F51A0" w:rsidRDefault="00313132" w:rsidP="008F51A0">
      <w:pPr>
        <w:spacing w:line="360" w:lineRule="auto"/>
        <w:divId w:val="115634087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4769FEE9" wp14:editId="1A9AA82B">
                <wp:extent cx="6097905" cy="4445"/>
                <wp:effectExtent l="0" t="0" r="0" b="0"/>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8E44D7" id="Rectangle 30"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313132" w:rsidRPr="008F51A0" w:rsidRDefault="00313132" w:rsidP="008F51A0">
      <w:pPr>
        <w:pStyle w:val="Heading2"/>
        <w:shd w:val="clear" w:color="auto" w:fill="FFFFFF"/>
        <w:spacing w:before="0" w:after="160" w:line="360" w:lineRule="auto"/>
        <w:jc w:val="both"/>
        <w:divId w:val="115634087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Unordered List Example</w:t>
      </w:r>
    </w:p>
    <w:p w:rsidR="006A267A" w:rsidRPr="008F51A0" w:rsidRDefault="006A267A" w:rsidP="006216D3">
      <w:pPr>
        <w:pStyle w:val="alt"/>
        <w:numPr>
          <w:ilvl w:val="0"/>
          <w:numId w:val="103"/>
        </w:numPr>
        <w:spacing w:before="0" w:beforeAutospacing="0" w:after="160" w:afterAutospacing="0" w:line="360" w:lineRule="auto"/>
        <w:jc w:val="both"/>
        <w:divId w:val="5290271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67A" w:rsidRPr="008F51A0" w:rsidRDefault="006A267A" w:rsidP="006216D3">
      <w:pPr>
        <w:numPr>
          <w:ilvl w:val="0"/>
          <w:numId w:val="103"/>
        </w:numPr>
        <w:spacing w:line="360" w:lineRule="auto"/>
        <w:jc w:val="both"/>
        <w:divId w:val="5290271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67A" w:rsidRPr="008F51A0" w:rsidRDefault="006A267A" w:rsidP="006216D3">
      <w:pPr>
        <w:pStyle w:val="alt"/>
        <w:numPr>
          <w:ilvl w:val="0"/>
          <w:numId w:val="103"/>
        </w:numPr>
        <w:spacing w:before="0" w:beforeAutospacing="0" w:after="160" w:afterAutospacing="0" w:line="360" w:lineRule="auto"/>
        <w:jc w:val="both"/>
        <w:divId w:val="5290271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67A" w:rsidRPr="008F51A0" w:rsidRDefault="006A267A" w:rsidP="006216D3">
      <w:pPr>
        <w:numPr>
          <w:ilvl w:val="0"/>
          <w:numId w:val="103"/>
        </w:numPr>
        <w:spacing w:line="360" w:lineRule="auto"/>
        <w:jc w:val="both"/>
        <w:divId w:val="5290271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67A" w:rsidRPr="008F51A0" w:rsidRDefault="006A267A" w:rsidP="006216D3">
      <w:pPr>
        <w:pStyle w:val="alt"/>
        <w:numPr>
          <w:ilvl w:val="0"/>
          <w:numId w:val="103"/>
        </w:numPr>
        <w:spacing w:before="0" w:beforeAutospacing="0" w:after="160" w:afterAutospacing="0" w:line="360" w:lineRule="auto"/>
        <w:jc w:val="both"/>
        <w:divId w:val="5290271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A267A" w:rsidRPr="008F51A0" w:rsidRDefault="006A267A" w:rsidP="006216D3">
      <w:pPr>
        <w:numPr>
          <w:ilvl w:val="0"/>
          <w:numId w:val="103"/>
        </w:numPr>
        <w:spacing w:line="360" w:lineRule="auto"/>
        <w:jc w:val="both"/>
        <w:divId w:val="5290271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C42E7" w:rsidRPr="008F51A0" w:rsidRDefault="00CC42E7" w:rsidP="008F51A0">
      <w:pPr>
        <w:pStyle w:val="NormalWeb"/>
        <w:shd w:val="clear" w:color="auto" w:fill="FFFFFF"/>
        <w:spacing w:before="0" w:beforeAutospacing="0" w:after="160" w:afterAutospacing="0" w:line="360" w:lineRule="auto"/>
        <w:jc w:val="both"/>
        <w:divId w:val="50077525"/>
        <w:rPr>
          <w:rFonts w:ascii="Bookman Old Style" w:hAnsi="Bookman Old Style" w:cs="Segoe UI"/>
          <w:color w:val="333333"/>
        </w:rPr>
      </w:pPr>
      <w:r w:rsidRPr="008F51A0">
        <w:rPr>
          <w:rFonts w:ascii="Bookman Old Style" w:hAnsi="Bookman Old Style" w:cs="Segoe UI"/>
          <w:color w:val="333333"/>
        </w:rPr>
        <w:t>Output:</w:t>
      </w:r>
    </w:p>
    <w:p w:rsidR="00CC42E7" w:rsidRPr="008F51A0" w:rsidRDefault="00CC42E7" w:rsidP="006216D3">
      <w:pPr>
        <w:numPr>
          <w:ilvl w:val="0"/>
          <w:numId w:val="104"/>
        </w:numPr>
        <w:shd w:val="clear" w:color="auto" w:fill="FFFFFF"/>
        <w:spacing w:line="360" w:lineRule="auto"/>
        <w:jc w:val="both"/>
        <w:divId w:val="50077525"/>
        <w:rPr>
          <w:rFonts w:ascii="Bookman Old Style" w:eastAsia="Times New Roman" w:hAnsi="Bookman Old Style" w:cs="Segoe UI"/>
          <w:color w:val="000000"/>
        </w:rPr>
      </w:pPr>
      <w:r w:rsidRPr="008F51A0">
        <w:rPr>
          <w:rFonts w:ascii="Bookman Old Style" w:eastAsia="Times New Roman" w:hAnsi="Bookman Old Style" w:cs="Segoe UI"/>
          <w:color w:val="000000"/>
        </w:rPr>
        <w:t>HTML</w:t>
      </w:r>
    </w:p>
    <w:p w:rsidR="00CC42E7" w:rsidRPr="008F51A0" w:rsidRDefault="00CC42E7" w:rsidP="006216D3">
      <w:pPr>
        <w:numPr>
          <w:ilvl w:val="0"/>
          <w:numId w:val="104"/>
        </w:numPr>
        <w:shd w:val="clear" w:color="auto" w:fill="FFFFFF"/>
        <w:spacing w:line="360" w:lineRule="auto"/>
        <w:jc w:val="both"/>
        <w:divId w:val="50077525"/>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CC42E7" w:rsidRPr="008F51A0" w:rsidRDefault="00CC42E7" w:rsidP="006216D3">
      <w:pPr>
        <w:numPr>
          <w:ilvl w:val="0"/>
          <w:numId w:val="104"/>
        </w:numPr>
        <w:shd w:val="clear" w:color="auto" w:fill="FFFFFF"/>
        <w:spacing w:line="360" w:lineRule="auto"/>
        <w:jc w:val="both"/>
        <w:divId w:val="50077525"/>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CC42E7" w:rsidRPr="008F51A0" w:rsidRDefault="00CC42E7" w:rsidP="006216D3">
      <w:pPr>
        <w:numPr>
          <w:ilvl w:val="0"/>
          <w:numId w:val="104"/>
        </w:numPr>
        <w:shd w:val="clear" w:color="auto" w:fill="FFFFFF"/>
        <w:spacing w:line="360" w:lineRule="auto"/>
        <w:jc w:val="both"/>
        <w:divId w:val="50077525"/>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DC22CC" w:rsidRPr="008F51A0" w:rsidRDefault="00DC22CC" w:rsidP="008F51A0">
      <w:pPr>
        <w:pStyle w:val="Heading2"/>
        <w:shd w:val="clear" w:color="auto" w:fill="FFFFFF"/>
        <w:spacing w:before="0" w:after="160" w:line="360" w:lineRule="auto"/>
        <w:jc w:val="both"/>
        <w:divId w:val="189150245"/>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ul</w:t>
      </w:r>
      <w:proofErr w:type="gramEnd"/>
      <w:r w:rsidRPr="008F51A0">
        <w:rPr>
          <w:rFonts w:ascii="Bookman Old Style" w:eastAsia="Times New Roman" w:hAnsi="Bookman Old Style" w:cs="Helvetica"/>
          <w:b/>
          <w:bCs/>
          <w:color w:val="610B38"/>
          <w:sz w:val="38"/>
          <w:szCs w:val="38"/>
        </w:rPr>
        <w:t xml:space="preserve"> type="circle"</w:t>
      </w:r>
    </w:p>
    <w:p w:rsidR="00D81591" w:rsidRPr="008F51A0" w:rsidRDefault="00D81591" w:rsidP="006216D3">
      <w:pPr>
        <w:pStyle w:val="alt"/>
        <w:numPr>
          <w:ilvl w:val="0"/>
          <w:numId w:val="105"/>
        </w:numPr>
        <w:spacing w:before="0" w:beforeAutospacing="0" w:after="160" w:afterAutospacing="0" w:line="360" w:lineRule="auto"/>
        <w:jc w:val="both"/>
        <w:divId w:val="206243949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"circle"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591" w:rsidRPr="008F51A0" w:rsidRDefault="00D81591" w:rsidP="006216D3">
      <w:pPr>
        <w:numPr>
          <w:ilvl w:val="0"/>
          <w:numId w:val="105"/>
        </w:numPr>
        <w:spacing w:line="360" w:lineRule="auto"/>
        <w:jc w:val="both"/>
        <w:divId w:val="2062439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591" w:rsidRPr="008F51A0" w:rsidRDefault="00D81591" w:rsidP="006216D3">
      <w:pPr>
        <w:pStyle w:val="alt"/>
        <w:numPr>
          <w:ilvl w:val="0"/>
          <w:numId w:val="105"/>
        </w:numPr>
        <w:spacing w:before="0" w:beforeAutospacing="0" w:after="160" w:afterAutospacing="0" w:line="360" w:lineRule="auto"/>
        <w:jc w:val="both"/>
        <w:divId w:val="2062439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591" w:rsidRPr="008F51A0" w:rsidRDefault="00D81591" w:rsidP="006216D3">
      <w:pPr>
        <w:numPr>
          <w:ilvl w:val="0"/>
          <w:numId w:val="105"/>
        </w:numPr>
        <w:spacing w:line="360" w:lineRule="auto"/>
        <w:jc w:val="both"/>
        <w:divId w:val="2062439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591" w:rsidRPr="008F51A0" w:rsidRDefault="00D81591" w:rsidP="006216D3">
      <w:pPr>
        <w:pStyle w:val="alt"/>
        <w:numPr>
          <w:ilvl w:val="0"/>
          <w:numId w:val="105"/>
        </w:numPr>
        <w:spacing w:before="0" w:beforeAutospacing="0" w:after="160" w:afterAutospacing="0" w:line="360" w:lineRule="auto"/>
        <w:jc w:val="both"/>
        <w:divId w:val="2062439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591" w:rsidRPr="008F51A0" w:rsidRDefault="00D81591" w:rsidP="006216D3">
      <w:pPr>
        <w:numPr>
          <w:ilvl w:val="0"/>
          <w:numId w:val="105"/>
        </w:numPr>
        <w:spacing w:line="360" w:lineRule="auto"/>
        <w:jc w:val="both"/>
        <w:divId w:val="206243949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461E1" w:rsidRPr="008F51A0" w:rsidRDefault="00E461E1" w:rsidP="008F51A0">
      <w:pPr>
        <w:pStyle w:val="NormalWeb"/>
        <w:shd w:val="clear" w:color="auto" w:fill="FFFFFF"/>
        <w:spacing w:before="0" w:beforeAutospacing="0" w:after="160" w:afterAutospacing="0" w:line="360" w:lineRule="auto"/>
        <w:jc w:val="both"/>
        <w:divId w:val="1664311107"/>
        <w:rPr>
          <w:rFonts w:ascii="Bookman Old Style" w:hAnsi="Bookman Old Style" w:cs="Segoe UI"/>
          <w:color w:val="333333"/>
        </w:rPr>
      </w:pPr>
      <w:r w:rsidRPr="008F51A0">
        <w:rPr>
          <w:rFonts w:ascii="Bookman Old Style" w:hAnsi="Bookman Old Style" w:cs="Segoe UI"/>
          <w:color w:val="333333"/>
        </w:rPr>
        <w:t>Output:</w:t>
      </w:r>
    </w:p>
    <w:p w:rsidR="00E461E1" w:rsidRPr="008F51A0" w:rsidRDefault="00E461E1" w:rsidP="006216D3">
      <w:pPr>
        <w:numPr>
          <w:ilvl w:val="0"/>
          <w:numId w:val="106"/>
        </w:numPr>
        <w:shd w:val="clear" w:color="auto" w:fill="FFFFFF"/>
        <w:spacing w:line="360" w:lineRule="auto"/>
        <w:jc w:val="both"/>
        <w:divId w:val="1664311107"/>
        <w:rPr>
          <w:rFonts w:ascii="Bookman Old Style" w:eastAsia="Times New Roman" w:hAnsi="Bookman Old Style" w:cs="Segoe UI"/>
          <w:color w:val="000000"/>
        </w:rPr>
      </w:pPr>
      <w:r w:rsidRPr="008F51A0">
        <w:rPr>
          <w:rFonts w:ascii="Bookman Old Style" w:eastAsia="Times New Roman" w:hAnsi="Bookman Old Style" w:cs="Segoe UI"/>
          <w:color w:val="000000"/>
        </w:rPr>
        <w:t>HTML</w:t>
      </w:r>
    </w:p>
    <w:p w:rsidR="00E461E1" w:rsidRPr="008F51A0" w:rsidRDefault="00E461E1" w:rsidP="006216D3">
      <w:pPr>
        <w:numPr>
          <w:ilvl w:val="0"/>
          <w:numId w:val="106"/>
        </w:numPr>
        <w:shd w:val="clear" w:color="auto" w:fill="FFFFFF"/>
        <w:spacing w:line="360" w:lineRule="auto"/>
        <w:jc w:val="both"/>
        <w:divId w:val="1664311107"/>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E461E1" w:rsidRPr="008F51A0" w:rsidRDefault="00E461E1" w:rsidP="006216D3">
      <w:pPr>
        <w:numPr>
          <w:ilvl w:val="0"/>
          <w:numId w:val="106"/>
        </w:numPr>
        <w:shd w:val="clear" w:color="auto" w:fill="FFFFFF"/>
        <w:spacing w:line="360" w:lineRule="auto"/>
        <w:jc w:val="both"/>
        <w:divId w:val="1664311107"/>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E461E1" w:rsidRPr="008F51A0" w:rsidRDefault="00E461E1" w:rsidP="006216D3">
      <w:pPr>
        <w:numPr>
          <w:ilvl w:val="0"/>
          <w:numId w:val="106"/>
        </w:numPr>
        <w:shd w:val="clear" w:color="auto" w:fill="FFFFFF"/>
        <w:spacing w:line="360" w:lineRule="auto"/>
        <w:jc w:val="both"/>
        <w:divId w:val="1664311107"/>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E461E1" w:rsidRPr="008F51A0" w:rsidRDefault="00E461E1" w:rsidP="008F51A0">
      <w:pPr>
        <w:spacing w:line="360" w:lineRule="auto"/>
        <w:divId w:val="166431110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E0E85E9" wp14:editId="65B80D5D">
                <wp:extent cx="6097905" cy="4445"/>
                <wp:effectExtent l="0" t="0" r="0" b="0"/>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21068E" id="Rectangle 3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461E1" w:rsidRPr="008F51A0" w:rsidRDefault="00E461E1" w:rsidP="008F51A0">
      <w:pPr>
        <w:pStyle w:val="Heading2"/>
        <w:shd w:val="clear" w:color="auto" w:fill="FFFFFF"/>
        <w:spacing w:before="0" w:after="160" w:line="360" w:lineRule="auto"/>
        <w:jc w:val="both"/>
        <w:divId w:val="1664311107"/>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ul</w:t>
      </w:r>
      <w:proofErr w:type="gramEnd"/>
      <w:r w:rsidRPr="008F51A0">
        <w:rPr>
          <w:rFonts w:ascii="Bookman Old Style" w:eastAsia="Times New Roman" w:hAnsi="Bookman Old Style" w:cs="Helvetica"/>
          <w:b/>
          <w:bCs/>
          <w:color w:val="610B38"/>
          <w:sz w:val="38"/>
          <w:szCs w:val="38"/>
        </w:rPr>
        <w:t xml:space="preserve"> type="square"</w:t>
      </w:r>
    </w:p>
    <w:p w:rsidR="00BD1AC1" w:rsidRPr="008F51A0" w:rsidRDefault="00BD1AC1" w:rsidP="006216D3">
      <w:pPr>
        <w:pStyle w:val="alt"/>
        <w:numPr>
          <w:ilvl w:val="0"/>
          <w:numId w:val="107"/>
        </w:numPr>
        <w:spacing w:before="0" w:beforeAutospacing="0" w:after="160" w:afterAutospacing="0" w:line="360" w:lineRule="auto"/>
        <w:jc w:val="both"/>
        <w:divId w:val="88278926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"square"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1AC1" w:rsidRPr="008F51A0" w:rsidRDefault="00BD1AC1" w:rsidP="006216D3">
      <w:pPr>
        <w:numPr>
          <w:ilvl w:val="0"/>
          <w:numId w:val="107"/>
        </w:numPr>
        <w:spacing w:line="360" w:lineRule="auto"/>
        <w:jc w:val="both"/>
        <w:divId w:val="8827892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1AC1" w:rsidRPr="008F51A0" w:rsidRDefault="00BD1AC1" w:rsidP="006216D3">
      <w:pPr>
        <w:pStyle w:val="alt"/>
        <w:numPr>
          <w:ilvl w:val="0"/>
          <w:numId w:val="107"/>
        </w:numPr>
        <w:spacing w:before="0" w:beforeAutospacing="0" w:after="160" w:afterAutospacing="0" w:line="360" w:lineRule="auto"/>
        <w:jc w:val="both"/>
        <w:divId w:val="8827892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1AC1" w:rsidRPr="008F51A0" w:rsidRDefault="00BD1AC1" w:rsidP="006216D3">
      <w:pPr>
        <w:numPr>
          <w:ilvl w:val="0"/>
          <w:numId w:val="107"/>
        </w:numPr>
        <w:spacing w:line="360" w:lineRule="auto"/>
        <w:jc w:val="both"/>
        <w:divId w:val="8827892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1AC1" w:rsidRPr="008F51A0" w:rsidRDefault="00BD1AC1" w:rsidP="006216D3">
      <w:pPr>
        <w:pStyle w:val="alt"/>
        <w:numPr>
          <w:ilvl w:val="0"/>
          <w:numId w:val="107"/>
        </w:numPr>
        <w:spacing w:before="0" w:beforeAutospacing="0" w:after="160" w:afterAutospacing="0" w:line="360" w:lineRule="auto"/>
        <w:jc w:val="both"/>
        <w:divId w:val="8827892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D1AC1" w:rsidRPr="008F51A0" w:rsidRDefault="00BD1AC1" w:rsidP="006216D3">
      <w:pPr>
        <w:numPr>
          <w:ilvl w:val="0"/>
          <w:numId w:val="107"/>
        </w:numPr>
        <w:spacing w:line="360" w:lineRule="auto"/>
        <w:jc w:val="both"/>
        <w:divId w:val="88278926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5F3D" w:rsidRPr="008F51A0" w:rsidRDefault="00EF5F3D" w:rsidP="008F51A0">
      <w:pPr>
        <w:pStyle w:val="NormalWeb"/>
        <w:shd w:val="clear" w:color="auto" w:fill="FFFFFF"/>
        <w:spacing w:before="0" w:beforeAutospacing="0" w:after="160" w:afterAutospacing="0" w:line="360" w:lineRule="auto"/>
        <w:jc w:val="both"/>
        <w:divId w:val="1664358840"/>
        <w:rPr>
          <w:rFonts w:ascii="Bookman Old Style" w:hAnsi="Bookman Old Style" w:cs="Segoe UI"/>
          <w:color w:val="333333"/>
        </w:rPr>
      </w:pPr>
      <w:r w:rsidRPr="008F51A0">
        <w:rPr>
          <w:rFonts w:ascii="Bookman Old Style" w:hAnsi="Bookman Old Style" w:cs="Segoe UI"/>
          <w:color w:val="333333"/>
        </w:rPr>
        <w:t>Output:</w:t>
      </w:r>
    </w:p>
    <w:p w:rsidR="00EF5F3D" w:rsidRPr="008F51A0" w:rsidRDefault="00EF5F3D" w:rsidP="006216D3">
      <w:pPr>
        <w:numPr>
          <w:ilvl w:val="0"/>
          <w:numId w:val="108"/>
        </w:numPr>
        <w:shd w:val="clear" w:color="auto" w:fill="FFFFFF"/>
        <w:spacing w:line="360" w:lineRule="auto"/>
        <w:jc w:val="both"/>
        <w:divId w:val="1664358840"/>
        <w:rPr>
          <w:rFonts w:ascii="Bookman Old Style" w:eastAsia="Times New Roman" w:hAnsi="Bookman Old Style" w:cs="Segoe UI"/>
          <w:color w:val="000000"/>
        </w:rPr>
      </w:pPr>
      <w:r w:rsidRPr="008F51A0">
        <w:rPr>
          <w:rFonts w:ascii="Bookman Old Style" w:eastAsia="Times New Roman" w:hAnsi="Bookman Old Style" w:cs="Segoe UI"/>
          <w:color w:val="000000"/>
        </w:rPr>
        <w:t>HTML</w:t>
      </w:r>
    </w:p>
    <w:p w:rsidR="00EF5F3D" w:rsidRPr="008F51A0" w:rsidRDefault="00EF5F3D" w:rsidP="006216D3">
      <w:pPr>
        <w:numPr>
          <w:ilvl w:val="0"/>
          <w:numId w:val="108"/>
        </w:numPr>
        <w:shd w:val="clear" w:color="auto" w:fill="FFFFFF"/>
        <w:spacing w:line="360" w:lineRule="auto"/>
        <w:jc w:val="both"/>
        <w:divId w:val="1664358840"/>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EF5F3D" w:rsidRPr="008F51A0" w:rsidRDefault="00EF5F3D" w:rsidP="006216D3">
      <w:pPr>
        <w:numPr>
          <w:ilvl w:val="0"/>
          <w:numId w:val="108"/>
        </w:numPr>
        <w:shd w:val="clear" w:color="auto" w:fill="FFFFFF"/>
        <w:spacing w:line="360" w:lineRule="auto"/>
        <w:jc w:val="both"/>
        <w:divId w:val="1664358840"/>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EF5F3D" w:rsidRPr="008F51A0" w:rsidRDefault="00EF5F3D" w:rsidP="006216D3">
      <w:pPr>
        <w:numPr>
          <w:ilvl w:val="0"/>
          <w:numId w:val="108"/>
        </w:numPr>
        <w:shd w:val="clear" w:color="auto" w:fill="FFFFFF"/>
        <w:spacing w:line="360" w:lineRule="auto"/>
        <w:jc w:val="both"/>
        <w:divId w:val="1664358840"/>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EF5F3D" w:rsidRPr="008F51A0" w:rsidRDefault="00EF5F3D" w:rsidP="008F51A0">
      <w:pPr>
        <w:spacing w:line="360" w:lineRule="auto"/>
        <w:divId w:val="1664358840"/>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4289E6D1" wp14:editId="18E68103">
                <wp:extent cx="6097905" cy="4445"/>
                <wp:effectExtent l="0" t="0" r="0" b="0"/>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151A9B" id="Rectangle 3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EF5F3D" w:rsidRPr="008F51A0" w:rsidRDefault="00EF5F3D" w:rsidP="008F51A0">
      <w:pPr>
        <w:pStyle w:val="Heading2"/>
        <w:shd w:val="clear" w:color="auto" w:fill="FFFFFF"/>
        <w:spacing w:before="0" w:after="160" w:line="360" w:lineRule="auto"/>
        <w:jc w:val="both"/>
        <w:divId w:val="1664358840"/>
        <w:rPr>
          <w:rFonts w:ascii="Bookman Old Style" w:eastAsia="Times New Roman" w:hAnsi="Bookman Old Style" w:cs="Helvetica"/>
          <w:color w:val="610B38"/>
          <w:sz w:val="38"/>
          <w:szCs w:val="38"/>
        </w:rPr>
      </w:pPr>
      <w:proofErr w:type="gramStart"/>
      <w:r w:rsidRPr="008F51A0">
        <w:rPr>
          <w:rFonts w:ascii="Bookman Old Style" w:eastAsia="Times New Roman" w:hAnsi="Bookman Old Style" w:cs="Helvetica"/>
          <w:b/>
          <w:bCs/>
          <w:color w:val="610B38"/>
          <w:sz w:val="38"/>
          <w:szCs w:val="38"/>
        </w:rPr>
        <w:t>ul</w:t>
      </w:r>
      <w:proofErr w:type="gramEnd"/>
      <w:r w:rsidRPr="008F51A0">
        <w:rPr>
          <w:rFonts w:ascii="Bookman Old Style" w:eastAsia="Times New Roman" w:hAnsi="Bookman Old Style" w:cs="Helvetica"/>
          <w:b/>
          <w:bCs/>
          <w:color w:val="610B38"/>
          <w:sz w:val="38"/>
          <w:szCs w:val="38"/>
        </w:rPr>
        <w:t xml:space="preserve"> type="none"</w:t>
      </w:r>
    </w:p>
    <w:p w:rsidR="009760F6" w:rsidRPr="008F51A0" w:rsidRDefault="009760F6" w:rsidP="006216D3">
      <w:pPr>
        <w:pStyle w:val="alt"/>
        <w:numPr>
          <w:ilvl w:val="0"/>
          <w:numId w:val="109"/>
        </w:numPr>
        <w:spacing w:before="0" w:beforeAutospacing="0" w:after="160" w:afterAutospacing="0" w:line="360" w:lineRule="auto"/>
        <w:jc w:val="both"/>
        <w:divId w:val="104969166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"none"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760F6" w:rsidRPr="008F51A0" w:rsidRDefault="009760F6" w:rsidP="006216D3">
      <w:pPr>
        <w:numPr>
          <w:ilvl w:val="0"/>
          <w:numId w:val="109"/>
        </w:numPr>
        <w:spacing w:line="360" w:lineRule="auto"/>
        <w:jc w:val="both"/>
        <w:divId w:val="104969166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760F6" w:rsidRPr="008F51A0" w:rsidRDefault="009760F6" w:rsidP="006216D3">
      <w:pPr>
        <w:pStyle w:val="alt"/>
        <w:numPr>
          <w:ilvl w:val="0"/>
          <w:numId w:val="109"/>
        </w:numPr>
        <w:spacing w:before="0" w:beforeAutospacing="0" w:after="160" w:afterAutospacing="0" w:line="360" w:lineRule="auto"/>
        <w:jc w:val="both"/>
        <w:divId w:val="104969166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760F6" w:rsidRPr="008F51A0" w:rsidRDefault="009760F6" w:rsidP="006216D3">
      <w:pPr>
        <w:numPr>
          <w:ilvl w:val="0"/>
          <w:numId w:val="109"/>
        </w:numPr>
        <w:spacing w:line="360" w:lineRule="auto"/>
        <w:jc w:val="both"/>
        <w:divId w:val="104969166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760F6" w:rsidRPr="008F51A0" w:rsidRDefault="009760F6" w:rsidP="006216D3">
      <w:pPr>
        <w:pStyle w:val="alt"/>
        <w:numPr>
          <w:ilvl w:val="0"/>
          <w:numId w:val="109"/>
        </w:numPr>
        <w:spacing w:before="0" w:beforeAutospacing="0" w:after="160" w:afterAutospacing="0" w:line="360" w:lineRule="auto"/>
        <w:jc w:val="both"/>
        <w:divId w:val="104969166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760F6" w:rsidRPr="008F51A0" w:rsidRDefault="009760F6" w:rsidP="006216D3">
      <w:pPr>
        <w:numPr>
          <w:ilvl w:val="0"/>
          <w:numId w:val="109"/>
        </w:numPr>
        <w:spacing w:line="360" w:lineRule="auto"/>
        <w:jc w:val="both"/>
        <w:divId w:val="104969166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E33CF" w:rsidRPr="008F51A0" w:rsidRDefault="00DE33CF" w:rsidP="008F51A0">
      <w:pPr>
        <w:pStyle w:val="NormalWeb"/>
        <w:shd w:val="clear" w:color="auto" w:fill="FFFFFF"/>
        <w:spacing w:before="0" w:beforeAutospacing="0" w:after="160" w:afterAutospacing="0" w:line="360" w:lineRule="auto"/>
        <w:jc w:val="both"/>
        <w:divId w:val="312298650"/>
        <w:rPr>
          <w:rFonts w:ascii="Bookman Old Style" w:hAnsi="Bookman Old Style" w:cs="Segoe UI"/>
          <w:color w:val="333333"/>
        </w:rPr>
      </w:pPr>
      <w:r w:rsidRPr="008F51A0">
        <w:rPr>
          <w:rFonts w:ascii="Bookman Old Style" w:hAnsi="Bookman Old Style" w:cs="Segoe UI"/>
          <w:color w:val="333333"/>
        </w:rPr>
        <w:t>Output:</w:t>
      </w:r>
    </w:p>
    <w:p w:rsidR="00DE33CF" w:rsidRPr="008F51A0" w:rsidRDefault="00DE33CF" w:rsidP="006216D3">
      <w:pPr>
        <w:numPr>
          <w:ilvl w:val="0"/>
          <w:numId w:val="110"/>
        </w:numPr>
        <w:shd w:val="clear" w:color="auto" w:fill="FFFFFF"/>
        <w:spacing w:line="360" w:lineRule="auto"/>
        <w:jc w:val="both"/>
        <w:divId w:val="312298650"/>
        <w:rPr>
          <w:rFonts w:ascii="Bookman Old Style" w:eastAsia="Times New Roman" w:hAnsi="Bookman Old Style" w:cs="Segoe UI"/>
          <w:color w:val="000000"/>
        </w:rPr>
      </w:pPr>
      <w:r w:rsidRPr="008F51A0">
        <w:rPr>
          <w:rFonts w:ascii="Bookman Old Style" w:eastAsia="Times New Roman" w:hAnsi="Bookman Old Style" w:cs="Segoe UI"/>
          <w:color w:val="000000"/>
        </w:rPr>
        <w:t>HTML</w:t>
      </w:r>
    </w:p>
    <w:p w:rsidR="00DE33CF" w:rsidRPr="008F51A0" w:rsidRDefault="00DE33CF" w:rsidP="006216D3">
      <w:pPr>
        <w:numPr>
          <w:ilvl w:val="0"/>
          <w:numId w:val="110"/>
        </w:numPr>
        <w:shd w:val="clear" w:color="auto" w:fill="FFFFFF"/>
        <w:spacing w:line="360" w:lineRule="auto"/>
        <w:jc w:val="both"/>
        <w:divId w:val="312298650"/>
        <w:rPr>
          <w:rFonts w:ascii="Bookman Old Style" w:eastAsia="Times New Roman" w:hAnsi="Bookman Old Style" w:cs="Segoe UI"/>
          <w:color w:val="000000"/>
        </w:rPr>
      </w:pPr>
      <w:r w:rsidRPr="008F51A0">
        <w:rPr>
          <w:rFonts w:ascii="Bookman Old Style" w:eastAsia="Times New Roman" w:hAnsi="Bookman Old Style" w:cs="Segoe UI"/>
          <w:color w:val="000000"/>
        </w:rPr>
        <w:t>Java</w:t>
      </w:r>
    </w:p>
    <w:p w:rsidR="00DE33CF" w:rsidRPr="008F51A0" w:rsidRDefault="00DE33CF" w:rsidP="006216D3">
      <w:pPr>
        <w:numPr>
          <w:ilvl w:val="0"/>
          <w:numId w:val="110"/>
        </w:numPr>
        <w:shd w:val="clear" w:color="auto" w:fill="FFFFFF"/>
        <w:spacing w:line="360" w:lineRule="auto"/>
        <w:jc w:val="both"/>
        <w:divId w:val="312298650"/>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DE33CF" w:rsidRPr="008F51A0" w:rsidRDefault="00DE33CF" w:rsidP="006216D3">
      <w:pPr>
        <w:numPr>
          <w:ilvl w:val="0"/>
          <w:numId w:val="110"/>
        </w:numPr>
        <w:shd w:val="clear" w:color="auto" w:fill="FFFFFF"/>
        <w:spacing w:line="360" w:lineRule="auto"/>
        <w:jc w:val="both"/>
        <w:divId w:val="312298650"/>
        <w:rPr>
          <w:rFonts w:ascii="Bookman Old Style" w:eastAsia="Times New Roman" w:hAnsi="Bookman Old Style" w:cs="Segoe UI"/>
          <w:color w:val="000000"/>
        </w:rPr>
      </w:pPr>
      <w:r w:rsidRPr="008F51A0">
        <w:rPr>
          <w:rFonts w:ascii="Bookman Old Style" w:eastAsia="Times New Roman" w:hAnsi="Bookman Old Style" w:cs="Segoe UI"/>
          <w:color w:val="000000"/>
        </w:rPr>
        <w:t>SQL</w:t>
      </w:r>
    </w:p>
    <w:p w:rsidR="00DE33CF" w:rsidRPr="008F51A0" w:rsidRDefault="00DE33CF" w:rsidP="008F51A0">
      <w:pPr>
        <w:pStyle w:val="Heading4"/>
        <w:pBdr>
          <w:left w:val="single" w:sz="18" w:space="30" w:color="FFA500"/>
        </w:pBdr>
        <w:shd w:val="clear" w:color="auto" w:fill="FAEBD7"/>
        <w:spacing w:before="0" w:after="160" w:line="360" w:lineRule="auto"/>
        <w:jc w:val="both"/>
        <w:divId w:val="31229865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type attribute is not supported in HTML5, instead of type you can use CSS property of list-style-type. Following is the example to show the CSS property for ul tag.</w:t>
      </w:r>
    </w:p>
    <w:p w:rsidR="00F62521" w:rsidRPr="008F51A0" w:rsidRDefault="00F62521" w:rsidP="006216D3">
      <w:pPr>
        <w:pStyle w:val="alt"/>
        <w:numPr>
          <w:ilvl w:val="0"/>
          <w:numId w:val="111"/>
        </w:numPr>
        <w:spacing w:before="0" w:beforeAutospacing="0" w:after="160" w:afterAutospacing="0" w:line="360" w:lineRule="auto"/>
        <w:jc w:val="both"/>
        <w:divId w:val="169148919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"list-style-type: square;"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521" w:rsidRPr="008F51A0" w:rsidRDefault="00F62521" w:rsidP="006216D3">
      <w:pPr>
        <w:numPr>
          <w:ilvl w:val="0"/>
          <w:numId w:val="111"/>
        </w:numPr>
        <w:spacing w:line="360" w:lineRule="auto"/>
        <w:jc w:val="both"/>
        <w:divId w:val="16914891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521" w:rsidRPr="008F51A0" w:rsidRDefault="00F62521" w:rsidP="006216D3">
      <w:pPr>
        <w:pStyle w:val="alt"/>
        <w:numPr>
          <w:ilvl w:val="0"/>
          <w:numId w:val="111"/>
        </w:numPr>
        <w:spacing w:before="0" w:beforeAutospacing="0" w:after="160" w:afterAutospacing="0" w:line="360" w:lineRule="auto"/>
        <w:jc w:val="both"/>
        <w:divId w:val="16914891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521" w:rsidRPr="008F51A0" w:rsidRDefault="00F62521" w:rsidP="006216D3">
      <w:pPr>
        <w:numPr>
          <w:ilvl w:val="0"/>
          <w:numId w:val="111"/>
        </w:numPr>
        <w:spacing w:line="360" w:lineRule="auto"/>
        <w:jc w:val="both"/>
        <w:divId w:val="16914891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521" w:rsidRPr="008F51A0" w:rsidRDefault="00F62521" w:rsidP="006216D3">
      <w:pPr>
        <w:pStyle w:val="alt"/>
        <w:numPr>
          <w:ilvl w:val="0"/>
          <w:numId w:val="111"/>
        </w:numPr>
        <w:spacing w:before="0" w:beforeAutospacing="0" w:after="160" w:afterAutospacing="0" w:line="360" w:lineRule="auto"/>
        <w:jc w:val="both"/>
        <w:divId w:val="16914891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62521" w:rsidRPr="008F51A0" w:rsidRDefault="00F62521" w:rsidP="006216D3">
      <w:pPr>
        <w:numPr>
          <w:ilvl w:val="0"/>
          <w:numId w:val="111"/>
        </w:numPr>
        <w:spacing w:line="360" w:lineRule="auto"/>
        <w:jc w:val="both"/>
        <w:divId w:val="16914891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04518" w:rsidRPr="008F51A0" w:rsidRDefault="00FF5A3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Code:</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type attribute with CSS property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"list-style-type: square;"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ul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pStyle w:val="alt"/>
        <w:numPr>
          <w:ilvl w:val="0"/>
          <w:numId w:val="112"/>
        </w:numPr>
        <w:spacing w:before="0" w:beforeAutospacing="0" w:after="160" w:afterAutospacing="0" w:line="360" w:lineRule="auto"/>
        <w:jc w:val="both"/>
        <w:divId w:val="5775983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13230" w:rsidRPr="008F51A0" w:rsidRDefault="00C13230" w:rsidP="006216D3">
      <w:pPr>
        <w:numPr>
          <w:ilvl w:val="0"/>
          <w:numId w:val="112"/>
        </w:numPr>
        <w:spacing w:line="360" w:lineRule="auto"/>
        <w:jc w:val="both"/>
        <w:divId w:val="57759830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F5A3A" w:rsidRPr="008F51A0" w:rsidRDefault="00EA62DD"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04385E" w:rsidRPr="008F51A0" w:rsidRDefault="0004385E" w:rsidP="008F51A0">
      <w:pPr>
        <w:spacing w:line="360" w:lineRule="auto"/>
        <w:divId w:val="1395469134"/>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707031C7" wp14:editId="5D7AB1D7">
            <wp:extent cx="5676900" cy="3276600"/>
            <wp:effectExtent l="0" t="0" r="0" b="0"/>
            <wp:docPr id="34" name="Picture 34" descr="HTML Unordered List | HTML Bullet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Unordered List | HTML Bulleted Lis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676900" cy="3276600"/>
                    </a:xfrm>
                    <a:prstGeom prst="rect">
                      <a:avLst/>
                    </a:prstGeom>
                    <a:noFill/>
                    <a:ln>
                      <a:noFill/>
                    </a:ln>
                  </pic:spPr>
                </pic:pic>
              </a:graphicData>
            </a:graphic>
          </wp:inline>
        </w:drawing>
      </w:r>
    </w:p>
    <w:p w:rsidR="0004385E" w:rsidRPr="008F51A0" w:rsidRDefault="0004385E" w:rsidP="008F51A0">
      <w:pPr>
        <w:spacing w:line="360" w:lineRule="auto"/>
        <w:divId w:val="1395469134"/>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B328E6A" wp14:editId="66EEEC98">
                <wp:extent cx="6097905" cy="4445"/>
                <wp:effectExtent l="0" t="0" r="0" b="0"/>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522D5C" id="Rectangle 3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04385E" w:rsidRPr="008F51A0" w:rsidRDefault="0004385E" w:rsidP="008F51A0">
      <w:pPr>
        <w:pStyle w:val="Heading2"/>
        <w:shd w:val="clear" w:color="auto" w:fill="FFFFFF"/>
        <w:spacing w:before="0" w:after="160" w:line="360" w:lineRule="auto"/>
        <w:jc w:val="both"/>
        <w:divId w:val="139546913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4"/>
        <w:gridCol w:w="788"/>
        <w:gridCol w:w="1290"/>
        <w:gridCol w:w="1206"/>
        <w:gridCol w:w="1189"/>
      </w:tblGrid>
      <w:tr w:rsidR="0004385E" w:rsidRPr="008F51A0">
        <w:trPr>
          <w:divId w:val="13954691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7D8E3A5E" wp14:editId="5EA5E293">
                  <wp:extent cx="152400" cy="152400"/>
                  <wp:effectExtent l="0" t="0" r="0" b="0"/>
                  <wp:docPr id="35" name="Picture 3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4621B63" wp14:editId="4D6CB1FA">
                  <wp:extent cx="152400" cy="152400"/>
                  <wp:effectExtent l="0" t="0" r="0" b="0"/>
                  <wp:docPr id="36" name="Picture 3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2C18CBD" wp14:editId="140227E6">
                  <wp:extent cx="152400" cy="152400"/>
                  <wp:effectExtent l="0" t="0" r="0" b="0"/>
                  <wp:docPr id="37" name="Picture 3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6411E73" wp14:editId="3F8905CF">
                  <wp:extent cx="152400" cy="152400"/>
                  <wp:effectExtent l="0" t="0" r="0" b="0"/>
                  <wp:docPr id="38" name="Picture 3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B3A2247" wp14:editId="3FACED0F">
                  <wp:extent cx="152400" cy="152400"/>
                  <wp:effectExtent l="0" t="0" r="0" b="0"/>
                  <wp:docPr id="39" name="Picture 3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04385E" w:rsidRPr="008F51A0">
        <w:trPr>
          <w:divId w:val="13954691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&lt;ul&gt;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385E" w:rsidRPr="008F51A0" w:rsidRDefault="0004385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EA62DD" w:rsidRPr="008F51A0" w:rsidRDefault="00EA62DD"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BC522C" w:rsidRPr="008F51A0" w:rsidRDefault="00BC522C" w:rsidP="008F51A0">
      <w:pPr>
        <w:pStyle w:val="Heading1"/>
        <w:shd w:val="clear" w:color="auto" w:fill="FFFFFF"/>
        <w:spacing w:before="0" w:beforeAutospacing="0" w:after="160" w:afterAutospacing="0" w:line="360" w:lineRule="auto"/>
        <w:jc w:val="both"/>
        <w:divId w:val="120259312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Description List | HTML Definition List</w:t>
      </w:r>
    </w:p>
    <w:p w:rsidR="00BC522C" w:rsidRPr="008F51A0" w:rsidRDefault="00BC522C" w:rsidP="008F51A0">
      <w:pPr>
        <w:pStyle w:val="NormalWeb"/>
        <w:shd w:val="clear" w:color="auto" w:fill="FFFFFF"/>
        <w:spacing w:before="0" w:beforeAutospacing="0" w:after="160" w:afterAutospacing="0" w:line="360" w:lineRule="auto"/>
        <w:jc w:val="both"/>
        <w:divId w:val="1202593120"/>
        <w:rPr>
          <w:rFonts w:ascii="Bookman Old Style" w:eastAsiaTheme="minorEastAsia" w:hAnsi="Bookman Old Style" w:cs="Segoe UI"/>
          <w:color w:val="333333"/>
        </w:rPr>
      </w:pPr>
      <w:r w:rsidRPr="008F51A0">
        <w:rPr>
          <w:rFonts w:ascii="Bookman Old Style" w:hAnsi="Bookman Old Style" w:cs="Segoe UI"/>
          <w:b/>
          <w:bCs/>
          <w:color w:val="333333"/>
        </w:rPr>
        <w:t>HTML Description List</w:t>
      </w:r>
      <w:r w:rsidRPr="008F51A0">
        <w:rPr>
          <w:rFonts w:ascii="Bookman Old Style" w:hAnsi="Bookman Old Style" w:cs="Segoe UI"/>
          <w:color w:val="333333"/>
        </w:rPr>
        <w:t> or Definition List displays elements in definition form like in dictionary. The &lt;dl&gt;, &lt;</w:t>
      </w:r>
      <w:proofErr w:type="gramStart"/>
      <w:r w:rsidRPr="008F51A0">
        <w:rPr>
          <w:rFonts w:ascii="Bookman Old Style" w:hAnsi="Bookman Old Style" w:cs="Segoe UI"/>
          <w:color w:val="333333"/>
        </w:rPr>
        <w:t>dt</w:t>
      </w:r>
      <w:proofErr w:type="gramEnd"/>
      <w:r w:rsidRPr="008F51A0">
        <w:rPr>
          <w:rFonts w:ascii="Bookman Old Style" w:hAnsi="Bookman Old Style" w:cs="Segoe UI"/>
          <w:color w:val="333333"/>
        </w:rPr>
        <w:t>&gt; and &lt;dd&gt; tags are used to define description list.</w:t>
      </w:r>
    </w:p>
    <w:p w:rsidR="00BC522C" w:rsidRPr="008F51A0" w:rsidRDefault="00BC522C" w:rsidP="008F51A0">
      <w:pPr>
        <w:pStyle w:val="NormalWeb"/>
        <w:shd w:val="clear" w:color="auto" w:fill="FFFFFF"/>
        <w:spacing w:before="0" w:beforeAutospacing="0" w:after="160" w:afterAutospacing="0" w:line="360" w:lineRule="auto"/>
        <w:jc w:val="both"/>
        <w:divId w:val="1202593120"/>
        <w:rPr>
          <w:rFonts w:ascii="Bookman Old Style" w:hAnsi="Bookman Old Style" w:cs="Segoe UI"/>
          <w:color w:val="333333"/>
        </w:rPr>
      </w:pPr>
      <w:r w:rsidRPr="008F51A0">
        <w:rPr>
          <w:rFonts w:ascii="Bookman Old Style" w:hAnsi="Bookman Old Style" w:cs="Segoe UI"/>
          <w:color w:val="333333"/>
        </w:rPr>
        <w:t>The 3 HTML description list tags are given below:</w:t>
      </w:r>
    </w:p>
    <w:p w:rsidR="00BC522C" w:rsidRPr="008F51A0" w:rsidRDefault="00BC522C" w:rsidP="006216D3">
      <w:pPr>
        <w:numPr>
          <w:ilvl w:val="0"/>
          <w:numId w:val="113"/>
        </w:numPr>
        <w:shd w:val="clear" w:color="auto" w:fill="FFFFFF"/>
        <w:spacing w:line="360" w:lineRule="auto"/>
        <w:jc w:val="both"/>
        <w:divId w:val="1202593120"/>
        <w:rPr>
          <w:rFonts w:ascii="Bookman Old Style" w:eastAsia="Times New Roman" w:hAnsi="Bookman Old Style" w:cs="Segoe UI"/>
          <w:color w:val="000000"/>
        </w:rPr>
      </w:pPr>
      <w:r w:rsidRPr="008F51A0">
        <w:rPr>
          <w:rFonts w:ascii="Bookman Old Style" w:eastAsia="Times New Roman" w:hAnsi="Bookman Old Style" w:cs="Segoe UI"/>
          <w:b/>
          <w:bCs/>
          <w:color w:val="000000"/>
        </w:rPr>
        <w:t>&lt;</w:t>
      </w:r>
      <w:proofErr w:type="gramStart"/>
      <w:r w:rsidRPr="008F51A0">
        <w:rPr>
          <w:rFonts w:ascii="Bookman Old Style" w:eastAsia="Times New Roman" w:hAnsi="Bookman Old Style" w:cs="Segoe UI"/>
          <w:b/>
          <w:bCs/>
          <w:color w:val="000000"/>
        </w:rPr>
        <w:t>dl</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the description list.</w:t>
      </w:r>
    </w:p>
    <w:p w:rsidR="00BC522C" w:rsidRPr="008F51A0" w:rsidRDefault="00BC522C" w:rsidP="006216D3">
      <w:pPr>
        <w:numPr>
          <w:ilvl w:val="0"/>
          <w:numId w:val="113"/>
        </w:numPr>
        <w:shd w:val="clear" w:color="auto" w:fill="FFFFFF"/>
        <w:spacing w:line="360" w:lineRule="auto"/>
        <w:jc w:val="both"/>
        <w:divId w:val="1202593120"/>
        <w:rPr>
          <w:rFonts w:ascii="Bookman Old Style" w:eastAsia="Times New Roman" w:hAnsi="Bookman Old Style" w:cs="Segoe UI"/>
          <w:color w:val="000000"/>
        </w:rPr>
      </w:pPr>
      <w:r w:rsidRPr="008F51A0">
        <w:rPr>
          <w:rFonts w:ascii="Bookman Old Style" w:eastAsia="Times New Roman" w:hAnsi="Bookman Old Style" w:cs="Segoe UI"/>
          <w:b/>
          <w:bCs/>
          <w:color w:val="000000"/>
        </w:rPr>
        <w:t>&lt;</w:t>
      </w:r>
      <w:proofErr w:type="gramStart"/>
      <w:r w:rsidRPr="008F51A0">
        <w:rPr>
          <w:rFonts w:ascii="Bookman Old Style" w:eastAsia="Times New Roman" w:hAnsi="Bookman Old Style" w:cs="Segoe UI"/>
          <w:b/>
          <w:bCs/>
          <w:color w:val="000000"/>
        </w:rPr>
        <w:t>dt</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data term.</w:t>
      </w:r>
    </w:p>
    <w:p w:rsidR="00BC522C" w:rsidRPr="008F51A0" w:rsidRDefault="00BC522C" w:rsidP="006216D3">
      <w:pPr>
        <w:numPr>
          <w:ilvl w:val="0"/>
          <w:numId w:val="113"/>
        </w:numPr>
        <w:shd w:val="clear" w:color="auto" w:fill="FFFFFF"/>
        <w:spacing w:line="360" w:lineRule="auto"/>
        <w:jc w:val="both"/>
        <w:divId w:val="1202593120"/>
        <w:rPr>
          <w:rFonts w:ascii="Bookman Old Style" w:eastAsia="Times New Roman" w:hAnsi="Bookman Old Style" w:cs="Segoe UI"/>
          <w:color w:val="000000"/>
        </w:rPr>
      </w:pPr>
      <w:r w:rsidRPr="008F51A0">
        <w:rPr>
          <w:rFonts w:ascii="Bookman Old Style" w:eastAsia="Times New Roman" w:hAnsi="Bookman Old Style" w:cs="Segoe UI"/>
          <w:b/>
          <w:bCs/>
          <w:color w:val="000000"/>
        </w:rPr>
        <w:t>&lt;</w:t>
      </w:r>
      <w:proofErr w:type="gramStart"/>
      <w:r w:rsidRPr="008F51A0">
        <w:rPr>
          <w:rFonts w:ascii="Bookman Old Style" w:eastAsia="Times New Roman" w:hAnsi="Bookman Old Style" w:cs="Segoe UI"/>
          <w:b/>
          <w:bCs/>
          <w:color w:val="000000"/>
        </w:rPr>
        <w:t>dd</w:t>
      </w:r>
      <w:proofErr w:type="gramEnd"/>
      <w:r w:rsidRPr="008F51A0">
        <w:rPr>
          <w:rFonts w:ascii="Bookman Old Style" w:eastAsia="Times New Roman" w:hAnsi="Bookman Old Style" w:cs="Segoe UI"/>
          <w:b/>
          <w:bCs/>
          <w:color w:val="000000"/>
        </w:rPr>
        <w:t>&gt; tag</w:t>
      </w:r>
      <w:r w:rsidRPr="008F51A0">
        <w:rPr>
          <w:rFonts w:ascii="Bookman Old Style" w:eastAsia="Times New Roman" w:hAnsi="Bookman Old Style" w:cs="Segoe UI"/>
          <w:color w:val="000000"/>
        </w:rPr>
        <w:t> defines data definition (description).</w:t>
      </w:r>
    </w:p>
    <w:p w:rsidR="0004385E" w:rsidRPr="008F51A0" w:rsidRDefault="0004385E"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9211B8" w:rsidRPr="008F51A0" w:rsidRDefault="009211B8" w:rsidP="006216D3">
      <w:pPr>
        <w:pStyle w:val="alt"/>
        <w:numPr>
          <w:ilvl w:val="0"/>
          <w:numId w:val="114"/>
        </w:numPr>
        <w:spacing w:before="0" w:beforeAutospacing="0" w:after="160" w:afterAutospacing="0" w:line="360" w:lineRule="auto"/>
        <w:jc w:val="both"/>
        <w:divId w:val="21254178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dl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numPr>
          <w:ilvl w:val="0"/>
          <w:numId w:val="114"/>
        </w:numPr>
        <w:spacing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pStyle w:val="alt"/>
        <w:numPr>
          <w:ilvl w:val="0"/>
          <w:numId w:val="114"/>
        </w:numPr>
        <w:spacing w:before="0" w:beforeAutospacing="0" w:after="160" w:afterAutospacing="0"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is a markup language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numPr>
          <w:ilvl w:val="0"/>
          <w:numId w:val="114"/>
        </w:numPr>
        <w:spacing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pStyle w:val="alt"/>
        <w:numPr>
          <w:ilvl w:val="0"/>
          <w:numId w:val="114"/>
        </w:numPr>
        <w:spacing w:before="0" w:beforeAutospacing="0" w:after="160" w:afterAutospacing="0"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is a programming language and platform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numPr>
          <w:ilvl w:val="0"/>
          <w:numId w:val="114"/>
        </w:numPr>
        <w:spacing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pStyle w:val="alt"/>
        <w:numPr>
          <w:ilvl w:val="0"/>
          <w:numId w:val="114"/>
        </w:numPr>
        <w:spacing w:before="0" w:beforeAutospacing="0" w:after="160" w:afterAutospacing="0"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is a scripting language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numPr>
          <w:ilvl w:val="0"/>
          <w:numId w:val="114"/>
        </w:numPr>
        <w:spacing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SQL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pStyle w:val="alt"/>
        <w:numPr>
          <w:ilvl w:val="0"/>
          <w:numId w:val="114"/>
        </w:numPr>
        <w:spacing w:before="0" w:beforeAutospacing="0" w:after="160" w:afterAutospacing="0" w:line="360" w:lineRule="auto"/>
        <w:jc w:val="both"/>
        <w:divId w:val="21254178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is a query language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9211B8" w:rsidP="006216D3">
      <w:pPr>
        <w:numPr>
          <w:ilvl w:val="0"/>
          <w:numId w:val="114"/>
        </w:numPr>
        <w:spacing w:line="360" w:lineRule="auto"/>
        <w:jc w:val="both"/>
        <w:divId w:val="21254178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211B8" w:rsidRPr="008F51A0" w:rsidRDefault="00D8787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Output:</w:t>
      </w:r>
    </w:p>
    <w:p w:rsidR="007A26CF" w:rsidRPr="008F51A0" w:rsidRDefault="007A26CF" w:rsidP="008F51A0">
      <w:pPr>
        <w:shd w:val="clear" w:color="auto" w:fill="FFFFFF"/>
        <w:spacing w:line="360" w:lineRule="auto"/>
        <w:jc w:val="both"/>
        <w:divId w:val="934676090"/>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HTML</w:t>
      </w:r>
    </w:p>
    <w:p w:rsidR="007A26CF" w:rsidRPr="008F51A0" w:rsidRDefault="007A26CF" w:rsidP="008F51A0">
      <w:pPr>
        <w:shd w:val="clear" w:color="auto" w:fill="FFFFFF"/>
        <w:spacing w:line="360" w:lineRule="auto"/>
        <w:ind w:left="720"/>
        <w:jc w:val="both"/>
        <w:divId w:val="934676090"/>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is</w:t>
      </w:r>
      <w:proofErr w:type="gramEnd"/>
      <w:r w:rsidRPr="008F51A0">
        <w:rPr>
          <w:rFonts w:ascii="Bookman Old Style" w:eastAsia="Times New Roman" w:hAnsi="Bookman Old Style" w:cs="Segoe UI"/>
          <w:color w:val="333333"/>
        </w:rPr>
        <w:t xml:space="preserve"> a markup language</w:t>
      </w:r>
    </w:p>
    <w:p w:rsidR="007A26CF" w:rsidRPr="008F51A0" w:rsidRDefault="007A26CF" w:rsidP="008F51A0">
      <w:pPr>
        <w:shd w:val="clear" w:color="auto" w:fill="FFFFFF"/>
        <w:spacing w:line="360" w:lineRule="auto"/>
        <w:jc w:val="both"/>
        <w:divId w:val="934676090"/>
        <w:rPr>
          <w:rFonts w:ascii="Bookman Old Style" w:eastAsia="Times New Roman" w:hAnsi="Bookman Old Style" w:cs="Segoe UI"/>
          <w:color w:val="333333"/>
        </w:rPr>
      </w:pPr>
      <w:r w:rsidRPr="008F51A0">
        <w:rPr>
          <w:rFonts w:ascii="Bookman Old Style" w:eastAsia="Times New Roman" w:hAnsi="Bookman Old Style" w:cs="Segoe UI"/>
          <w:color w:val="333333"/>
        </w:rPr>
        <w:t>Java</w:t>
      </w:r>
    </w:p>
    <w:p w:rsidR="007A26CF" w:rsidRPr="008F51A0" w:rsidRDefault="007A26CF" w:rsidP="008F51A0">
      <w:pPr>
        <w:shd w:val="clear" w:color="auto" w:fill="FFFFFF"/>
        <w:spacing w:line="360" w:lineRule="auto"/>
        <w:ind w:left="720"/>
        <w:jc w:val="both"/>
        <w:divId w:val="934676090"/>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is</w:t>
      </w:r>
      <w:proofErr w:type="gramEnd"/>
      <w:r w:rsidRPr="008F51A0">
        <w:rPr>
          <w:rFonts w:ascii="Bookman Old Style" w:eastAsia="Times New Roman" w:hAnsi="Bookman Old Style" w:cs="Segoe UI"/>
          <w:color w:val="333333"/>
        </w:rPr>
        <w:t xml:space="preserve"> a programming language and platform</w:t>
      </w:r>
    </w:p>
    <w:p w:rsidR="007A26CF" w:rsidRPr="008F51A0" w:rsidRDefault="007A26CF" w:rsidP="008F51A0">
      <w:pPr>
        <w:shd w:val="clear" w:color="auto" w:fill="FFFFFF"/>
        <w:spacing w:line="360" w:lineRule="auto"/>
        <w:jc w:val="both"/>
        <w:divId w:val="934676090"/>
        <w:rPr>
          <w:rFonts w:ascii="Bookman Old Style" w:eastAsia="Times New Roman" w:hAnsi="Bookman Old Style" w:cs="Segoe UI"/>
          <w:color w:val="333333"/>
        </w:rPr>
      </w:pPr>
      <w:r w:rsidRPr="008F51A0">
        <w:rPr>
          <w:rFonts w:ascii="Bookman Old Style" w:eastAsia="Times New Roman" w:hAnsi="Bookman Old Style" w:cs="Segoe UI"/>
          <w:color w:val="333333"/>
        </w:rPr>
        <w:t>JavaScript</w:t>
      </w:r>
    </w:p>
    <w:p w:rsidR="007A26CF" w:rsidRPr="008F51A0" w:rsidRDefault="007A26CF" w:rsidP="008F51A0">
      <w:pPr>
        <w:shd w:val="clear" w:color="auto" w:fill="FFFFFF"/>
        <w:spacing w:line="360" w:lineRule="auto"/>
        <w:ind w:left="720"/>
        <w:jc w:val="both"/>
        <w:divId w:val="934676090"/>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is</w:t>
      </w:r>
      <w:proofErr w:type="gramEnd"/>
      <w:r w:rsidRPr="008F51A0">
        <w:rPr>
          <w:rFonts w:ascii="Bookman Old Style" w:eastAsia="Times New Roman" w:hAnsi="Bookman Old Style" w:cs="Segoe UI"/>
          <w:color w:val="333333"/>
        </w:rPr>
        <w:t xml:space="preserve"> a scripting language</w:t>
      </w:r>
    </w:p>
    <w:p w:rsidR="007A26CF" w:rsidRPr="008F51A0" w:rsidRDefault="007A26CF" w:rsidP="008F51A0">
      <w:pPr>
        <w:shd w:val="clear" w:color="auto" w:fill="FFFFFF"/>
        <w:spacing w:line="360" w:lineRule="auto"/>
        <w:jc w:val="both"/>
        <w:divId w:val="934676090"/>
        <w:rPr>
          <w:rFonts w:ascii="Bookman Old Style" w:eastAsia="Times New Roman" w:hAnsi="Bookman Old Style" w:cs="Segoe UI"/>
          <w:color w:val="333333"/>
        </w:rPr>
      </w:pPr>
      <w:r w:rsidRPr="008F51A0">
        <w:rPr>
          <w:rFonts w:ascii="Bookman Old Style" w:eastAsia="Times New Roman" w:hAnsi="Bookman Old Style" w:cs="Segoe UI"/>
          <w:color w:val="333333"/>
        </w:rPr>
        <w:t>SQL</w:t>
      </w:r>
    </w:p>
    <w:p w:rsidR="007A26CF" w:rsidRPr="008F51A0" w:rsidRDefault="007A26CF" w:rsidP="008F51A0">
      <w:pPr>
        <w:shd w:val="clear" w:color="auto" w:fill="FFFFFF"/>
        <w:spacing w:line="360" w:lineRule="auto"/>
        <w:ind w:left="720"/>
        <w:jc w:val="both"/>
        <w:divId w:val="934676090"/>
        <w:rPr>
          <w:rFonts w:ascii="Bookman Old Style" w:eastAsia="Times New Roman" w:hAnsi="Bookman Old Style" w:cs="Segoe UI"/>
          <w:color w:val="333333"/>
        </w:rPr>
      </w:pPr>
      <w:proofErr w:type="gramStart"/>
      <w:r w:rsidRPr="008F51A0">
        <w:rPr>
          <w:rFonts w:ascii="Bookman Old Style" w:eastAsia="Times New Roman" w:hAnsi="Bookman Old Style" w:cs="Segoe UI"/>
          <w:color w:val="333333"/>
        </w:rPr>
        <w:t>is</w:t>
      </w:r>
      <w:proofErr w:type="gramEnd"/>
      <w:r w:rsidRPr="008F51A0">
        <w:rPr>
          <w:rFonts w:ascii="Bookman Old Style" w:eastAsia="Times New Roman" w:hAnsi="Bookman Old Style" w:cs="Segoe UI"/>
          <w:color w:val="333333"/>
        </w:rPr>
        <w:t xml:space="preserve"> a query language</w:t>
      </w:r>
    </w:p>
    <w:p w:rsidR="000079EA" w:rsidRPr="008F51A0" w:rsidRDefault="000079EA" w:rsidP="008F51A0">
      <w:pPr>
        <w:pStyle w:val="Heading2"/>
        <w:shd w:val="clear" w:color="auto" w:fill="FFFFFF"/>
        <w:spacing w:before="0" w:after="160" w:line="360" w:lineRule="auto"/>
        <w:jc w:val="both"/>
        <w:divId w:val="61047415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8"/>
        <w:gridCol w:w="792"/>
        <w:gridCol w:w="1294"/>
        <w:gridCol w:w="1210"/>
        <w:gridCol w:w="1193"/>
      </w:tblGrid>
      <w:tr w:rsidR="000079EA" w:rsidRPr="008F51A0">
        <w:trPr>
          <w:divId w:val="6104741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8386704" wp14:editId="48A9B7EA">
                  <wp:extent cx="154940" cy="154940"/>
                  <wp:effectExtent l="0" t="0" r="0" b="0"/>
                  <wp:docPr id="89" name="Picture 8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06D4DC1F" wp14:editId="0003D2EC">
                  <wp:extent cx="154940" cy="154940"/>
                  <wp:effectExtent l="0" t="0" r="0" b="0"/>
                  <wp:docPr id="90" name="Picture 9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F0D58AB" wp14:editId="2972F4C6">
                  <wp:extent cx="154940" cy="154940"/>
                  <wp:effectExtent l="0" t="0" r="0" b="0"/>
                  <wp:docPr id="160" name="Picture 16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E0F75EF" wp14:editId="3FD95152">
                  <wp:extent cx="154940" cy="154940"/>
                  <wp:effectExtent l="0" t="0" r="0" b="0"/>
                  <wp:docPr id="161" name="Picture 16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22C1530" wp14:editId="49F3978C">
                  <wp:extent cx="154940" cy="154940"/>
                  <wp:effectExtent l="0" t="0" r="0" b="0"/>
                  <wp:docPr id="162" name="Picture 16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0079EA" w:rsidRPr="008F51A0">
        <w:trPr>
          <w:divId w:val="6104741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&lt;dl&gt;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079EA" w:rsidRPr="008F51A0" w:rsidRDefault="000079EA"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D8787F" w:rsidRPr="008F51A0" w:rsidRDefault="00D8787F"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283DF8" w:rsidRPr="008F51A0" w:rsidRDefault="00283DF8" w:rsidP="008F51A0">
      <w:pPr>
        <w:pStyle w:val="Heading1"/>
        <w:shd w:val="clear" w:color="auto" w:fill="FFFFFF"/>
        <w:spacing w:before="0" w:beforeAutospacing="0" w:after="160" w:afterAutospacing="0" w:line="360" w:lineRule="auto"/>
        <w:jc w:val="both"/>
        <w:divId w:val="4098066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Form</w:t>
      </w:r>
    </w:p>
    <w:p w:rsidR="00283DF8" w:rsidRPr="008F51A0" w:rsidRDefault="00283DF8" w:rsidP="008F51A0">
      <w:pPr>
        <w:pStyle w:val="NormalWeb"/>
        <w:shd w:val="clear" w:color="auto" w:fill="FFFFFF"/>
        <w:spacing w:before="0" w:beforeAutospacing="0" w:after="160" w:afterAutospacing="0" w:line="360" w:lineRule="auto"/>
        <w:jc w:val="both"/>
        <w:divId w:val="40980660"/>
        <w:rPr>
          <w:rFonts w:ascii="Bookman Old Style" w:eastAsiaTheme="minorEastAsia" w:hAnsi="Bookman Old Style" w:cs="Segoe UI"/>
          <w:color w:val="333333"/>
        </w:rPr>
      </w:pPr>
      <w:r w:rsidRPr="008F51A0">
        <w:rPr>
          <w:rFonts w:ascii="Bookman Old Style" w:hAnsi="Bookman Old Style" w:cs="Segoe UI"/>
          <w:color w:val="333333"/>
        </w:rPr>
        <w:lastRenderedPageBreak/>
        <w:t>An </w:t>
      </w:r>
      <w:r w:rsidRPr="008F51A0">
        <w:rPr>
          <w:rFonts w:ascii="Bookman Old Style" w:hAnsi="Bookman Old Style" w:cs="Segoe UI"/>
          <w:b/>
          <w:bCs/>
          <w:color w:val="333333"/>
        </w:rPr>
        <w:t>HTML form</w:t>
      </w:r>
      <w:r w:rsidRPr="008F51A0">
        <w:rPr>
          <w:rFonts w:ascii="Bookman Old Style" w:hAnsi="Bookman Old Style" w:cs="Segoe UI"/>
          <w:color w:val="333333"/>
        </w:rPr>
        <w:t> is </w:t>
      </w:r>
      <w:r w:rsidRPr="008F51A0">
        <w:rPr>
          <w:rFonts w:ascii="Bookman Old Style" w:hAnsi="Bookman Old Style" w:cs="Segoe UI"/>
          <w:i/>
          <w:iCs/>
          <w:color w:val="333333"/>
        </w:rPr>
        <w:t>a section of a document</w:t>
      </w:r>
      <w:r w:rsidRPr="008F51A0">
        <w:rPr>
          <w:rFonts w:ascii="Bookman Old Style" w:hAnsi="Bookman Old Style" w:cs="Segoe UI"/>
          <w:color w:val="333333"/>
        </w:rPr>
        <w:t> which contains controls such as text fields, password fields, checkboxes, radio buttons, submit button, menus etc.</w:t>
      </w:r>
    </w:p>
    <w:p w:rsidR="00283DF8" w:rsidRPr="008F51A0" w:rsidRDefault="00283DF8" w:rsidP="008F51A0">
      <w:pPr>
        <w:pStyle w:val="NormalWeb"/>
        <w:shd w:val="clear" w:color="auto" w:fill="FFFFFF"/>
        <w:spacing w:before="0" w:beforeAutospacing="0" w:after="160" w:afterAutospacing="0" w:line="360" w:lineRule="auto"/>
        <w:jc w:val="both"/>
        <w:divId w:val="40980660"/>
        <w:rPr>
          <w:rFonts w:ascii="Bookman Old Style" w:hAnsi="Bookman Old Style" w:cs="Segoe UI"/>
          <w:color w:val="333333"/>
        </w:rPr>
      </w:pPr>
      <w:r w:rsidRPr="008F51A0">
        <w:rPr>
          <w:rFonts w:ascii="Bookman Old Style" w:hAnsi="Bookman Old Style" w:cs="Segoe UI"/>
          <w:color w:val="333333"/>
        </w:rPr>
        <w:t>An HTML form facilitates the user to enter data that is to be sent to the server for processing such as name, email address, password, phone number, etc</w:t>
      </w:r>
      <w:proofErr w:type="gramStart"/>
      <w:r w:rsidRPr="008F51A0">
        <w:rPr>
          <w:rFonts w:ascii="Bookman Old Style" w:hAnsi="Bookman Old Style" w:cs="Segoe UI"/>
          <w:color w:val="333333"/>
        </w:rPr>
        <w:t>. .</w:t>
      </w:r>
      <w:proofErr w:type="gramEnd"/>
    </w:p>
    <w:p w:rsidR="00283DF8" w:rsidRPr="008F51A0" w:rsidRDefault="00283DF8" w:rsidP="008F51A0">
      <w:pPr>
        <w:spacing w:line="360" w:lineRule="auto"/>
        <w:divId w:val="40980660"/>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66B0FF2E" wp14:editId="60C5465B">
                <wp:extent cx="6097905" cy="4445"/>
                <wp:effectExtent l="0" t="0" r="0" b="0"/>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D1458D" id="Rectangle 163"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283DF8" w:rsidRPr="008F51A0" w:rsidRDefault="00283DF8" w:rsidP="008F51A0">
      <w:pPr>
        <w:pStyle w:val="Heading2"/>
        <w:shd w:val="clear" w:color="auto" w:fill="FFFFFF"/>
        <w:spacing w:before="0" w:after="160" w:line="360" w:lineRule="auto"/>
        <w:jc w:val="both"/>
        <w:divId w:val="4098066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Why use HTML Form</w:t>
      </w:r>
    </w:p>
    <w:p w:rsidR="00283DF8" w:rsidRPr="008F51A0" w:rsidRDefault="00283DF8" w:rsidP="008F51A0">
      <w:pPr>
        <w:pStyle w:val="NormalWeb"/>
        <w:shd w:val="clear" w:color="auto" w:fill="FFFFFF"/>
        <w:spacing w:before="0" w:beforeAutospacing="0" w:after="160" w:afterAutospacing="0" w:line="360" w:lineRule="auto"/>
        <w:jc w:val="both"/>
        <w:divId w:val="40980660"/>
        <w:rPr>
          <w:rFonts w:ascii="Bookman Old Style" w:eastAsiaTheme="minorEastAsia" w:hAnsi="Bookman Old Style" w:cs="Segoe UI"/>
          <w:color w:val="333333"/>
        </w:rPr>
      </w:pPr>
      <w:r w:rsidRPr="008F51A0">
        <w:rPr>
          <w:rFonts w:ascii="Bookman Old Style" w:hAnsi="Bookman Old Style" w:cs="Segoe UI"/>
          <w:color w:val="333333"/>
        </w:rPr>
        <w:t>HTML forms are required if you want to collect some data from of the site visitor.</w:t>
      </w:r>
    </w:p>
    <w:p w:rsidR="00283DF8" w:rsidRPr="008F51A0" w:rsidRDefault="00283DF8" w:rsidP="008F51A0">
      <w:pPr>
        <w:pStyle w:val="NormalWeb"/>
        <w:shd w:val="clear" w:color="auto" w:fill="FFFFFF"/>
        <w:spacing w:before="0" w:beforeAutospacing="0" w:after="160" w:afterAutospacing="0" w:line="360" w:lineRule="auto"/>
        <w:jc w:val="both"/>
        <w:divId w:val="40980660"/>
        <w:rPr>
          <w:rFonts w:ascii="Bookman Old Style" w:hAnsi="Bookman Old Style" w:cs="Segoe UI"/>
          <w:color w:val="333333"/>
        </w:rPr>
      </w:pPr>
      <w:r w:rsidRPr="008F51A0">
        <w:rPr>
          <w:rFonts w:ascii="Bookman Old Style" w:hAnsi="Bookman Old Style" w:cs="Segoe UI"/>
          <w:color w:val="333333"/>
        </w:rPr>
        <w:t>For example: If a user want to purchase some items on internet, he/she must fill the form such as shipping address and credit/debit card details so that item can be sent to the given address.</w:t>
      </w:r>
    </w:p>
    <w:p w:rsidR="00283DF8" w:rsidRPr="008F51A0" w:rsidRDefault="00283DF8" w:rsidP="008F51A0">
      <w:pPr>
        <w:spacing w:line="360" w:lineRule="auto"/>
        <w:divId w:val="40980660"/>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F3A812C" wp14:editId="62409344">
                <wp:extent cx="6097905" cy="4445"/>
                <wp:effectExtent l="0" t="0" r="0" b="0"/>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48322B" id="Rectangle 16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283DF8" w:rsidRPr="008F51A0" w:rsidRDefault="00283DF8" w:rsidP="008F51A0">
      <w:pPr>
        <w:pStyle w:val="Heading2"/>
        <w:shd w:val="clear" w:color="auto" w:fill="FFFFFF"/>
        <w:spacing w:before="0" w:after="160" w:line="360" w:lineRule="auto"/>
        <w:jc w:val="both"/>
        <w:divId w:val="4098066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Form Syntax</w:t>
      </w:r>
    </w:p>
    <w:p w:rsidR="00B410CB" w:rsidRPr="008F51A0" w:rsidRDefault="00B410CB" w:rsidP="006216D3">
      <w:pPr>
        <w:pStyle w:val="alt"/>
        <w:numPr>
          <w:ilvl w:val="0"/>
          <w:numId w:val="115"/>
        </w:numPr>
        <w:spacing w:before="0" w:beforeAutospacing="0" w:after="160" w:afterAutospacing="0" w:line="360" w:lineRule="auto"/>
        <w:jc w:val="both"/>
        <w:divId w:val="109065996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"server url"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"get|post"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410CB" w:rsidRPr="008F51A0" w:rsidRDefault="00B410CB" w:rsidP="006216D3">
      <w:pPr>
        <w:numPr>
          <w:ilvl w:val="0"/>
          <w:numId w:val="115"/>
        </w:numPr>
        <w:spacing w:line="360" w:lineRule="auto"/>
        <w:jc w:val="both"/>
        <w:divId w:val="109065996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//input controls e.g. textfield, textarea, radiobutton, button  </w:t>
      </w:r>
    </w:p>
    <w:p w:rsidR="00B410CB" w:rsidRPr="008F51A0" w:rsidRDefault="00B410CB" w:rsidP="006216D3">
      <w:pPr>
        <w:pStyle w:val="alt"/>
        <w:numPr>
          <w:ilvl w:val="0"/>
          <w:numId w:val="115"/>
        </w:numPr>
        <w:spacing w:before="0" w:beforeAutospacing="0" w:after="160" w:afterAutospacing="0" w:line="360" w:lineRule="auto"/>
        <w:jc w:val="both"/>
        <w:divId w:val="109065996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F02EC" w:rsidRPr="008F51A0" w:rsidRDefault="006F02EC" w:rsidP="008F51A0">
      <w:pPr>
        <w:pStyle w:val="Heading2"/>
        <w:shd w:val="clear" w:color="auto" w:fill="FFFFFF"/>
        <w:spacing w:before="0" w:after="160" w:line="360" w:lineRule="auto"/>
        <w:jc w:val="both"/>
        <w:divId w:val="160781060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Form Tags</w:t>
      </w:r>
    </w:p>
    <w:p w:rsidR="006F02EC" w:rsidRPr="008F51A0" w:rsidRDefault="006F02EC" w:rsidP="008F51A0">
      <w:pPr>
        <w:pStyle w:val="NormalWeb"/>
        <w:shd w:val="clear" w:color="auto" w:fill="FFFFFF"/>
        <w:spacing w:before="0" w:beforeAutospacing="0" w:after="160" w:afterAutospacing="0" w:line="360" w:lineRule="auto"/>
        <w:jc w:val="both"/>
        <w:divId w:val="1607810608"/>
        <w:rPr>
          <w:rFonts w:ascii="Bookman Old Style" w:eastAsiaTheme="minorEastAsia" w:hAnsi="Bookman Old Style" w:cs="Segoe UI"/>
          <w:color w:val="333333"/>
        </w:rPr>
      </w:pPr>
      <w:r w:rsidRPr="008F51A0">
        <w:rPr>
          <w:rFonts w:ascii="Bookman Old Style" w:hAnsi="Bookman Old Style" w:cs="Segoe UI"/>
          <w:color w:val="333333"/>
        </w:rPr>
        <w:t>Let's see the list of HTML 5 form tags.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3"/>
        <w:gridCol w:w="4707"/>
      </w:tblGrid>
      <w:tr w:rsidR="006F02EC" w:rsidRPr="008F51A0">
        <w:trPr>
          <w:divId w:val="1607810608"/>
        </w:trPr>
        <w:tc>
          <w:tcPr>
            <w:tcW w:w="0" w:type="auto"/>
            <w:shd w:val="clear" w:color="auto" w:fill="C7CCBE"/>
            <w:tcMar>
              <w:top w:w="180" w:type="dxa"/>
              <w:left w:w="180" w:type="dxa"/>
              <w:bottom w:w="180" w:type="dxa"/>
              <w:right w:w="180" w:type="dxa"/>
            </w:tcMar>
            <w:hideMark/>
          </w:tcPr>
          <w:p w:rsidR="006F02EC" w:rsidRPr="008F51A0" w:rsidRDefault="006F02EC"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Tag</w:t>
            </w:r>
          </w:p>
        </w:tc>
        <w:tc>
          <w:tcPr>
            <w:tcW w:w="0" w:type="auto"/>
            <w:shd w:val="clear" w:color="auto" w:fill="C7CCBE"/>
            <w:tcMar>
              <w:top w:w="180" w:type="dxa"/>
              <w:left w:w="180" w:type="dxa"/>
              <w:bottom w:w="180" w:type="dxa"/>
              <w:right w:w="180" w:type="dxa"/>
            </w:tcMar>
            <w:hideMark/>
          </w:tcPr>
          <w:p w:rsidR="006F02EC" w:rsidRPr="008F51A0" w:rsidRDefault="006F02E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&lt;form&gt;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HTML form to enter inputs by the used side.</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&lt;input&gt;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input control.</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&lt;textarea&gt;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multi-line input control.</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&lt;label&gt;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label for an input element.</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&lt;fieldset&gt;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groups the related element in a form.</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&lt;legend&gt;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caption for a &lt;fieldset&gt; element.</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&lt;select&gt;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drop-down list.</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&lt;optgroup&gt;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group of related options in a drop-down list.</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&lt;option&gt;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an option in a drop-down list.</w:t>
            </w:r>
          </w:p>
        </w:tc>
      </w:tr>
      <w:tr w:rsidR="006F02EC" w:rsidRPr="008F51A0">
        <w:trPr>
          <w:divId w:val="16078106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&lt;button&gt;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F02EC" w:rsidRPr="008F51A0" w:rsidRDefault="006F02E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clickable button.</w:t>
            </w:r>
          </w:p>
        </w:tc>
      </w:tr>
    </w:tbl>
    <w:p w:rsidR="003A0482" w:rsidRPr="008F51A0" w:rsidRDefault="003A0482" w:rsidP="008F51A0">
      <w:pPr>
        <w:pStyle w:val="Heading2"/>
        <w:shd w:val="clear" w:color="auto" w:fill="FFFFFF"/>
        <w:spacing w:before="0" w:after="160" w:line="360" w:lineRule="auto"/>
        <w:jc w:val="both"/>
        <w:divId w:val="191465969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5 Form Tags</w:t>
      </w:r>
    </w:p>
    <w:p w:rsidR="003A0482" w:rsidRPr="008F51A0" w:rsidRDefault="003A0482" w:rsidP="008F51A0">
      <w:pPr>
        <w:pStyle w:val="NormalWeb"/>
        <w:shd w:val="clear" w:color="auto" w:fill="FFFFFF"/>
        <w:spacing w:before="0" w:beforeAutospacing="0" w:after="160" w:afterAutospacing="0" w:line="360" w:lineRule="auto"/>
        <w:jc w:val="both"/>
        <w:divId w:val="1914659695"/>
        <w:rPr>
          <w:rFonts w:ascii="Bookman Old Style" w:eastAsiaTheme="minorEastAsia" w:hAnsi="Bookman Old Style" w:cs="Segoe UI"/>
          <w:color w:val="333333"/>
        </w:rPr>
      </w:pPr>
      <w:r w:rsidRPr="008F51A0">
        <w:rPr>
          <w:rFonts w:ascii="Bookman Old Style" w:hAnsi="Bookman Old Style" w:cs="Segoe UI"/>
          <w:color w:val="333333"/>
        </w:rPr>
        <w:t>Let's see the list of HTML 5 form tags.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10"/>
        <w:gridCol w:w="4870"/>
      </w:tblGrid>
      <w:tr w:rsidR="003A0482" w:rsidRPr="008F51A0">
        <w:trPr>
          <w:divId w:val="1914659695"/>
        </w:trPr>
        <w:tc>
          <w:tcPr>
            <w:tcW w:w="0" w:type="auto"/>
            <w:shd w:val="clear" w:color="auto" w:fill="C7CCBE"/>
            <w:tcMar>
              <w:top w:w="180" w:type="dxa"/>
              <w:left w:w="180" w:type="dxa"/>
              <w:bottom w:w="180" w:type="dxa"/>
              <w:right w:w="180" w:type="dxa"/>
            </w:tcMar>
            <w:hideMark/>
          </w:tcPr>
          <w:p w:rsidR="003A0482" w:rsidRPr="008F51A0" w:rsidRDefault="003A0482"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Tag</w:t>
            </w:r>
          </w:p>
        </w:tc>
        <w:tc>
          <w:tcPr>
            <w:tcW w:w="0" w:type="auto"/>
            <w:shd w:val="clear" w:color="auto" w:fill="C7CCBE"/>
            <w:tcMar>
              <w:top w:w="180" w:type="dxa"/>
              <w:left w:w="180" w:type="dxa"/>
              <w:bottom w:w="180" w:type="dxa"/>
              <w:right w:w="180" w:type="dxa"/>
            </w:tcMar>
            <w:hideMark/>
          </w:tcPr>
          <w:p w:rsidR="003A0482" w:rsidRPr="008F51A0" w:rsidRDefault="003A0482"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3A0482" w:rsidRPr="008F51A0">
        <w:trPr>
          <w:divId w:val="19146596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&lt;datalist&gt;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a list of pre-defined options for input control.</w:t>
            </w:r>
          </w:p>
        </w:tc>
      </w:tr>
      <w:tr w:rsidR="003A0482" w:rsidRPr="008F51A0">
        <w:trPr>
          <w:divId w:val="19146596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&lt;keygen&gt;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a key-pair generator field for forms.</w:t>
            </w:r>
          </w:p>
        </w:tc>
      </w:tr>
      <w:tr w:rsidR="003A0482" w:rsidRPr="008F51A0">
        <w:trPr>
          <w:divId w:val="19146596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&lt;output&gt;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0482" w:rsidRPr="008F51A0" w:rsidRDefault="003A0482"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result of a calculation.</w:t>
            </w:r>
          </w:p>
        </w:tc>
      </w:tr>
    </w:tbl>
    <w:p w:rsidR="003A0482" w:rsidRPr="008F51A0" w:rsidRDefault="003A0482" w:rsidP="008F51A0">
      <w:pPr>
        <w:spacing w:line="360" w:lineRule="auto"/>
        <w:divId w:val="191465969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488B38EC" wp14:editId="38F59AA6">
                <wp:extent cx="6097905" cy="4445"/>
                <wp:effectExtent l="0" t="0" r="0" b="0"/>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AFFD9F" id="Rectangle 16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3A0482" w:rsidRPr="008F51A0" w:rsidRDefault="003A0482" w:rsidP="008F51A0">
      <w:pPr>
        <w:pStyle w:val="Heading2"/>
        <w:shd w:val="clear" w:color="auto" w:fill="FFFFFF"/>
        <w:spacing w:before="0" w:after="160" w:line="360" w:lineRule="auto"/>
        <w:jc w:val="both"/>
        <w:divId w:val="191465969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&lt;form&gt; element</w:t>
      </w:r>
    </w:p>
    <w:p w:rsidR="003A0482" w:rsidRPr="008F51A0" w:rsidRDefault="003A0482" w:rsidP="008F51A0">
      <w:pPr>
        <w:pStyle w:val="NormalWeb"/>
        <w:shd w:val="clear" w:color="auto" w:fill="FFFFFF"/>
        <w:spacing w:before="0" w:beforeAutospacing="0" w:after="160" w:afterAutospacing="0" w:line="360" w:lineRule="auto"/>
        <w:jc w:val="both"/>
        <w:divId w:val="1914659695"/>
        <w:rPr>
          <w:rFonts w:ascii="Bookman Old Style" w:eastAsiaTheme="minorEastAsia" w:hAnsi="Bookman Old Style" w:cs="Segoe UI"/>
          <w:color w:val="333333"/>
        </w:rPr>
      </w:pPr>
      <w:r w:rsidRPr="008F51A0">
        <w:rPr>
          <w:rFonts w:ascii="Bookman Old Style" w:hAnsi="Bookman Old Style" w:cs="Segoe UI"/>
          <w:color w:val="333333"/>
        </w:rPr>
        <w:t>The HTML &lt;form&gt; element provide a document section to take input from user. It provides various interactive controls for submitting information to web server such as text field, text area, password field, etc.</w:t>
      </w:r>
    </w:p>
    <w:p w:rsidR="003A0482" w:rsidRPr="008F51A0" w:rsidRDefault="003A0482" w:rsidP="008F51A0">
      <w:pPr>
        <w:pStyle w:val="Heading4"/>
        <w:pBdr>
          <w:left w:val="single" w:sz="18" w:space="30" w:color="FFA500"/>
        </w:pBdr>
        <w:shd w:val="clear" w:color="auto" w:fill="FAEBD7"/>
        <w:spacing w:before="0" w:after="160" w:line="360" w:lineRule="auto"/>
        <w:jc w:val="both"/>
        <w:divId w:val="191465969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The &lt;form&gt; element does not itself create a form but it is container to contain all required form elements, such as &lt;input&gt;, &lt;label&gt;, etc.</w:t>
      </w:r>
    </w:p>
    <w:p w:rsidR="003A0482" w:rsidRPr="008F51A0" w:rsidRDefault="003A0482" w:rsidP="008F51A0">
      <w:pPr>
        <w:pStyle w:val="NormalWeb"/>
        <w:shd w:val="clear" w:color="auto" w:fill="FFFFFF"/>
        <w:spacing w:before="0" w:beforeAutospacing="0" w:after="160" w:afterAutospacing="0" w:line="360" w:lineRule="auto"/>
        <w:jc w:val="both"/>
        <w:divId w:val="1914659695"/>
        <w:rPr>
          <w:rFonts w:ascii="Bookman Old Style" w:eastAsiaTheme="minorEastAsia" w:hAnsi="Bookman Old Style" w:cs="Segoe UI"/>
          <w:color w:val="333333"/>
        </w:rPr>
      </w:pPr>
      <w:r w:rsidRPr="008F51A0">
        <w:rPr>
          <w:rStyle w:val="Strong"/>
          <w:rFonts w:ascii="Bookman Old Style" w:hAnsi="Bookman Old Style" w:cs="Segoe UI"/>
          <w:color w:val="333333"/>
        </w:rPr>
        <w:t>Syntax:</w:t>
      </w:r>
    </w:p>
    <w:p w:rsidR="00EF0222" w:rsidRPr="008F51A0" w:rsidRDefault="00EF0222" w:rsidP="006216D3">
      <w:pPr>
        <w:pStyle w:val="alt"/>
        <w:numPr>
          <w:ilvl w:val="0"/>
          <w:numId w:val="116"/>
        </w:numPr>
        <w:spacing w:before="0" w:beforeAutospacing="0" w:after="160" w:afterAutospacing="0" w:line="360" w:lineRule="auto"/>
        <w:jc w:val="both"/>
        <w:divId w:val="136736614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0222" w:rsidRPr="008F51A0" w:rsidRDefault="00EF0222" w:rsidP="006216D3">
      <w:pPr>
        <w:numPr>
          <w:ilvl w:val="0"/>
          <w:numId w:val="116"/>
        </w:numPr>
        <w:spacing w:line="360" w:lineRule="auto"/>
        <w:jc w:val="both"/>
        <w:divId w:val="136736614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//Form elements  </w:t>
      </w:r>
    </w:p>
    <w:p w:rsidR="00EF0222" w:rsidRPr="008F51A0" w:rsidRDefault="00EF0222" w:rsidP="006216D3">
      <w:pPr>
        <w:pStyle w:val="alt"/>
        <w:numPr>
          <w:ilvl w:val="0"/>
          <w:numId w:val="116"/>
        </w:numPr>
        <w:spacing w:before="0" w:beforeAutospacing="0" w:after="160" w:afterAutospacing="0" w:line="360" w:lineRule="auto"/>
        <w:jc w:val="both"/>
        <w:divId w:val="136736614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F7C14" w:rsidRPr="008F51A0" w:rsidRDefault="007F7C14" w:rsidP="008F51A0">
      <w:pPr>
        <w:pStyle w:val="Heading2"/>
        <w:shd w:val="clear" w:color="auto" w:fill="FFFFFF"/>
        <w:spacing w:before="0" w:after="160" w:line="360" w:lineRule="auto"/>
        <w:jc w:val="both"/>
        <w:divId w:val="140818341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&lt;input&gt; element</w:t>
      </w:r>
    </w:p>
    <w:p w:rsidR="007F7C14" w:rsidRPr="008F51A0" w:rsidRDefault="007F7C14" w:rsidP="008F51A0">
      <w:pPr>
        <w:pStyle w:val="NormalWeb"/>
        <w:shd w:val="clear" w:color="auto" w:fill="FFFFFF"/>
        <w:spacing w:before="0" w:beforeAutospacing="0" w:after="160" w:afterAutospacing="0" w:line="360" w:lineRule="auto"/>
        <w:jc w:val="both"/>
        <w:divId w:val="1408183417"/>
        <w:rPr>
          <w:rFonts w:ascii="Bookman Old Style" w:eastAsiaTheme="minorEastAsia" w:hAnsi="Bookman Old Style" w:cs="Segoe UI"/>
          <w:color w:val="333333"/>
        </w:rPr>
      </w:pPr>
      <w:r w:rsidRPr="008F51A0">
        <w:rPr>
          <w:rFonts w:ascii="Bookman Old Style" w:hAnsi="Bookman Old Style" w:cs="Segoe UI"/>
          <w:color w:val="333333"/>
        </w:rPr>
        <w:t>The HTML &lt;input&gt; element is fundamental form element. It is used to create form fields, to take input from user. We can apply different input filed to gather different information form user. Following is the example to show the simple text input.</w:t>
      </w:r>
    </w:p>
    <w:p w:rsidR="007F7C14" w:rsidRPr="008F51A0" w:rsidRDefault="007F7C14" w:rsidP="008F51A0">
      <w:pPr>
        <w:pStyle w:val="Heading2"/>
        <w:shd w:val="clear" w:color="auto" w:fill="FFFFFF"/>
        <w:spacing w:before="0" w:after="160" w:line="360" w:lineRule="auto"/>
        <w:jc w:val="both"/>
        <w:divId w:val="140818341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Example:</w:t>
      </w:r>
    </w:p>
    <w:p w:rsidR="00545984" w:rsidRPr="008F51A0" w:rsidRDefault="00545984" w:rsidP="006216D3">
      <w:pPr>
        <w:pStyle w:val="alt"/>
        <w:numPr>
          <w:ilvl w:val="0"/>
          <w:numId w:val="117"/>
        </w:numPr>
        <w:spacing w:before="0" w:beforeAutospacing="0" w:after="160" w:afterAutospacing="0" w:line="360" w:lineRule="auto"/>
        <w:jc w:val="both"/>
        <w:divId w:val="11044129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984" w:rsidRPr="008F51A0" w:rsidRDefault="00545984" w:rsidP="006216D3">
      <w:pPr>
        <w:numPr>
          <w:ilvl w:val="0"/>
          <w:numId w:val="117"/>
        </w:numPr>
        <w:spacing w:line="360" w:lineRule="auto"/>
        <w:jc w:val="both"/>
        <w:divId w:val="1104412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984" w:rsidRPr="008F51A0" w:rsidRDefault="00545984" w:rsidP="006216D3">
      <w:pPr>
        <w:pStyle w:val="alt"/>
        <w:numPr>
          <w:ilvl w:val="0"/>
          <w:numId w:val="117"/>
        </w:numPr>
        <w:spacing w:before="0" w:beforeAutospacing="0" w:after="160" w:afterAutospacing="0" w:line="360" w:lineRule="auto"/>
        <w:jc w:val="both"/>
        <w:divId w:val="1104412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Enter your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984" w:rsidRPr="008F51A0" w:rsidRDefault="00545984" w:rsidP="006216D3">
      <w:pPr>
        <w:numPr>
          <w:ilvl w:val="0"/>
          <w:numId w:val="117"/>
        </w:numPr>
        <w:spacing w:line="360" w:lineRule="auto"/>
        <w:jc w:val="both"/>
        <w:divId w:val="1104412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"username"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984" w:rsidRPr="008F51A0" w:rsidRDefault="00545984" w:rsidP="006216D3">
      <w:pPr>
        <w:pStyle w:val="alt"/>
        <w:numPr>
          <w:ilvl w:val="0"/>
          <w:numId w:val="117"/>
        </w:numPr>
        <w:spacing w:before="0" w:beforeAutospacing="0" w:after="160" w:afterAutospacing="0" w:line="360" w:lineRule="auto"/>
        <w:jc w:val="both"/>
        <w:divId w:val="1104412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5984" w:rsidRPr="008F51A0" w:rsidRDefault="00545984" w:rsidP="006216D3">
      <w:pPr>
        <w:numPr>
          <w:ilvl w:val="0"/>
          <w:numId w:val="117"/>
        </w:numPr>
        <w:spacing w:line="360" w:lineRule="auto"/>
        <w:jc w:val="both"/>
        <w:divId w:val="11044129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079EA" w:rsidRPr="008F51A0" w:rsidRDefault="00ED5E4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A92195" w:rsidRPr="008F51A0" w:rsidRDefault="00A92195" w:rsidP="008F51A0">
      <w:pPr>
        <w:spacing w:line="360" w:lineRule="auto"/>
        <w:divId w:val="34544931"/>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391BC3FC" wp14:editId="5E10556D">
            <wp:extent cx="5648325" cy="2105025"/>
            <wp:effectExtent l="0" t="0" r="9525" b="9525"/>
            <wp:docPr id="167" name="Picture 167" descr="HTM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Form"/>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648325" cy="2105025"/>
                    </a:xfrm>
                    <a:prstGeom prst="rect">
                      <a:avLst/>
                    </a:prstGeom>
                    <a:noFill/>
                    <a:ln>
                      <a:noFill/>
                    </a:ln>
                  </pic:spPr>
                </pic:pic>
              </a:graphicData>
            </a:graphic>
          </wp:inline>
        </w:drawing>
      </w:r>
    </w:p>
    <w:p w:rsidR="00A92195" w:rsidRPr="008F51A0" w:rsidRDefault="00A92195" w:rsidP="008F51A0">
      <w:pPr>
        <w:spacing w:line="360" w:lineRule="auto"/>
        <w:divId w:val="34544931"/>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793A5E47" wp14:editId="2B7C451F">
                <wp:extent cx="6097905" cy="4445"/>
                <wp:effectExtent l="0" t="0" r="0" b="0"/>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207030" id="Rectangle 16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A92195" w:rsidRPr="008F51A0" w:rsidRDefault="00A92195" w:rsidP="008F51A0">
      <w:pPr>
        <w:pStyle w:val="Heading2"/>
        <w:shd w:val="clear" w:color="auto" w:fill="FFFFFF"/>
        <w:spacing w:before="0" w:after="160" w:line="360" w:lineRule="auto"/>
        <w:jc w:val="both"/>
        <w:divId w:val="3454493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HTML TextField Control</w:t>
      </w:r>
    </w:p>
    <w:p w:rsidR="00A92195" w:rsidRPr="008F51A0" w:rsidRDefault="00A92195" w:rsidP="008F51A0">
      <w:pPr>
        <w:pStyle w:val="NormalWeb"/>
        <w:shd w:val="clear" w:color="auto" w:fill="FFFFFF"/>
        <w:spacing w:before="0" w:beforeAutospacing="0" w:after="160" w:afterAutospacing="0" w:line="360" w:lineRule="auto"/>
        <w:jc w:val="both"/>
        <w:divId w:val="34544931"/>
        <w:rPr>
          <w:rFonts w:ascii="Bookman Old Style" w:eastAsiaTheme="minorEastAsia" w:hAnsi="Bookman Old Style" w:cs="Segoe UI"/>
          <w:color w:val="333333"/>
        </w:rPr>
      </w:pPr>
      <w:r w:rsidRPr="008F51A0">
        <w:rPr>
          <w:rFonts w:ascii="Bookman Old Style" w:hAnsi="Bookman Old Style" w:cs="Segoe UI"/>
          <w:color w:val="333333"/>
        </w:rPr>
        <w:t xml:space="preserve">The type="text" attribute of input tag creates textfield control also known as single line textfield control. The name attribute is optional, but it is required for the server side component such as JSP, ASP, </w:t>
      </w:r>
      <w:proofErr w:type="gramStart"/>
      <w:r w:rsidRPr="008F51A0">
        <w:rPr>
          <w:rFonts w:ascii="Bookman Old Style" w:hAnsi="Bookman Old Style" w:cs="Segoe UI"/>
          <w:color w:val="333333"/>
        </w:rPr>
        <w:t>PHP</w:t>
      </w:r>
      <w:proofErr w:type="gramEnd"/>
      <w:r w:rsidRPr="008F51A0">
        <w:rPr>
          <w:rFonts w:ascii="Bookman Old Style" w:hAnsi="Bookman Old Style" w:cs="Segoe UI"/>
          <w:color w:val="333333"/>
        </w:rPr>
        <w:t xml:space="preserve"> etc.</w:t>
      </w:r>
    </w:p>
    <w:p w:rsidR="00470D63" w:rsidRPr="008F51A0" w:rsidRDefault="00470D63" w:rsidP="006216D3">
      <w:pPr>
        <w:pStyle w:val="alt"/>
        <w:numPr>
          <w:ilvl w:val="0"/>
          <w:numId w:val="118"/>
        </w:numPr>
        <w:spacing w:before="0" w:beforeAutospacing="0" w:after="160" w:afterAutospacing="0" w:line="360" w:lineRule="auto"/>
        <w:jc w:val="both"/>
        <w:divId w:val="157242250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70D63" w:rsidRPr="008F51A0" w:rsidRDefault="00470D63" w:rsidP="006216D3">
      <w:pPr>
        <w:numPr>
          <w:ilvl w:val="0"/>
          <w:numId w:val="118"/>
        </w:numPr>
        <w:spacing w:line="360" w:lineRule="auto"/>
        <w:jc w:val="both"/>
        <w:divId w:val="1572422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First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70D63" w:rsidRPr="008F51A0" w:rsidRDefault="00470D63" w:rsidP="006216D3">
      <w:pPr>
        <w:pStyle w:val="alt"/>
        <w:numPr>
          <w:ilvl w:val="0"/>
          <w:numId w:val="118"/>
        </w:numPr>
        <w:spacing w:before="0" w:beforeAutospacing="0" w:after="160" w:afterAutospacing="0" w:line="360" w:lineRule="auto"/>
        <w:jc w:val="both"/>
        <w:divId w:val="1572422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Last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70D63" w:rsidRPr="008F51A0" w:rsidRDefault="00470D63" w:rsidP="006216D3">
      <w:pPr>
        <w:numPr>
          <w:ilvl w:val="0"/>
          <w:numId w:val="118"/>
        </w:numPr>
        <w:spacing w:line="360" w:lineRule="auto"/>
        <w:jc w:val="both"/>
        <w:divId w:val="1572422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D5E48" w:rsidRPr="008F51A0" w:rsidRDefault="0067674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E32EF" w:rsidRPr="008F51A0" w:rsidRDefault="00DE32EF" w:rsidP="008F51A0">
      <w:pPr>
        <w:spacing w:line="360" w:lineRule="auto"/>
        <w:divId w:val="2059621247"/>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39084161" wp14:editId="17D59C72">
            <wp:extent cx="5261610" cy="2320925"/>
            <wp:effectExtent l="0" t="0" r="0" b="3175"/>
            <wp:docPr id="169" name="Picture 169" descr="HTML TextFiel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TextField Control"/>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261610" cy="2320925"/>
                    </a:xfrm>
                    <a:prstGeom prst="rect">
                      <a:avLst/>
                    </a:prstGeom>
                    <a:noFill/>
                    <a:ln>
                      <a:noFill/>
                    </a:ln>
                  </pic:spPr>
                </pic:pic>
              </a:graphicData>
            </a:graphic>
          </wp:inline>
        </w:drawing>
      </w:r>
    </w:p>
    <w:p w:rsidR="00DE32EF" w:rsidRPr="008F51A0" w:rsidRDefault="00DE32EF" w:rsidP="008F51A0">
      <w:pPr>
        <w:pStyle w:val="Heading4"/>
        <w:pBdr>
          <w:left w:val="single" w:sz="18" w:space="30" w:color="FFA500"/>
        </w:pBdr>
        <w:shd w:val="clear" w:color="auto" w:fill="FAEBD7"/>
        <w:spacing w:before="0" w:after="160" w:line="360" w:lineRule="auto"/>
        <w:jc w:val="both"/>
        <w:divId w:val="2059621247"/>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If you will omit 'name' attribute then the text filed input will not be submitted to server.</w:t>
      </w:r>
    </w:p>
    <w:p w:rsidR="00DE32EF" w:rsidRPr="008F51A0" w:rsidRDefault="00DE32EF" w:rsidP="008F51A0">
      <w:pPr>
        <w:spacing w:line="360" w:lineRule="auto"/>
        <w:divId w:val="2059621247"/>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0CC10121" wp14:editId="6891B6DB">
                <wp:extent cx="6097905" cy="4445"/>
                <wp:effectExtent l="0" t="0" r="0" b="0"/>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490F9C" id="Rectangle 168"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DE32EF" w:rsidRPr="008F51A0" w:rsidRDefault="00DE32EF" w:rsidP="008F51A0">
      <w:pPr>
        <w:pStyle w:val="Heading2"/>
        <w:shd w:val="clear" w:color="auto" w:fill="FFFFFF"/>
        <w:spacing w:before="0" w:after="160" w:line="360" w:lineRule="auto"/>
        <w:jc w:val="both"/>
        <w:divId w:val="205962124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&lt;textarea&gt; tag in form</w:t>
      </w:r>
    </w:p>
    <w:p w:rsidR="00DE32EF" w:rsidRPr="008F51A0" w:rsidRDefault="00DE32EF" w:rsidP="008F51A0">
      <w:pPr>
        <w:pStyle w:val="NormalWeb"/>
        <w:shd w:val="clear" w:color="auto" w:fill="FFFFFF"/>
        <w:spacing w:before="0" w:beforeAutospacing="0" w:after="160" w:afterAutospacing="0" w:line="360" w:lineRule="auto"/>
        <w:jc w:val="both"/>
        <w:divId w:val="2059621247"/>
        <w:rPr>
          <w:rFonts w:ascii="Bookman Old Style" w:eastAsiaTheme="minorEastAsia" w:hAnsi="Bookman Old Style" w:cs="Segoe UI"/>
          <w:color w:val="333333"/>
        </w:rPr>
      </w:pPr>
      <w:r w:rsidRPr="008F51A0">
        <w:rPr>
          <w:rFonts w:ascii="Bookman Old Style" w:hAnsi="Bookman Old Style" w:cs="Segoe UI"/>
          <w:color w:val="333333"/>
        </w:rPr>
        <w:t>The &lt;textarea&gt; tag in HTML is used to insert multiple-line text in a form. The size of &lt;textarea&gt; can be specify either using "rows" or "cols" attribute or by CSS.</w:t>
      </w:r>
    </w:p>
    <w:p w:rsidR="00DE32EF" w:rsidRPr="008F51A0" w:rsidRDefault="00DE32EF" w:rsidP="008F51A0">
      <w:pPr>
        <w:pStyle w:val="NormalWeb"/>
        <w:shd w:val="clear" w:color="auto" w:fill="FFFFFF"/>
        <w:spacing w:before="0" w:beforeAutospacing="0" w:after="160" w:afterAutospacing="0" w:line="360" w:lineRule="auto"/>
        <w:jc w:val="both"/>
        <w:divId w:val="2059621247"/>
        <w:rPr>
          <w:rFonts w:ascii="Bookman Old Style" w:hAnsi="Bookman Old Style" w:cs="Segoe UI"/>
          <w:color w:val="333333"/>
        </w:rPr>
      </w:pPr>
      <w:r w:rsidRPr="008F51A0">
        <w:rPr>
          <w:rStyle w:val="Strong"/>
          <w:rFonts w:ascii="Bookman Old Style" w:hAnsi="Bookman Old Style" w:cs="Segoe UI"/>
          <w:color w:val="333333"/>
        </w:rPr>
        <w:t>Example:</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Form in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Enter your 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textarea</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rows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cols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"20"</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textarea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pStyle w:val="alt"/>
        <w:numPr>
          <w:ilvl w:val="0"/>
          <w:numId w:val="119"/>
        </w:numPr>
        <w:spacing w:before="0" w:beforeAutospacing="0" w:after="160" w:afterAutospacing="0"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337CB" w:rsidRPr="008F51A0" w:rsidRDefault="003337CB" w:rsidP="006216D3">
      <w:pPr>
        <w:numPr>
          <w:ilvl w:val="0"/>
          <w:numId w:val="119"/>
        </w:numPr>
        <w:spacing w:line="360" w:lineRule="auto"/>
        <w:jc w:val="both"/>
        <w:divId w:val="8559984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76745" w:rsidRPr="008F51A0" w:rsidRDefault="00D9548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575AD" w:rsidRPr="008F51A0" w:rsidRDefault="00F575AD" w:rsidP="008F51A0">
      <w:pPr>
        <w:spacing w:line="360" w:lineRule="auto"/>
        <w:divId w:val="1044603905"/>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2727576C" wp14:editId="4FD78425">
            <wp:extent cx="6057900" cy="2962275"/>
            <wp:effectExtent l="0" t="0" r="0" b="9525"/>
            <wp:docPr id="171" name="Picture 171" descr="HTML textarea tag 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textarea tag in form"/>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057900" cy="2962275"/>
                    </a:xfrm>
                    <a:prstGeom prst="rect">
                      <a:avLst/>
                    </a:prstGeom>
                    <a:noFill/>
                    <a:ln>
                      <a:noFill/>
                    </a:ln>
                  </pic:spPr>
                </pic:pic>
              </a:graphicData>
            </a:graphic>
          </wp:inline>
        </w:drawing>
      </w:r>
    </w:p>
    <w:p w:rsidR="00F575AD" w:rsidRPr="008F51A0" w:rsidRDefault="00F575AD" w:rsidP="008F51A0">
      <w:pPr>
        <w:spacing w:line="360" w:lineRule="auto"/>
        <w:divId w:val="1044603905"/>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2B518850" wp14:editId="4151EBBD">
                <wp:extent cx="6097905" cy="4445"/>
                <wp:effectExtent l="0" t="0" r="0" b="0"/>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EF8F40" id="Rectangle 170"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F575AD" w:rsidRPr="008F51A0" w:rsidRDefault="00F575AD" w:rsidP="008F51A0">
      <w:pPr>
        <w:pStyle w:val="Heading2"/>
        <w:shd w:val="clear" w:color="auto" w:fill="FFFFFF"/>
        <w:spacing w:before="0" w:after="160" w:line="360" w:lineRule="auto"/>
        <w:jc w:val="both"/>
        <w:divId w:val="104460390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Label Tag in Form</w:t>
      </w:r>
    </w:p>
    <w:p w:rsidR="00F575AD" w:rsidRPr="008F51A0" w:rsidRDefault="00F575AD" w:rsidP="008F51A0">
      <w:pPr>
        <w:pStyle w:val="NormalWeb"/>
        <w:shd w:val="clear" w:color="auto" w:fill="FFFFFF"/>
        <w:spacing w:before="0" w:beforeAutospacing="0" w:after="160" w:afterAutospacing="0" w:line="360" w:lineRule="auto"/>
        <w:jc w:val="both"/>
        <w:divId w:val="1044603905"/>
        <w:rPr>
          <w:rFonts w:ascii="Bookman Old Style" w:eastAsiaTheme="minorEastAsia" w:hAnsi="Bookman Old Style" w:cs="Segoe UI"/>
          <w:color w:val="333333"/>
        </w:rPr>
      </w:pPr>
      <w:r w:rsidRPr="008F51A0">
        <w:rPr>
          <w:rFonts w:ascii="Bookman Old Style" w:hAnsi="Bookman Old Style" w:cs="Segoe UI"/>
          <w:color w:val="333333"/>
        </w:rPr>
        <w:t>It is considered better to have label in form. As it makes the code parser/browser/user friendly.</w:t>
      </w:r>
    </w:p>
    <w:p w:rsidR="00F575AD" w:rsidRPr="008F51A0" w:rsidRDefault="00F575AD" w:rsidP="008F51A0">
      <w:pPr>
        <w:pStyle w:val="NormalWeb"/>
        <w:shd w:val="clear" w:color="auto" w:fill="FFFFFF"/>
        <w:spacing w:before="0" w:beforeAutospacing="0" w:after="160" w:afterAutospacing="0" w:line="360" w:lineRule="auto"/>
        <w:jc w:val="both"/>
        <w:divId w:val="1044603905"/>
        <w:rPr>
          <w:rFonts w:ascii="Bookman Old Style" w:hAnsi="Bookman Old Style" w:cs="Segoe UI"/>
          <w:color w:val="333333"/>
        </w:rPr>
      </w:pPr>
      <w:r w:rsidRPr="008F51A0">
        <w:rPr>
          <w:rFonts w:ascii="Bookman Old Style" w:hAnsi="Bookman Old Style" w:cs="Segoe UI"/>
          <w:color w:val="333333"/>
        </w:rPr>
        <w:t>If you click on the label tag, it will focus on the text control. To do so, you need to have for attribute in label tag that must be same as id attribute of input tag.</w:t>
      </w:r>
    </w:p>
    <w:p w:rsidR="00F575AD" w:rsidRPr="008F51A0" w:rsidRDefault="00F575AD" w:rsidP="008F51A0">
      <w:pPr>
        <w:pStyle w:val="Heading4"/>
        <w:pBdr>
          <w:left w:val="single" w:sz="18" w:space="30" w:color="FFA500"/>
        </w:pBdr>
        <w:shd w:val="clear" w:color="auto" w:fill="FAEBD7"/>
        <w:spacing w:before="0" w:after="160" w:line="360" w:lineRule="auto"/>
        <w:jc w:val="both"/>
        <w:divId w:val="104460390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It is good to use &lt;label&gt; tag with form, although it is optional but if you will use it, then it will provide a focus when you tap or click on label tag. It is more worthy with touchscreens.</w:t>
      </w:r>
    </w:p>
    <w:p w:rsidR="00A51E19" w:rsidRPr="008F51A0" w:rsidRDefault="00A51E19" w:rsidP="006216D3">
      <w:pPr>
        <w:pStyle w:val="alt"/>
        <w:numPr>
          <w:ilvl w:val="0"/>
          <w:numId w:val="120"/>
        </w:numPr>
        <w:spacing w:before="0" w:beforeAutospacing="0" w:after="160" w:afterAutospacing="0" w:line="360" w:lineRule="auto"/>
        <w:jc w:val="both"/>
        <w:divId w:val="100119934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1E19" w:rsidRPr="008F51A0" w:rsidRDefault="00A51E19" w:rsidP="006216D3">
      <w:pPr>
        <w:numPr>
          <w:ilvl w:val="0"/>
          <w:numId w:val="120"/>
        </w:numPr>
        <w:spacing w:line="360" w:lineRule="auto"/>
        <w:jc w:val="both"/>
        <w:divId w:val="10011993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First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1E19" w:rsidRPr="008F51A0" w:rsidRDefault="00A51E19" w:rsidP="006216D3">
      <w:pPr>
        <w:pStyle w:val="alt"/>
        <w:numPr>
          <w:ilvl w:val="0"/>
          <w:numId w:val="120"/>
        </w:numPr>
        <w:spacing w:before="0" w:beforeAutospacing="0" w:after="160" w:afterAutospacing="0" w:line="360" w:lineRule="auto"/>
        <w:jc w:val="both"/>
        <w:divId w:val="10011993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1E19" w:rsidRPr="008F51A0" w:rsidRDefault="00A51E19" w:rsidP="006216D3">
      <w:pPr>
        <w:numPr>
          <w:ilvl w:val="0"/>
          <w:numId w:val="120"/>
        </w:numPr>
        <w:spacing w:line="360" w:lineRule="auto"/>
        <w:jc w:val="both"/>
        <w:divId w:val="10011993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Last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1E19" w:rsidRPr="008F51A0" w:rsidRDefault="00A51E19" w:rsidP="006216D3">
      <w:pPr>
        <w:pStyle w:val="alt"/>
        <w:numPr>
          <w:ilvl w:val="0"/>
          <w:numId w:val="120"/>
        </w:numPr>
        <w:spacing w:before="0" w:beforeAutospacing="0" w:after="160" w:afterAutospacing="0" w:line="360" w:lineRule="auto"/>
        <w:jc w:val="both"/>
        <w:divId w:val="10011993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"lastname"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"lastname"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51E19" w:rsidRPr="008F51A0" w:rsidRDefault="00A51E19" w:rsidP="006216D3">
      <w:pPr>
        <w:numPr>
          <w:ilvl w:val="0"/>
          <w:numId w:val="120"/>
        </w:numPr>
        <w:spacing w:line="360" w:lineRule="auto"/>
        <w:jc w:val="both"/>
        <w:divId w:val="10011993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9548A" w:rsidRPr="008F51A0" w:rsidRDefault="000C423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962D7" w:rsidRPr="008F51A0" w:rsidRDefault="00F962D7" w:rsidP="008F51A0">
      <w:pPr>
        <w:spacing w:line="360" w:lineRule="auto"/>
        <w:divId w:val="78721081"/>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2BF699EC" wp14:editId="5394512C">
            <wp:extent cx="6438900" cy="2933700"/>
            <wp:effectExtent l="0" t="0" r="0" b="0"/>
            <wp:docPr id="173" name="Picture 173" descr="HTML Label Tag 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Label Tag in Form"/>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438900" cy="2933700"/>
                    </a:xfrm>
                    <a:prstGeom prst="rect">
                      <a:avLst/>
                    </a:prstGeom>
                    <a:noFill/>
                    <a:ln>
                      <a:noFill/>
                    </a:ln>
                  </pic:spPr>
                </pic:pic>
              </a:graphicData>
            </a:graphic>
          </wp:inline>
        </w:drawing>
      </w:r>
    </w:p>
    <w:p w:rsidR="00F962D7" w:rsidRPr="008F51A0" w:rsidRDefault="00F962D7" w:rsidP="008F51A0">
      <w:pPr>
        <w:spacing w:line="360" w:lineRule="auto"/>
        <w:divId w:val="78721081"/>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2E7BCF92" wp14:editId="5B72C147">
                <wp:extent cx="6097905" cy="4445"/>
                <wp:effectExtent l="0" t="0" r="0" b="0"/>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D1B10E" id="Rectangle 17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F962D7" w:rsidRPr="008F51A0" w:rsidRDefault="00F962D7" w:rsidP="008F51A0">
      <w:pPr>
        <w:pStyle w:val="Heading2"/>
        <w:shd w:val="clear" w:color="auto" w:fill="FFFFFF"/>
        <w:spacing w:before="0" w:after="160" w:line="360" w:lineRule="auto"/>
        <w:jc w:val="both"/>
        <w:divId w:val="7872108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Password Field Control</w:t>
      </w:r>
    </w:p>
    <w:p w:rsidR="00F962D7" w:rsidRPr="008F51A0" w:rsidRDefault="00F962D7" w:rsidP="008F51A0">
      <w:pPr>
        <w:pStyle w:val="NormalWeb"/>
        <w:shd w:val="clear" w:color="auto" w:fill="FFFFFF"/>
        <w:spacing w:before="0" w:beforeAutospacing="0" w:after="160" w:afterAutospacing="0" w:line="360" w:lineRule="auto"/>
        <w:jc w:val="both"/>
        <w:divId w:val="78721081"/>
        <w:rPr>
          <w:rFonts w:ascii="Bookman Old Style" w:eastAsiaTheme="minorEastAsia" w:hAnsi="Bookman Old Style" w:cs="Segoe UI"/>
          <w:color w:val="333333"/>
        </w:rPr>
      </w:pPr>
      <w:r w:rsidRPr="008F51A0">
        <w:rPr>
          <w:rFonts w:ascii="Bookman Old Style" w:hAnsi="Bookman Old Style" w:cs="Segoe UI"/>
          <w:color w:val="333333"/>
        </w:rPr>
        <w:t>The password is not visible to the user in password field control.</w:t>
      </w:r>
    </w:p>
    <w:p w:rsidR="0065769B" w:rsidRPr="008F51A0" w:rsidRDefault="0065769B" w:rsidP="006216D3">
      <w:pPr>
        <w:pStyle w:val="alt"/>
        <w:numPr>
          <w:ilvl w:val="0"/>
          <w:numId w:val="121"/>
        </w:numPr>
        <w:spacing w:before="0" w:beforeAutospacing="0" w:after="160" w:afterAutospacing="0" w:line="360" w:lineRule="auto"/>
        <w:jc w:val="both"/>
        <w:divId w:val="52305635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5769B" w:rsidRPr="008F51A0" w:rsidRDefault="0065769B" w:rsidP="006216D3">
      <w:pPr>
        <w:numPr>
          <w:ilvl w:val="0"/>
          <w:numId w:val="121"/>
        </w:numPr>
        <w:spacing w:line="360" w:lineRule="auto"/>
        <w:jc w:val="both"/>
        <w:divId w:val="5230563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Password: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5769B" w:rsidRPr="008F51A0" w:rsidRDefault="0065769B" w:rsidP="006216D3">
      <w:pPr>
        <w:pStyle w:val="alt"/>
        <w:numPr>
          <w:ilvl w:val="0"/>
          <w:numId w:val="121"/>
        </w:numPr>
        <w:spacing w:before="0" w:beforeAutospacing="0" w:after="160" w:afterAutospacing="0" w:line="360" w:lineRule="auto"/>
        <w:jc w:val="both"/>
        <w:divId w:val="52305635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5769B" w:rsidRPr="008F51A0" w:rsidRDefault="0065769B" w:rsidP="006216D3">
      <w:pPr>
        <w:numPr>
          <w:ilvl w:val="0"/>
          <w:numId w:val="121"/>
        </w:numPr>
        <w:spacing w:line="360" w:lineRule="auto"/>
        <w:jc w:val="both"/>
        <w:divId w:val="52305635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C4234" w:rsidRPr="008F51A0" w:rsidRDefault="005473B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5679A" w:rsidRPr="008F51A0" w:rsidRDefault="0085679A" w:rsidP="008F51A0">
      <w:pPr>
        <w:spacing w:line="360" w:lineRule="auto"/>
        <w:divId w:val="70592435"/>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56082561" wp14:editId="24AE8736">
            <wp:extent cx="7420610" cy="1997710"/>
            <wp:effectExtent l="0" t="0" r="8890" b="2540"/>
            <wp:docPr id="175" name="Picture 175" descr="HTML Password Fiel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Password Field Control"/>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7420610" cy="1997710"/>
                    </a:xfrm>
                    <a:prstGeom prst="rect">
                      <a:avLst/>
                    </a:prstGeom>
                    <a:noFill/>
                    <a:ln>
                      <a:noFill/>
                    </a:ln>
                  </pic:spPr>
                </pic:pic>
              </a:graphicData>
            </a:graphic>
          </wp:inline>
        </w:drawing>
      </w:r>
    </w:p>
    <w:p w:rsidR="0085679A" w:rsidRPr="008F51A0" w:rsidRDefault="0085679A" w:rsidP="008F51A0">
      <w:pPr>
        <w:spacing w:line="360" w:lineRule="auto"/>
        <w:divId w:val="70592435"/>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18EEDC8" wp14:editId="1FAD29C4">
                <wp:extent cx="6097905" cy="4445"/>
                <wp:effectExtent l="0" t="0" r="0" b="0"/>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E0F5B5" id="Rectangle 17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5679A" w:rsidRPr="008F51A0" w:rsidRDefault="0085679A" w:rsidP="008F51A0">
      <w:pPr>
        <w:pStyle w:val="Heading2"/>
        <w:shd w:val="clear" w:color="auto" w:fill="FFFFFF"/>
        <w:spacing w:before="0" w:after="160" w:line="360" w:lineRule="auto"/>
        <w:jc w:val="both"/>
        <w:divId w:val="7059243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5 Email Field Control</w:t>
      </w:r>
    </w:p>
    <w:p w:rsidR="0085679A" w:rsidRPr="008F51A0" w:rsidRDefault="0085679A" w:rsidP="008F51A0">
      <w:pPr>
        <w:pStyle w:val="NormalWeb"/>
        <w:shd w:val="clear" w:color="auto" w:fill="FFFFFF"/>
        <w:spacing w:before="0" w:beforeAutospacing="0" w:after="160" w:afterAutospacing="0" w:line="360" w:lineRule="auto"/>
        <w:jc w:val="both"/>
        <w:divId w:val="70592435"/>
        <w:rPr>
          <w:rFonts w:ascii="Bookman Old Style" w:eastAsiaTheme="minorEastAsia" w:hAnsi="Bookman Old Style" w:cs="Segoe UI"/>
          <w:color w:val="333333"/>
        </w:rPr>
      </w:pPr>
      <w:r w:rsidRPr="008F51A0">
        <w:rPr>
          <w:rFonts w:ascii="Bookman Old Style" w:hAnsi="Bookman Old Style" w:cs="Segoe UI"/>
          <w:color w:val="333333"/>
        </w:rPr>
        <w:t xml:space="preserve">The email field in new in HTML 5. It validates the text for correct email address. You must use @ </w:t>
      </w:r>
      <w:proofErr w:type="gramStart"/>
      <w:r w:rsidRPr="008F51A0">
        <w:rPr>
          <w:rFonts w:ascii="Bookman Old Style" w:hAnsi="Bookman Old Style" w:cs="Segoe UI"/>
          <w:color w:val="333333"/>
        </w:rPr>
        <w:t>and .</w:t>
      </w:r>
      <w:proofErr w:type="gramEnd"/>
      <w:r w:rsidRPr="008F51A0">
        <w:rPr>
          <w:rFonts w:ascii="Bookman Old Style" w:hAnsi="Bookman Old Style" w:cs="Segoe UI"/>
          <w:color w:val="333333"/>
        </w:rPr>
        <w:t xml:space="preserve"> </w:t>
      </w:r>
      <w:proofErr w:type="gramStart"/>
      <w:r w:rsidRPr="008F51A0">
        <w:rPr>
          <w:rFonts w:ascii="Bookman Old Style" w:hAnsi="Bookman Old Style" w:cs="Segoe UI"/>
          <w:color w:val="333333"/>
        </w:rPr>
        <w:t>in</w:t>
      </w:r>
      <w:proofErr w:type="gramEnd"/>
      <w:r w:rsidRPr="008F51A0">
        <w:rPr>
          <w:rFonts w:ascii="Bookman Old Style" w:hAnsi="Bookman Old Style" w:cs="Segoe UI"/>
          <w:color w:val="333333"/>
        </w:rPr>
        <w:t xml:space="preserve"> this field.</w:t>
      </w:r>
    </w:p>
    <w:p w:rsidR="00A60575" w:rsidRPr="008F51A0" w:rsidRDefault="00A60575" w:rsidP="006216D3">
      <w:pPr>
        <w:pStyle w:val="alt"/>
        <w:numPr>
          <w:ilvl w:val="0"/>
          <w:numId w:val="122"/>
        </w:numPr>
        <w:spacing w:before="0" w:beforeAutospacing="0" w:after="160" w:afterAutospacing="0" w:line="360" w:lineRule="auto"/>
        <w:jc w:val="both"/>
        <w:divId w:val="78631233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0575" w:rsidRPr="008F51A0" w:rsidRDefault="00A60575" w:rsidP="006216D3">
      <w:pPr>
        <w:numPr>
          <w:ilvl w:val="0"/>
          <w:numId w:val="122"/>
        </w:numPr>
        <w:spacing w:line="360" w:lineRule="auto"/>
        <w:jc w:val="both"/>
        <w:divId w:val="78631233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Email: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0575" w:rsidRPr="008F51A0" w:rsidRDefault="00A60575" w:rsidP="006216D3">
      <w:pPr>
        <w:pStyle w:val="alt"/>
        <w:numPr>
          <w:ilvl w:val="0"/>
          <w:numId w:val="122"/>
        </w:numPr>
        <w:spacing w:before="0" w:beforeAutospacing="0" w:after="160" w:afterAutospacing="0" w:line="360" w:lineRule="auto"/>
        <w:jc w:val="both"/>
        <w:divId w:val="78631233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60575" w:rsidRPr="008F51A0" w:rsidRDefault="00A60575" w:rsidP="006216D3">
      <w:pPr>
        <w:numPr>
          <w:ilvl w:val="0"/>
          <w:numId w:val="122"/>
        </w:numPr>
        <w:spacing w:line="360" w:lineRule="auto"/>
        <w:jc w:val="both"/>
        <w:divId w:val="78631233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473B6" w:rsidRPr="008F51A0" w:rsidRDefault="00C6402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It will display in browser like below:</w:t>
      </w:r>
    </w:p>
    <w:p w:rsidR="00C07876" w:rsidRPr="008F51A0" w:rsidRDefault="00C07876" w:rsidP="008F51A0">
      <w:pPr>
        <w:spacing w:line="360" w:lineRule="auto"/>
        <w:divId w:val="1444111600"/>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4FAC9866" wp14:editId="65CE9F43">
            <wp:extent cx="7153275" cy="1466850"/>
            <wp:effectExtent l="0" t="0" r="9525" b="0"/>
            <wp:docPr id="177" name="Picture 177" descr="HTML 5 Email Fiel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HTML 5 Email Field Control"/>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153275" cy="1466850"/>
                    </a:xfrm>
                    <a:prstGeom prst="rect">
                      <a:avLst/>
                    </a:prstGeom>
                    <a:noFill/>
                    <a:ln>
                      <a:noFill/>
                    </a:ln>
                  </pic:spPr>
                </pic:pic>
              </a:graphicData>
            </a:graphic>
          </wp:inline>
        </w:drawing>
      </w:r>
    </w:p>
    <w:p w:rsidR="00C07876" w:rsidRPr="008F51A0" w:rsidRDefault="00C07876" w:rsidP="008F51A0">
      <w:pPr>
        <w:pStyle w:val="Heading4"/>
        <w:pBdr>
          <w:left w:val="single" w:sz="18" w:space="30" w:color="FFA500"/>
        </w:pBdr>
        <w:shd w:val="clear" w:color="auto" w:fill="FAEBD7"/>
        <w:spacing w:before="0" w:after="160" w:line="360" w:lineRule="auto"/>
        <w:jc w:val="both"/>
        <w:divId w:val="144411160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If we will not enter the correct email, it will display error like:</w:t>
      </w:r>
    </w:p>
    <w:p w:rsidR="00C07876" w:rsidRPr="008F51A0" w:rsidRDefault="00C07876" w:rsidP="008F51A0">
      <w:pPr>
        <w:spacing w:line="360" w:lineRule="auto"/>
        <w:divId w:val="1444111600"/>
        <w:rPr>
          <w:rFonts w:ascii="Bookman Old Style" w:eastAsia="Times New Roman" w:hAnsi="Bookman Old Style" w:cs="Times New Roman"/>
          <w:sz w:val="24"/>
          <w:szCs w:val="24"/>
        </w:rPr>
      </w:pPr>
      <w:r w:rsidRPr="008F51A0">
        <w:rPr>
          <w:rFonts w:ascii="Bookman Old Style" w:eastAsia="Times New Roman" w:hAnsi="Bookman Old Style"/>
          <w:noProof/>
        </w:rPr>
        <w:drawing>
          <wp:inline distT="0" distB="0" distL="0" distR="0" wp14:anchorId="2B5F5A4C" wp14:editId="46A22413">
            <wp:extent cx="4924425" cy="3019425"/>
            <wp:effectExtent l="0" t="0" r="9525" b="9525"/>
            <wp:docPr id="178" name="Picture 178" descr="HTML 5 Email Fiel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HTML 5 Email Field Control"/>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924425" cy="3019425"/>
                    </a:xfrm>
                    <a:prstGeom prst="rect">
                      <a:avLst/>
                    </a:prstGeom>
                    <a:noFill/>
                    <a:ln>
                      <a:noFill/>
                    </a:ln>
                  </pic:spPr>
                </pic:pic>
              </a:graphicData>
            </a:graphic>
          </wp:inline>
        </w:drawing>
      </w:r>
    </w:p>
    <w:p w:rsidR="00C07876" w:rsidRPr="008F51A0" w:rsidRDefault="00C07876" w:rsidP="008F51A0">
      <w:pPr>
        <w:spacing w:line="360" w:lineRule="auto"/>
        <w:divId w:val="1444111600"/>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417D5E7" wp14:editId="7B9516A7">
                <wp:extent cx="6097905" cy="4445"/>
                <wp:effectExtent l="0" t="0" r="0" b="0"/>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174FB1" id="Rectangle 17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C07876" w:rsidRPr="008F51A0" w:rsidRDefault="00C07876" w:rsidP="008F51A0">
      <w:pPr>
        <w:pStyle w:val="Heading2"/>
        <w:shd w:val="clear" w:color="auto" w:fill="FFFFFF"/>
        <w:spacing w:before="0" w:after="160" w:line="360" w:lineRule="auto"/>
        <w:jc w:val="both"/>
        <w:divId w:val="144411160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Radio Button Control</w:t>
      </w:r>
    </w:p>
    <w:p w:rsidR="00C07876" w:rsidRPr="008F51A0" w:rsidRDefault="00C07876" w:rsidP="008F51A0">
      <w:pPr>
        <w:pStyle w:val="NormalWeb"/>
        <w:shd w:val="clear" w:color="auto" w:fill="FFFFFF"/>
        <w:spacing w:before="0" w:beforeAutospacing="0" w:after="160" w:afterAutospacing="0" w:line="360" w:lineRule="auto"/>
        <w:jc w:val="both"/>
        <w:divId w:val="1444111600"/>
        <w:rPr>
          <w:rFonts w:ascii="Bookman Old Style" w:eastAsiaTheme="minorEastAsia" w:hAnsi="Bookman Old Style" w:cs="Segoe UI"/>
          <w:color w:val="333333"/>
        </w:rPr>
      </w:pPr>
      <w:r w:rsidRPr="008F51A0">
        <w:rPr>
          <w:rFonts w:ascii="Bookman Old Style" w:hAnsi="Bookman Old Style" w:cs="Segoe UI"/>
          <w:color w:val="333333"/>
        </w:rPr>
        <w:t>The radio button is used to select one option from multiple options. It is used for selection of gender, quiz questions etc.</w:t>
      </w:r>
    </w:p>
    <w:p w:rsidR="00C07876" w:rsidRPr="008F51A0" w:rsidRDefault="00C07876" w:rsidP="008F51A0">
      <w:pPr>
        <w:pStyle w:val="NormalWeb"/>
        <w:shd w:val="clear" w:color="auto" w:fill="FFFFFF"/>
        <w:spacing w:before="0" w:beforeAutospacing="0" w:after="160" w:afterAutospacing="0" w:line="360" w:lineRule="auto"/>
        <w:jc w:val="both"/>
        <w:divId w:val="1444111600"/>
        <w:rPr>
          <w:rFonts w:ascii="Bookman Old Style" w:hAnsi="Bookman Old Style" w:cs="Segoe UI"/>
          <w:color w:val="333333"/>
        </w:rPr>
      </w:pPr>
      <w:r w:rsidRPr="008F51A0">
        <w:rPr>
          <w:rFonts w:ascii="Bookman Old Style" w:hAnsi="Bookman Old Style" w:cs="Segoe UI"/>
          <w:color w:val="333333"/>
        </w:rPr>
        <w:t>If you use one name for all the radio buttons, only one radio button can be selected at a time.</w:t>
      </w:r>
    </w:p>
    <w:p w:rsidR="00C07876" w:rsidRPr="008F51A0" w:rsidRDefault="00C07876" w:rsidP="008F51A0">
      <w:pPr>
        <w:pStyle w:val="NormalWeb"/>
        <w:shd w:val="clear" w:color="auto" w:fill="FFFFFF"/>
        <w:spacing w:before="0" w:beforeAutospacing="0" w:after="160" w:afterAutospacing="0" w:line="360" w:lineRule="auto"/>
        <w:jc w:val="both"/>
        <w:divId w:val="1444111600"/>
        <w:rPr>
          <w:rFonts w:ascii="Bookman Old Style" w:hAnsi="Bookman Old Style" w:cs="Segoe UI"/>
          <w:color w:val="333333"/>
        </w:rPr>
      </w:pPr>
      <w:r w:rsidRPr="008F51A0">
        <w:rPr>
          <w:rFonts w:ascii="Bookman Old Style" w:hAnsi="Bookman Old Style" w:cs="Segoe UI"/>
          <w:color w:val="333333"/>
        </w:rPr>
        <w:t>Using radio buttons for multiple options, you can only choose a single option at a time.</w:t>
      </w:r>
    </w:p>
    <w:p w:rsidR="009F5E1E" w:rsidRPr="008F51A0" w:rsidRDefault="009F5E1E" w:rsidP="006216D3">
      <w:pPr>
        <w:pStyle w:val="alt"/>
        <w:numPr>
          <w:ilvl w:val="0"/>
          <w:numId w:val="123"/>
        </w:numPr>
        <w:spacing w:before="0" w:beforeAutospacing="0" w:after="160" w:afterAutospacing="0" w:line="360" w:lineRule="auto"/>
        <w:jc w:val="both"/>
        <w:divId w:val="120849078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E1E" w:rsidRPr="008F51A0" w:rsidRDefault="009F5E1E" w:rsidP="006216D3">
      <w:pPr>
        <w:numPr>
          <w:ilvl w:val="0"/>
          <w:numId w:val="123"/>
        </w:numPr>
        <w:spacing w:line="360" w:lineRule="auto"/>
        <w:jc w:val="both"/>
        <w:divId w:val="120849078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Gender: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E1E" w:rsidRPr="008F51A0" w:rsidRDefault="009F5E1E" w:rsidP="006216D3">
      <w:pPr>
        <w:pStyle w:val="alt"/>
        <w:numPr>
          <w:ilvl w:val="0"/>
          <w:numId w:val="123"/>
        </w:numPr>
        <w:spacing w:before="0" w:beforeAutospacing="0" w:after="160" w:afterAutospacing="0" w:line="360" w:lineRule="auto"/>
        <w:jc w:val="both"/>
        <w:divId w:val="120849078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Male  </w:t>
      </w:r>
    </w:p>
    <w:p w:rsidR="009F5E1E" w:rsidRPr="008F51A0" w:rsidRDefault="009F5E1E" w:rsidP="006216D3">
      <w:pPr>
        <w:numPr>
          <w:ilvl w:val="0"/>
          <w:numId w:val="123"/>
        </w:numPr>
        <w:spacing w:line="360" w:lineRule="auto"/>
        <w:jc w:val="both"/>
        <w:divId w:val="120849078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"female"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Female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E1E" w:rsidRPr="008F51A0" w:rsidRDefault="00CA04BA" w:rsidP="006216D3">
      <w:pPr>
        <w:pStyle w:val="alt"/>
        <w:numPr>
          <w:ilvl w:val="0"/>
          <w:numId w:val="123"/>
        </w:numPr>
        <w:spacing w:before="0" w:beforeAutospacing="0" w:after="160" w:afterAutospacing="0" w:line="360" w:lineRule="auto"/>
        <w:jc w:val="both"/>
        <w:divId w:val="1208490785"/>
        <w:rPr>
          <w:rFonts w:ascii="Bookman Old Style" w:eastAsia="Times New Roman" w:hAnsi="Bookman Old Style" w:cs="Segoe UI"/>
          <w:color w:val="000000"/>
        </w:rPr>
      </w:pPr>
      <w:r w:rsidRPr="008F51A0">
        <w:rPr>
          <w:rFonts w:ascii="Bookman Old Style" w:hAnsi="Bookman Old Style"/>
          <w:noProof/>
          <w:lang w:eastAsia="en-US"/>
        </w:rPr>
        <w:lastRenderedPageBreak/>
        <w:drawing>
          <wp:anchor distT="0" distB="0" distL="114300" distR="114300" simplePos="0" relativeHeight="251666432" behindDoc="0" locked="0" layoutInCell="1" allowOverlap="1" wp14:anchorId="789CF60B" wp14:editId="411B011D">
            <wp:simplePos x="0" y="0"/>
            <wp:positionH relativeFrom="column">
              <wp:posOffset>91440</wp:posOffset>
            </wp:positionH>
            <wp:positionV relativeFrom="paragraph">
              <wp:posOffset>466090</wp:posOffset>
            </wp:positionV>
            <wp:extent cx="5876925" cy="1724025"/>
            <wp:effectExtent l="0" t="0" r="9525" b="9525"/>
            <wp:wrapTopAndBottom/>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876925" cy="1724025"/>
                    </a:xfrm>
                    <a:prstGeom prst="rect">
                      <a:avLst/>
                    </a:prstGeom>
                  </pic:spPr>
                </pic:pic>
              </a:graphicData>
            </a:graphic>
          </wp:anchor>
        </w:drawing>
      </w:r>
      <w:r w:rsidR="009F5E1E" w:rsidRPr="008F51A0">
        <w:rPr>
          <w:rStyle w:val="tag"/>
          <w:rFonts w:ascii="Bookman Old Style" w:eastAsia="Times New Roman" w:hAnsi="Bookman Old Style" w:cs="Segoe UI"/>
          <w:b/>
          <w:bCs/>
          <w:color w:val="006699"/>
          <w:bdr w:val="none" w:sz="0" w:space="0" w:color="auto" w:frame="1"/>
        </w:rPr>
        <w:t>&lt;/</w:t>
      </w:r>
      <w:r w:rsidR="009F5E1E" w:rsidRPr="008F51A0">
        <w:rPr>
          <w:rStyle w:val="tag-name"/>
          <w:rFonts w:ascii="Bookman Old Style" w:eastAsia="Times New Roman" w:hAnsi="Bookman Old Style" w:cs="Segoe UI"/>
          <w:b/>
          <w:bCs/>
          <w:color w:val="006699"/>
          <w:bdr w:val="none" w:sz="0" w:space="0" w:color="auto" w:frame="1"/>
        </w:rPr>
        <w:t>form</w:t>
      </w:r>
      <w:r w:rsidR="009F5E1E" w:rsidRPr="008F51A0">
        <w:rPr>
          <w:rStyle w:val="tag"/>
          <w:rFonts w:ascii="Bookman Old Style" w:eastAsia="Times New Roman" w:hAnsi="Bookman Old Style" w:cs="Segoe UI"/>
          <w:b/>
          <w:bCs/>
          <w:color w:val="006699"/>
          <w:bdr w:val="none" w:sz="0" w:space="0" w:color="auto" w:frame="1"/>
        </w:rPr>
        <w:t>&gt;</w:t>
      </w:r>
      <w:r w:rsidR="009F5E1E" w:rsidRPr="008F51A0">
        <w:rPr>
          <w:rFonts w:ascii="Bookman Old Style" w:eastAsia="Times New Roman" w:hAnsi="Bookman Old Style" w:cs="Segoe UI"/>
          <w:color w:val="000000"/>
          <w:bdr w:val="none" w:sz="0" w:space="0" w:color="auto" w:frame="1"/>
        </w:rPr>
        <w:t>  </w:t>
      </w:r>
    </w:p>
    <w:p w:rsidR="00A90D6E" w:rsidRPr="008F51A0" w:rsidRDefault="00A90D6E" w:rsidP="008F51A0">
      <w:pPr>
        <w:pStyle w:val="Heading2"/>
        <w:shd w:val="clear" w:color="auto" w:fill="FFFFFF"/>
        <w:spacing w:before="0" w:after="160" w:line="360" w:lineRule="auto"/>
        <w:jc w:val="both"/>
        <w:divId w:val="6738960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Checkbox Control</w:t>
      </w:r>
    </w:p>
    <w:p w:rsidR="00A90D6E" w:rsidRPr="008F51A0" w:rsidRDefault="00A90D6E" w:rsidP="008F51A0">
      <w:pPr>
        <w:pStyle w:val="NormalWeb"/>
        <w:shd w:val="clear" w:color="auto" w:fill="FFFFFF"/>
        <w:spacing w:before="0" w:beforeAutospacing="0" w:after="160" w:afterAutospacing="0" w:line="360" w:lineRule="auto"/>
        <w:jc w:val="both"/>
        <w:divId w:val="67389604"/>
        <w:rPr>
          <w:rFonts w:ascii="Bookman Old Style" w:eastAsiaTheme="minorEastAsia" w:hAnsi="Bookman Old Style" w:cs="Segoe UI"/>
          <w:color w:val="333333"/>
        </w:rPr>
      </w:pPr>
      <w:r w:rsidRPr="008F51A0">
        <w:rPr>
          <w:rFonts w:ascii="Bookman Old Style" w:hAnsi="Bookman Old Style" w:cs="Segoe UI"/>
          <w:color w:val="333333"/>
        </w:rPr>
        <w:t>The checkbox control is used to check multiple options from given checkboxes.</w:t>
      </w:r>
    </w:p>
    <w:p w:rsidR="006E47B3" w:rsidRPr="008F51A0" w:rsidRDefault="006E47B3" w:rsidP="006216D3">
      <w:pPr>
        <w:pStyle w:val="alt"/>
        <w:numPr>
          <w:ilvl w:val="0"/>
          <w:numId w:val="124"/>
        </w:numPr>
        <w:spacing w:before="0" w:beforeAutospacing="0" w:after="160" w:afterAutospacing="0" w:line="360" w:lineRule="auto"/>
        <w:jc w:val="both"/>
        <w:divId w:val="18267001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numPr>
          <w:ilvl w:val="0"/>
          <w:numId w:val="124"/>
        </w:numPr>
        <w:spacing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Hobby: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pStyle w:val="alt"/>
        <w:numPr>
          <w:ilvl w:val="0"/>
          <w:numId w:val="124"/>
        </w:numPr>
        <w:spacing w:before="0" w:beforeAutospacing="0" w:after="160" w:afterAutospacing="0"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"cricket"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"cricket"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"cricket"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numPr>
          <w:ilvl w:val="0"/>
          <w:numId w:val="124"/>
        </w:numPr>
        <w:spacing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"cricket"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Cricket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pStyle w:val="alt"/>
        <w:numPr>
          <w:ilvl w:val="0"/>
          <w:numId w:val="124"/>
        </w:numPr>
        <w:spacing w:before="0" w:beforeAutospacing="0" w:after="160" w:afterAutospacing="0"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"football"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"football"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"football"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numPr>
          <w:ilvl w:val="0"/>
          <w:numId w:val="124"/>
        </w:numPr>
        <w:spacing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"football"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Football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pStyle w:val="alt"/>
        <w:numPr>
          <w:ilvl w:val="0"/>
          <w:numId w:val="124"/>
        </w:numPr>
        <w:spacing w:before="0" w:beforeAutospacing="0" w:after="160" w:afterAutospacing="0"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"hockey"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"hockey"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"hockey"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numPr>
          <w:ilvl w:val="0"/>
          <w:numId w:val="124"/>
        </w:numPr>
        <w:spacing w:line="360" w:lineRule="auto"/>
        <w:jc w:val="both"/>
        <w:divId w:val="182670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"hockey"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Hockey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47B3" w:rsidRPr="008F51A0" w:rsidRDefault="006E47B3" w:rsidP="006216D3">
      <w:pPr>
        <w:pStyle w:val="alt"/>
        <w:numPr>
          <w:ilvl w:val="0"/>
          <w:numId w:val="124"/>
        </w:numPr>
        <w:spacing w:before="0" w:beforeAutospacing="0" w:after="160" w:afterAutospacing="0" w:line="360" w:lineRule="auto"/>
        <w:jc w:val="both"/>
        <w:divId w:val="18267001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1A19" w:rsidRPr="008F51A0" w:rsidRDefault="00A31A19" w:rsidP="008F51A0">
      <w:pPr>
        <w:pStyle w:val="Heading4"/>
        <w:pBdr>
          <w:left w:val="single" w:sz="18" w:space="30" w:color="FFA500"/>
        </w:pBdr>
        <w:shd w:val="clear" w:color="auto" w:fill="FAEBD7"/>
        <w:spacing w:before="0" w:after="160" w:line="360" w:lineRule="auto"/>
        <w:jc w:val="both"/>
        <w:divId w:val="138668235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These are similar to radio button except it can choose multiple options at a time and radio button can select one button at a time, and its display.</w:t>
      </w:r>
    </w:p>
    <w:p w:rsidR="006F1E68" w:rsidRPr="008F51A0" w:rsidRDefault="006F1E68" w:rsidP="008F51A0">
      <w:pPr>
        <w:pStyle w:val="NormalWeb"/>
        <w:shd w:val="clear" w:color="auto" w:fill="FFFFFF"/>
        <w:spacing w:before="0" w:beforeAutospacing="0" w:after="160" w:afterAutospacing="0" w:line="360" w:lineRule="auto"/>
        <w:jc w:val="both"/>
        <w:divId w:val="1745759699"/>
        <w:rPr>
          <w:rFonts w:ascii="Bookman Old Style" w:hAnsi="Bookman Old Style" w:cs="Segoe UI"/>
          <w:color w:val="333333"/>
        </w:rPr>
      </w:pPr>
      <w:r w:rsidRPr="008F51A0">
        <w:rPr>
          <w:rStyle w:val="Strong"/>
          <w:rFonts w:ascii="Bookman Old Style" w:hAnsi="Bookman Old Style" w:cs="Segoe UI"/>
          <w:color w:val="333333"/>
        </w:rPr>
        <w:t>Output:</w:t>
      </w:r>
    </w:p>
    <w:p w:rsidR="006F1E68" w:rsidRPr="008F51A0" w:rsidRDefault="006F1E68" w:rsidP="008F51A0">
      <w:pPr>
        <w:spacing w:line="360" w:lineRule="auto"/>
        <w:divId w:val="1745759699"/>
        <w:rPr>
          <w:rFonts w:ascii="Bookman Old Style" w:eastAsia="Times New Roman" w:hAnsi="Bookman Old Style" w:cs="Times New Roman"/>
        </w:rPr>
      </w:pPr>
      <w:r w:rsidRPr="008F51A0">
        <w:rPr>
          <w:rFonts w:ascii="Bookman Old Style" w:eastAsia="Times New Roman" w:hAnsi="Bookman Old Style"/>
          <w:noProof/>
        </w:rPr>
        <w:lastRenderedPageBreak/>
        <w:drawing>
          <wp:inline distT="0" distB="0" distL="0" distR="0" wp14:anchorId="5EE20731" wp14:editId="25A68CAA">
            <wp:extent cx="5275580" cy="2686685"/>
            <wp:effectExtent l="0" t="0" r="1270" b="0"/>
            <wp:docPr id="183" name="Picture 183" descr="Checkbo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Checkbox Control"/>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275580" cy="2686685"/>
                    </a:xfrm>
                    <a:prstGeom prst="rect">
                      <a:avLst/>
                    </a:prstGeom>
                    <a:noFill/>
                    <a:ln>
                      <a:noFill/>
                    </a:ln>
                  </pic:spPr>
                </pic:pic>
              </a:graphicData>
            </a:graphic>
          </wp:inline>
        </w:drawing>
      </w:r>
    </w:p>
    <w:p w:rsidR="006F1E68" w:rsidRPr="008F51A0" w:rsidRDefault="006F1E68" w:rsidP="008F51A0">
      <w:pPr>
        <w:spacing w:line="360" w:lineRule="auto"/>
        <w:divId w:val="1745759699"/>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203ACB2E" wp14:editId="116ADBFD">
                <wp:extent cx="6097905" cy="4445"/>
                <wp:effectExtent l="0" t="0" r="0" b="0"/>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C486E9" id="Rectangle 18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6F1E68" w:rsidRPr="008F51A0" w:rsidRDefault="006F1E68" w:rsidP="008F51A0">
      <w:pPr>
        <w:pStyle w:val="Heading2"/>
        <w:shd w:val="clear" w:color="auto" w:fill="FFFFFF"/>
        <w:spacing w:before="0" w:after="160" w:line="360" w:lineRule="auto"/>
        <w:jc w:val="both"/>
        <w:divId w:val="174575969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Submit button control</w:t>
      </w:r>
    </w:p>
    <w:p w:rsidR="006F1E68" w:rsidRPr="008F51A0" w:rsidRDefault="006F1E68" w:rsidP="008F51A0">
      <w:pPr>
        <w:pStyle w:val="NormalWeb"/>
        <w:shd w:val="clear" w:color="auto" w:fill="FFFFFF"/>
        <w:spacing w:before="0" w:beforeAutospacing="0" w:after="160" w:afterAutospacing="0" w:line="360" w:lineRule="auto"/>
        <w:jc w:val="both"/>
        <w:divId w:val="1745759699"/>
        <w:rPr>
          <w:rFonts w:ascii="Bookman Old Style" w:eastAsiaTheme="minorEastAsia" w:hAnsi="Bookman Old Style" w:cs="Segoe UI"/>
          <w:color w:val="333333"/>
        </w:rPr>
      </w:pPr>
      <w:r w:rsidRPr="008F51A0">
        <w:rPr>
          <w:rFonts w:ascii="Bookman Old Style" w:hAnsi="Bookman Old Style" w:cs="Segoe UI"/>
          <w:color w:val="333333"/>
        </w:rPr>
        <w:t>HTML </w:t>
      </w:r>
      <w:r w:rsidRPr="008F51A0">
        <w:rPr>
          <w:rStyle w:val="Strong"/>
          <w:rFonts w:ascii="Bookman Old Style" w:hAnsi="Bookman Old Style" w:cs="Segoe UI"/>
          <w:color w:val="333333"/>
        </w:rPr>
        <w:t>&lt;input type="submit"&gt;</w:t>
      </w:r>
      <w:r w:rsidRPr="008F51A0">
        <w:rPr>
          <w:rFonts w:ascii="Bookman Old Style" w:hAnsi="Bookman Old Style" w:cs="Segoe UI"/>
          <w:color w:val="333333"/>
        </w:rPr>
        <w:t> are used to add a submit button on web page. When user clicks on submit button, then form get submit to the server.</w:t>
      </w:r>
    </w:p>
    <w:p w:rsidR="006F1E68" w:rsidRPr="008F51A0" w:rsidRDefault="006F1E68" w:rsidP="008F51A0">
      <w:pPr>
        <w:pStyle w:val="NormalWeb"/>
        <w:shd w:val="clear" w:color="auto" w:fill="FFFFFF"/>
        <w:spacing w:before="0" w:beforeAutospacing="0" w:after="160" w:afterAutospacing="0" w:line="360" w:lineRule="auto"/>
        <w:jc w:val="both"/>
        <w:divId w:val="1745759699"/>
        <w:rPr>
          <w:rFonts w:ascii="Bookman Old Style" w:hAnsi="Bookman Old Style" w:cs="Segoe UI"/>
          <w:color w:val="333333"/>
        </w:rPr>
      </w:pPr>
      <w:r w:rsidRPr="008F51A0">
        <w:rPr>
          <w:rFonts w:ascii="Bookman Old Style" w:hAnsi="Bookman Old Style" w:cs="Segoe UI"/>
          <w:color w:val="333333"/>
        </w:rPr>
        <w:t>Syntax:</w:t>
      </w:r>
    </w:p>
    <w:p w:rsidR="00B56A2A" w:rsidRPr="008F51A0" w:rsidRDefault="00B56A2A" w:rsidP="006216D3">
      <w:pPr>
        <w:pStyle w:val="alt"/>
        <w:numPr>
          <w:ilvl w:val="0"/>
          <w:numId w:val="125"/>
        </w:numPr>
        <w:spacing w:before="0" w:beforeAutospacing="0" w:after="160" w:afterAutospacing="0" w:line="360" w:lineRule="auto"/>
        <w:jc w:val="both"/>
        <w:divId w:val="30875120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6402C" w:rsidRPr="008F51A0" w:rsidRDefault="00DC2CBA"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 xml:space="preserve">The type = </w:t>
      </w:r>
      <w:proofErr w:type="gramStart"/>
      <w:r w:rsidRPr="008F51A0">
        <w:rPr>
          <w:rFonts w:ascii="Bookman Old Style" w:hAnsi="Bookman Old Style" w:cs="Segoe UI"/>
          <w:color w:val="333333"/>
          <w:shd w:val="clear" w:color="auto" w:fill="FFFFFF"/>
        </w:rPr>
        <w:t>submit ,</w:t>
      </w:r>
      <w:proofErr w:type="gramEnd"/>
      <w:r w:rsidRPr="008F51A0">
        <w:rPr>
          <w:rFonts w:ascii="Bookman Old Style" w:hAnsi="Bookman Old Style" w:cs="Segoe UI"/>
          <w:color w:val="333333"/>
          <w:shd w:val="clear" w:color="auto" w:fill="FFFFFF"/>
        </w:rPr>
        <w:t xml:space="preserve"> specifying that it is a submit button</w:t>
      </w:r>
    </w:p>
    <w:p w:rsidR="00B24C8F" w:rsidRPr="008F51A0" w:rsidRDefault="00B24C8F" w:rsidP="008F51A0">
      <w:pPr>
        <w:pStyle w:val="NormalWeb"/>
        <w:shd w:val="clear" w:color="auto" w:fill="FFFFFF"/>
        <w:spacing w:before="0" w:beforeAutospacing="0" w:after="160" w:afterAutospacing="0" w:line="360" w:lineRule="auto"/>
        <w:jc w:val="both"/>
        <w:divId w:val="1229269036"/>
        <w:rPr>
          <w:rFonts w:ascii="Bookman Old Style" w:hAnsi="Bookman Old Style" w:cs="Segoe UI"/>
          <w:color w:val="333333"/>
        </w:rPr>
      </w:pPr>
      <w:r w:rsidRPr="008F51A0">
        <w:rPr>
          <w:rFonts w:ascii="Bookman Old Style" w:hAnsi="Bookman Old Style" w:cs="Segoe UI"/>
          <w:color w:val="333333"/>
        </w:rPr>
        <w:t>The value attribute can be anything which we write on button on web page.</w:t>
      </w:r>
    </w:p>
    <w:p w:rsidR="00B24C8F" w:rsidRPr="008F51A0" w:rsidRDefault="00B24C8F" w:rsidP="008F51A0">
      <w:pPr>
        <w:pStyle w:val="NormalWeb"/>
        <w:shd w:val="clear" w:color="auto" w:fill="FFFFFF"/>
        <w:spacing w:before="0" w:beforeAutospacing="0" w:after="160" w:afterAutospacing="0" w:line="360" w:lineRule="auto"/>
        <w:jc w:val="both"/>
        <w:divId w:val="1229269036"/>
        <w:rPr>
          <w:rFonts w:ascii="Bookman Old Style" w:hAnsi="Bookman Old Style" w:cs="Segoe UI"/>
          <w:color w:val="333333"/>
        </w:rPr>
      </w:pPr>
      <w:r w:rsidRPr="008F51A0">
        <w:rPr>
          <w:rFonts w:ascii="Bookman Old Style" w:hAnsi="Bookman Old Style" w:cs="Segoe UI"/>
          <w:color w:val="333333"/>
        </w:rPr>
        <w:t>The name attribute can be omit here.</w:t>
      </w:r>
    </w:p>
    <w:p w:rsidR="00B24C8F" w:rsidRPr="008F51A0" w:rsidRDefault="00B24C8F" w:rsidP="008F51A0">
      <w:pPr>
        <w:pStyle w:val="NormalWeb"/>
        <w:shd w:val="clear" w:color="auto" w:fill="FFFFFF"/>
        <w:spacing w:before="0" w:beforeAutospacing="0" w:after="160" w:afterAutospacing="0" w:line="360" w:lineRule="auto"/>
        <w:jc w:val="both"/>
        <w:divId w:val="1229269036"/>
        <w:rPr>
          <w:rFonts w:ascii="Bookman Old Style" w:hAnsi="Bookman Old Style" w:cs="Segoe UI"/>
          <w:color w:val="333333"/>
        </w:rPr>
      </w:pPr>
      <w:r w:rsidRPr="008F51A0">
        <w:rPr>
          <w:rStyle w:val="Strong"/>
          <w:rFonts w:ascii="Bookman Old Style" w:hAnsi="Bookman Old Style" w:cs="Segoe UI"/>
          <w:color w:val="333333"/>
        </w:rPr>
        <w:t>Example:</w:t>
      </w:r>
    </w:p>
    <w:p w:rsidR="00596C62" w:rsidRPr="008F51A0" w:rsidRDefault="00596C62" w:rsidP="006216D3">
      <w:pPr>
        <w:pStyle w:val="alt"/>
        <w:numPr>
          <w:ilvl w:val="0"/>
          <w:numId w:val="126"/>
        </w:numPr>
        <w:spacing w:before="0" w:beforeAutospacing="0" w:after="160" w:afterAutospacing="0" w:line="360" w:lineRule="auto"/>
        <w:jc w:val="both"/>
        <w:divId w:val="135869862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numPr>
          <w:ilvl w:val="0"/>
          <w:numId w:val="126"/>
        </w:numPr>
        <w:spacing w:line="360" w:lineRule="auto"/>
        <w:jc w:val="both"/>
        <w:divId w:val="1358698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pStyle w:val="alt"/>
        <w:numPr>
          <w:ilvl w:val="0"/>
          <w:numId w:val="126"/>
        </w:numPr>
        <w:spacing w:before="0" w:beforeAutospacing="0" w:after="160" w:afterAutospacing="0" w:line="360" w:lineRule="auto"/>
        <w:jc w:val="both"/>
        <w:divId w:val="1358698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numPr>
          <w:ilvl w:val="0"/>
          <w:numId w:val="126"/>
        </w:numPr>
        <w:spacing w:line="360" w:lineRule="auto"/>
        <w:jc w:val="both"/>
        <w:divId w:val="1358698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pStyle w:val="alt"/>
        <w:numPr>
          <w:ilvl w:val="0"/>
          <w:numId w:val="126"/>
        </w:numPr>
        <w:spacing w:before="0" w:beforeAutospacing="0" w:after="160" w:afterAutospacing="0" w:line="360" w:lineRule="auto"/>
        <w:jc w:val="both"/>
        <w:divId w:val="1358698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numPr>
          <w:ilvl w:val="0"/>
          <w:numId w:val="126"/>
        </w:numPr>
        <w:spacing w:line="360" w:lineRule="auto"/>
        <w:jc w:val="both"/>
        <w:divId w:val="1358698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96C62" w:rsidRPr="008F51A0" w:rsidRDefault="00596C62" w:rsidP="006216D3">
      <w:pPr>
        <w:pStyle w:val="alt"/>
        <w:numPr>
          <w:ilvl w:val="0"/>
          <w:numId w:val="126"/>
        </w:numPr>
        <w:spacing w:before="0" w:beforeAutospacing="0" w:after="160" w:afterAutospacing="0" w:line="360" w:lineRule="auto"/>
        <w:jc w:val="both"/>
        <w:divId w:val="135869862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24C8F" w:rsidRPr="008F51A0" w:rsidRDefault="00F20887"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lastRenderedPageBreak/>
        <w:t>Output:</w:t>
      </w:r>
    </w:p>
    <w:p w:rsidR="00CF1D9C" w:rsidRPr="008F51A0" w:rsidRDefault="00CF1D9C" w:rsidP="008F51A0">
      <w:pPr>
        <w:spacing w:line="360" w:lineRule="auto"/>
        <w:divId w:val="2107532729"/>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189B4A44" wp14:editId="68336C55">
            <wp:extent cx="4629150" cy="3133725"/>
            <wp:effectExtent l="0" t="0" r="0" b="9525"/>
            <wp:docPr id="185" name="Picture 185" descr="Submit butto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Submit button control"/>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629150" cy="3133725"/>
                    </a:xfrm>
                    <a:prstGeom prst="rect">
                      <a:avLst/>
                    </a:prstGeom>
                    <a:noFill/>
                    <a:ln>
                      <a:noFill/>
                    </a:ln>
                  </pic:spPr>
                </pic:pic>
              </a:graphicData>
            </a:graphic>
          </wp:inline>
        </w:drawing>
      </w:r>
    </w:p>
    <w:p w:rsidR="00CF1D9C" w:rsidRPr="008F51A0" w:rsidRDefault="00CF1D9C" w:rsidP="008F51A0">
      <w:pPr>
        <w:spacing w:line="360" w:lineRule="auto"/>
        <w:divId w:val="2107532729"/>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87CBF70" wp14:editId="030F6D8E">
                <wp:extent cx="6097905" cy="4445"/>
                <wp:effectExtent l="0" t="0" r="0" b="0"/>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54A807" id="Rectangle 18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CF1D9C" w:rsidRPr="008F51A0" w:rsidRDefault="00CF1D9C" w:rsidP="008F51A0">
      <w:pPr>
        <w:pStyle w:val="Heading2"/>
        <w:shd w:val="clear" w:color="auto" w:fill="FFFFFF"/>
        <w:spacing w:before="0" w:after="160" w:line="360" w:lineRule="auto"/>
        <w:jc w:val="both"/>
        <w:divId w:val="210753272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&lt;fieldset&gt; element:</w:t>
      </w:r>
    </w:p>
    <w:p w:rsidR="00CF1D9C" w:rsidRPr="008F51A0" w:rsidRDefault="00CF1D9C" w:rsidP="008F51A0">
      <w:pPr>
        <w:pStyle w:val="NormalWeb"/>
        <w:shd w:val="clear" w:color="auto" w:fill="FFFFFF"/>
        <w:spacing w:before="0" w:beforeAutospacing="0" w:after="160" w:afterAutospacing="0" w:line="360" w:lineRule="auto"/>
        <w:jc w:val="both"/>
        <w:divId w:val="2107532729"/>
        <w:rPr>
          <w:rFonts w:ascii="Bookman Old Style" w:eastAsiaTheme="minorEastAsia" w:hAnsi="Bookman Old Style" w:cs="Segoe UI"/>
          <w:color w:val="333333"/>
        </w:rPr>
      </w:pPr>
      <w:r w:rsidRPr="008F51A0">
        <w:rPr>
          <w:rFonts w:ascii="Bookman Old Style" w:hAnsi="Bookman Old Style" w:cs="Segoe UI"/>
          <w:color w:val="333333"/>
        </w:rPr>
        <w:t>The &lt;fieldset&gt; element in HTML is used to group the related information of a form. This element is used with &lt;legend&gt; element which provide caption for the grouped elements.</w:t>
      </w:r>
    </w:p>
    <w:p w:rsidR="00CF1D9C" w:rsidRPr="008F51A0" w:rsidRDefault="00CF1D9C" w:rsidP="008F51A0">
      <w:pPr>
        <w:pStyle w:val="NormalWeb"/>
        <w:shd w:val="clear" w:color="auto" w:fill="FFFFFF"/>
        <w:spacing w:before="0" w:beforeAutospacing="0" w:after="160" w:afterAutospacing="0" w:line="360" w:lineRule="auto"/>
        <w:jc w:val="both"/>
        <w:divId w:val="2107532729"/>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9B1829" w:rsidRPr="008F51A0" w:rsidRDefault="009B1829" w:rsidP="006216D3">
      <w:pPr>
        <w:pStyle w:val="alt"/>
        <w:numPr>
          <w:ilvl w:val="0"/>
          <w:numId w:val="127"/>
        </w:numPr>
        <w:spacing w:before="0" w:beforeAutospacing="0" w:after="160" w:afterAutospacing="0"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numPr>
          <w:ilvl w:val="0"/>
          <w:numId w:val="127"/>
        </w:numPr>
        <w:spacing w:line="360" w:lineRule="auto"/>
        <w:jc w:val="both"/>
        <w:divId w:val="1627464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fieldset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pStyle w:val="alt"/>
        <w:numPr>
          <w:ilvl w:val="0"/>
          <w:numId w:val="127"/>
        </w:numPr>
        <w:spacing w:before="0" w:beforeAutospacing="0" w:after="160" w:afterAutospacing="0" w:line="360" w:lineRule="auto"/>
        <w:jc w:val="both"/>
        <w:divId w:val="1627464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legend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Information: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legend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numPr>
          <w:ilvl w:val="0"/>
          <w:numId w:val="127"/>
        </w:numPr>
        <w:spacing w:line="360" w:lineRule="auto"/>
        <w:jc w:val="both"/>
        <w:divId w:val="1627464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pStyle w:val="alt"/>
        <w:numPr>
          <w:ilvl w:val="0"/>
          <w:numId w:val="127"/>
        </w:numPr>
        <w:spacing w:before="0" w:beforeAutospacing="0" w:after="160" w:afterAutospacing="0"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numPr>
          <w:ilvl w:val="0"/>
          <w:numId w:val="127"/>
        </w:numPr>
        <w:spacing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pStyle w:val="alt"/>
        <w:numPr>
          <w:ilvl w:val="0"/>
          <w:numId w:val="127"/>
        </w:numPr>
        <w:spacing w:before="0" w:beforeAutospacing="0" w:after="160" w:afterAutospacing="0"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numPr>
          <w:ilvl w:val="0"/>
          <w:numId w:val="127"/>
        </w:numPr>
        <w:spacing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pStyle w:val="alt"/>
        <w:numPr>
          <w:ilvl w:val="0"/>
          <w:numId w:val="127"/>
        </w:numPr>
        <w:spacing w:before="0" w:beforeAutospacing="0" w:after="160" w:afterAutospacing="0" w:line="360" w:lineRule="auto"/>
        <w:jc w:val="both"/>
        <w:divId w:val="162746482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fieldset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B1829" w:rsidRPr="008F51A0" w:rsidRDefault="009B1829" w:rsidP="006216D3">
      <w:pPr>
        <w:numPr>
          <w:ilvl w:val="0"/>
          <w:numId w:val="127"/>
        </w:numPr>
        <w:spacing w:line="360" w:lineRule="auto"/>
        <w:jc w:val="both"/>
        <w:divId w:val="1627464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20887" w:rsidRPr="008F51A0" w:rsidRDefault="00B607A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76300" w:rsidRPr="008F51A0" w:rsidRDefault="00176300" w:rsidP="008F51A0">
      <w:pPr>
        <w:spacing w:line="360" w:lineRule="auto"/>
        <w:divId w:val="2100758678"/>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060C1D4E" wp14:editId="4AB7BE9A">
            <wp:extent cx="9003030" cy="2229485"/>
            <wp:effectExtent l="0" t="0" r="7620" b="0"/>
            <wp:docPr id="187" name="Picture 187" descr="HTML fieldse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fieldset elemen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9003030" cy="2229485"/>
                    </a:xfrm>
                    <a:prstGeom prst="rect">
                      <a:avLst/>
                    </a:prstGeom>
                    <a:noFill/>
                    <a:ln>
                      <a:noFill/>
                    </a:ln>
                  </pic:spPr>
                </pic:pic>
              </a:graphicData>
            </a:graphic>
          </wp:inline>
        </w:drawing>
      </w:r>
    </w:p>
    <w:p w:rsidR="00176300" w:rsidRPr="008F51A0" w:rsidRDefault="00176300" w:rsidP="008F51A0">
      <w:pPr>
        <w:spacing w:line="360" w:lineRule="auto"/>
        <w:divId w:val="2100758678"/>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19CCE53F" wp14:editId="4FA4913C">
                <wp:extent cx="6097905" cy="4445"/>
                <wp:effectExtent l="0" t="0" r="0" b="0"/>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C09E22" id="Rectangle 18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176300" w:rsidRPr="008F51A0" w:rsidRDefault="00176300" w:rsidP="008F51A0">
      <w:pPr>
        <w:pStyle w:val="Heading2"/>
        <w:shd w:val="clear" w:color="auto" w:fill="FFFFFF"/>
        <w:spacing w:before="0" w:after="160" w:line="360" w:lineRule="auto"/>
        <w:jc w:val="both"/>
        <w:divId w:val="210075867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Form Example</w:t>
      </w:r>
    </w:p>
    <w:p w:rsidR="00176300" w:rsidRPr="008F51A0" w:rsidRDefault="00176300" w:rsidP="008F51A0">
      <w:pPr>
        <w:pStyle w:val="NormalWeb"/>
        <w:shd w:val="clear" w:color="auto" w:fill="FFFFFF"/>
        <w:spacing w:before="0" w:beforeAutospacing="0" w:after="160" w:afterAutospacing="0" w:line="360" w:lineRule="auto"/>
        <w:jc w:val="both"/>
        <w:divId w:val="2100758678"/>
        <w:rPr>
          <w:rFonts w:ascii="Bookman Old Style" w:eastAsiaTheme="minorEastAsia" w:hAnsi="Bookman Old Style" w:cs="Segoe UI"/>
          <w:color w:val="333333"/>
        </w:rPr>
      </w:pPr>
      <w:r w:rsidRPr="008F51A0">
        <w:rPr>
          <w:rFonts w:ascii="Bookman Old Style" w:hAnsi="Bookman Old Style" w:cs="Segoe UI"/>
          <w:color w:val="333333"/>
        </w:rPr>
        <w:t>Following is the example for a simple form of registration.</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Form in HTML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Registration form</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fieldset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legend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personal information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legend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full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confirm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gender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Male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"female"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Female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"others"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others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textarea</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textarea</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"sign-up"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fieldset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numPr>
          <w:ilvl w:val="0"/>
          <w:numId w:val="128"/>
        </w:numPr>
        <w:spacing w:line="360" w:lineRule="auto"/>
        <w:jc w:val="both"/>
        <w:divId w:val="128213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4C7C" w:rsidRPr="008F51A0" w:rsidRDefault="00774C7C" w:rsidP="006216D3">
      <w:pPr>
        <w:pStyle w:val="alt"/>
        <w:numPr>
          <w:ilvl w:val="0"/>
          <w:numId w:val="128"/>
        </w:numPr>
        <w:spacing w:before="0" w:beforeAutospacing="0" w:after="160" w:afterAutospacing="0" w:line="360" w:lineRule="auto"/>
        <w:jc w:val="both"/>
        <w:divId w:val="12821324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607A6" w:rsidRPr="008F51A0" w:rsidRDefault="00D966B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60FE9" w:rsidRPr="008F51A0" w:rsidRDefault="00560FE9" w:rsidP="008F51A0">
      <w:pPr>
        <w:spacing w:line="360" w:lineRule="auto"/>
        <w:divId w:val="149643234"/>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65AB8D54" wp14:editId="481AE1DA">
            <wp:extent cx="9010650" cy="3924935"/>
            <wp:effectExtent l="0" t="0" r="0" b="0"/>
            <wp:docPr id="189" name="Picture 189" descr="HTML For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Form Example"/>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9010650" cy="3924935"/>
                    </a:xfrm>
                    <a:prstGeom prst="rect">
                      <a:avLst/>
                    </a:prstGeom>
                    <a:noFill/>
                    <a:ln>
                      <a:noFill/>
                    </a:ln>
                  </pic:spPr>
                </pic:pic>
              </a:graphicData>
            </a:graphic>
          </wp:inline>
        </w:drawing>
      </w:r>
    </w:p>
    <w:p w:rsidR="00560FE9" w:rsidRPr="008F51A0" w:rsidRDefault="00560FE9" w:rsidP="008F51A0">
      <w:pPr>
        <w:spacing w:line="360" w:lineRule="auto"/>
        <w:divId w:val="149643234"/>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0159BB1E" wp14:editId="55B1F51A">
                <wp:extent cx="6097905" cy="4445"/>
                <wp:effectExtent l="0" t="0" r="0" b="0"/>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C26254" id="Rectangle 188"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560FE9" w:rsidRPr="008F51A0" w:rsidRDefault="00560FE9" w:rsidP="008F51A0">
      <w:pPr>
        <w:pStyle w:val="Heading2"/>
        <w:shd w:val="clear" w:color="auto" w:fill="FFFFFF"/>
        <w:spacing w:before="0" w:after="160" w:line="360" w:lineRule="auto"/>
        <w:jc w:val="both"/>
        <w:divId w:val="1496432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Form Example</w:t>
      </w:r>
    </w:p>
    <w:p w:rsidR="00560FE9" w:rsidRPr="008F51A0" w:rsidRDefault="00560FE9" w:rsidP="008F51A0">
      <w:pPr>
        <w:pStyle w:val="NormalWeb"/>
        <w:shd w:val="clear" w:color="auto" w:fill="FFFFFF"/>
        <w:spacing w:before="0" w:beforeAutospacing="0" w:after="160" w:afterAutospacing="0" w:line="360" w:lineRule="auto"/>
        <w:jc w:val="both"/>
        <w:divId w:val="149643234"/>
        <w:rPr>
          <w:rFonts w:ascii="Bookman Old Style" w:eastAsiaTheme="minorEastAsia" w:hAnsi="Bookman Old Style" w:cs="Segoe UI"/>
          <w:color w:val="333333"/>
        </w:rPr>
      </w:pPr>
      <w:r w:rsidRPr="008F51A0">
        <w:rPr>
          <w:rFonts w:ascii="Bookman Old Style" w:hAnsi="Bookman Old Style" w:cs="Segoe UI"/>
          <w:color w:val="333333"/>
        </w:rPr>
        <w:t>Let's see a simple example of creating HTML form.</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"tdLabel"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"width:160px"</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"tdLabel"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"width:160px"</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"tdLabel"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Email: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"width:160px"</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"tdLabel"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Gender: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"register_gendermale"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"register_gendermale"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"gender"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"register_genderfemale"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"female"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"register_genderfemale"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female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"tdLabel"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"register_country"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Select Country: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select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"country"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"register_country"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"width:160px"</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"india"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india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"pakistan"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pakistan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"africa"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africa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"china"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china</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"other"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other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option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select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colspan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"2"</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div</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align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"right"</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"register_0"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"register"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div</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td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numPr>
          <w:ilvl w:val="0"/>
          <w:numId w:val="129"/>
        </w:numPr>
        <w:spacing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table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30D8" w:rsidRPr="008F51A0" w:rsidRDefault="00CF30D8" w:rsidP="006216D3">
      <w:pPr>
        <w:pStyle w:val="alt"/>
        <w:numPr>
          <w:ilvl w:val="0"/>
          <w:numId w:val="129"/>
        </w:numPr>
        <w:spacing w:before="0" w:beforeAutospacing="0" w:after="160" w:afterAutospacing="0" w:line="360" w:lineRule="auto"/>
        <w:jc w:val="both"/>
        <w:divId w:val="21271880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73F4" w:rsidRPr="008F51A0" w:rsidRDefault="00C573F4" w:rsidP="008F51A0">
      <w:pPr>
        <w:pStyle w:val="Heading2"/>
        <w:shd w:val="clear" w:color="auto" w:fill="FFFFFF"/>
        <w:spacing w:before="0" w:after="160" w:line="360" w:lineRule="auto"/>
        <w:jc w:val="both"/>
        <w:divId w:val="179570691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08"/>
        <w:gridCol w:w="792"/>
        <w:gridCol w:w="1294"/>
        <w:gridCol w:w="1210"/>
        <w:gridCol w:w="1193"/>
      </w:tblGrid>
      <w:tr w:rsidR="00C573F4" w:rsidRPr="008F51A0">
        <w:trPr>
          <w:divId w:val="17957069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2E806F5" wp14:editId="30B870A2">
                  <wp:extent cx="154940" cy="154940"/>
                  <wp:effectExtent l="0" t="0" r="0" b="0"/>
                  <wp:docPr id="190" name="Picture 19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7A5FCFA0" wp14:editId="4BFDA58E">
                  <wp:extent cx="154940" cy="154940"/>
                  <wp:effectExtent l="0" t="0" r="0" b="0"/>
                  <wp:docPr id="191" name="Picture 19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48AD192C" wp14:editId="2DEE8635">
                  <wp:extent cx="154940" cy="154940"/>
                  <wp:effectExtent l="0" t="0" r="0" b="0"/>
                  <wp:docPr id="192" name="Picture 19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3AB83FA" wp14:editId="7EB8D741">
                  <wp:extent cx="154940" cy="154940"/>
                  <wp:effectExtent l="0" t="0" r="0" b="0"/>
                  <wp:docPr id="193" name="Picture 19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5F2E33D" wp14:editId="223C4523">
                  <wp:extent cx="154940" cy="154940"/>
                  <wp:effectExtent l="0" t="0" r="0" b="0"/>
                  <wp:docPr id="194" name="Picture 19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C573F4" w:rsidRPr="008F51A0">
        <w:trPr>
          <w:divId w:val="17957069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&lt;form&gt;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573F4" w:rsidRPr="008F51A0" w:rsidRDefault="00C573F4"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D966BE" w:rsidRPr="008F51A0" w:rsidRDefault="00D966BE"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8F2E7C" w:rsidRPr="008F51A0" w:rsidRDefault="008F2E7C" w:rsidP="008F51A0">
      <w:pPr>
        <w:pStyle w:val="Heading1"/>
        <w:shd w:val="clear" w:color="auto" w:fill="FFFFFF"/>
        <w:spacing w:before="0" w:beforeAutospacing="0" w:after="160" w:afterAutospacing="0" w:line="360" w:lineRule="auto"/>
        <w:jc w:val="both"/>
        <w:divId w:val="84050940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Form Input Types</w:t>
      </w:r>
    </w:p>
    <w:p w:rsidR="008F2E7C" w:rsidRPr="008F51A0" w:rsidRDefault="008F2E7C" w:rsidP="008F51A0">
      <w:pPr>
        <w:pStyle w:val="NormalWeb"/>
        <w:shd w:val="clear" w:color="auto" w:fill="FFFFFF"/>
        <w:spacing w:before="0" w:beforeAutospacing="0" w:after="160" w:afterAutospacing="0" w:line="360" w:lineRule="auto"/>
        <w:jc w:val="both"/>
        <w:divId w:val="840509400"/>
        <w:rPr>
          <w:rFonts w:ascii="Bookman Old Style" w:eastAsiaTheme="minorEastAsia" w:hAnsi="Bookman Old Style" w:cs="Segoe UI"/>
          <w:color w:val="333333"/>
        </w:rPr>
      </w:pPr>
      <w:r w:rsidRPr="008F51A0">
        <w:rPr>
          <w:rFonts w:ascii="Bookman Old Style" w:hAnsi="Bookman Old Style" w:cs="Segoe UI"/>
          <w:color w:val="333333"/>
        </w:rPr>
        <w:t>In HTML &lt;input type=" "&gt; is an important element of HTML form. The "type" attribute of input element can be various types, which defines information field. Such as &lt;input type="text" name="name"&gt; gives a text box.</w:t>
      </w:r>
    </w:p>
    <w:p w:rsidR="008F2E7C" w:rsidRPr="008F51A0" w:rsidRDefault="008F2E7C" w:rsidP="008F51A0">
      <w:pPr>
        <w:pStyle w:val="Heading2"/>
        <w:shd w:val="clear" w:color="auto" w:fill="FFFFFF"/>
        <w:spacing w:before="0" w:after="160" w:line="360" w:lineRule="auto"/>
        <w:jc w:val="both"/>
        <w:divId w:val="84050940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Following is a list of all types of &lt;input&gt; element of HTML.</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1"/>
        <w:gridCol w:w="4859"/>
      </w:tblGrid>
      <w:tr w:rsidR="008F2E7C" w:rsidRPr="008F51A0">
        <w:trPr>
          <w:divId w:val="840509400"/>
        </w:trPr>
        <w:tc>
          <w:tcPr>
            <w:tcW w:w="0" w:type="auto"/>
            <w:shd w:val="clear" w:color="auto" w:fill="C7CCBE"/>
            <w:tcMar>
              <w:top w:w="180" w:type="dxa"/>
              <w:left w:w="180" w:type="dxa"/>
              <w:bottom w:w="180" w:type="dxa"/>
              <w:right w:w="180" w:type="dxa"/>
            </w:tcMar>
            <w:hideMark/>
          </w:tcPr>
          <w:p w:rsidR="008F2E7C" w:rsidRPr="008F51A0" w:rsidRDefault="008F2E7C"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type=" "</w:t>
            </w:r>
          </w:p>
        </w:tc>
        <w:tc>
          <w:tcPr>
            <w:tcW w:w="0" w:type="auto"/>
            <w:shd w:val="clear" w:color="auto" w:fill="C7CCBE"/>
            <w:tcMar>
              <w:top w:w="180" w:type="dxa"/>
              <w:left w:w="180" w:type="dxa"/>
              <w:bottom w:w="180" w:type="dxa"/>
              <w:right w:w="180" w:type="dxa"/>
            </w:tcMar>
            <w:hideMark/>
          </w:tcPr>
          <w:p w:rsidR="008F2E7C" w:rsidRPr="008F51A0" w:rsidRDefault="008F2E7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one-line text input field</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password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one-line password input field</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submit button to submit the form to server</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reset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reset button to reset all values in the form.</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radio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radio button which allows select one option.</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checkbox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checkboxes which allow select multiple options form.</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button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simple push button, which can be programmed to perform a task on an event.</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to select the file from device storage.</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image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graphical submit button.</w:t>
            </w:r>
          </w:p>
        </w:tc>
      </w:tr>
    </w:tbl>
    <w:p w:rsidR="008F2E7C" w:rsidRPr="008F51A0" w:rsidRDefault="008F2E7C" w:rsidP="008F51A0">
      <w:pPr>
        <w:spacing w:line="360" w:lineRule="auto"/>
        <w:divId w:val="840509400"/>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441E04E" wp14:editId="3027951D">
                <wp:extent cx="6097905" cy="4445"/>
                <wp:effectExtent l="0" t="0" r="0" b="0"/>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B0CACD" id="Rectangle 195"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8F2E7C" w:rsidRPr="008F51A0" w:rsidRDefault="008F2E7C" w:rsidP="008F51A0">
      <w:pPr>
        <w:pStyle w:val="NormalWeb"/>
        <w:shd w:val="clear" w:color="auto" w:fill="FFFFFF"/>
        <w:spacing w:before="0" w:beforeAutospacing="0" w:after="160" w:afterAutospacing="0" w:line="360" w:lineRule="auto"/>
        <w:jc w:val="both"/>
        <w:divId w:val="840509400"/>
        <w:rPr>
          <w:rFonts w:ascii="Bookman Old Style" w:eastAsiaTheme="minorEastAsia" w:hAnsi="Bookman Old Style" w:cs="Segoe UI"/>
          <w:color w:val="333333"/>
        </w:rPr>
      </w:pPr>
      <w:r w:rsidRPr="008F51A0">
        <w:rPr>
          <w:rStyle w:val="Strong"/>
          <w:rFonts w:ascii="Bookman Old Style" w:hAnsi="Bookman Old Style" w:cs="Segoe UI"/>
          <w:color w:val="333333"/>
        </w:rPr>
        <w:t>HTML5 added new types on &lt;input&gt; element. Following is the list of types of elements of HTML5</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09"/>
        <w:gridCol w:w="4671"/>
      </w:tblGrid>
      <w:tr w:rsidR="008F2E7C" w:rsidRPr="008F51A0">
        <w:trPr>
          <w:divId w:val="840509400"/>
        </w:trPr>
        <w:tc>
          <w:tcPr>
            <w:tcW w:w="0" w:type="auto"/>
            <w:shd w:val="clear" w:color="auto" w:fill="C7CCBE"/>
            <w:tcMar>
              <w:top w:w="180" w:type="dxa"/>
              <w:left w:w="180" w:type="dxa"/>
              <w:bottom w:w="180" w:type="dxa"/>
              <w:right w:w="180" w:type="dxa"/>
            </w:tcMar>
            <w:hideMark/>
          </w:tcPr>
          <w:p w:rsidR="008F2E7C" w:rsidRPr="008F51A0" w:rsidRDefault="008F2E7C"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lastRenderedPageBreak/>
              <w:t>type=" "</w:t>
            </w:r>
          </w:p>
        </w:tc>
        <w:tc>
          <w:tcPr>
            <w:tcW w:w="0" w:type="auto"/>
            <w:shd w:val="clear" w:color="auto" w:fill="C7CCBE"/>
            <w:tcMar>
              <w:top w:w="180" w:type="dxa"/>
              <w:left w:w="180" w:type="dxa"/>
              <w:bottom w:w="180" w:type="dxa"/>
              <w:right w:w="180" w:type="dxa"/>
            </w:tcMar>
            <w:hideMark/>
          </w:tcPr>
          <w:p w:rsidR="008F2E7C" w:rsidRPr="008F51A0" w:rsidRDefault="008F2E7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with a specific color.</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for selection of date.</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datetime-local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for entering a date without time zone.</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email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for entering an email address.</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month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control with month and year, without time zone.</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to enter a number.</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field for entering URL</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week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field to enter the date with week-year, without time zone.</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 single line text field for entering a search string.</w:t>
            </w:r>
          </w:p>
        </w:tc>
      </w:tr>
      <w:tr w:rsidR="008F2E7C" w:rsidRPr="008F51A0">
        <w:trPr>
          <w:divId w:val="8405094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E7C" w:rsidRPr="008F51A0" w:rsidRDefault="008F2E7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Defines an input field for entering the telephone number.</w:t>
            </w:r>
          </w:p>
        </w:tc>
      </w:tr>
    </w:tbl>
    <w:p w:rsidR="00E822CB" w:rsidRPr="008F51A0" w:rsidRDefault="00E822CB" w:rsidP="008F51A0">
      <w:pPr>
        <w:pStyle w:val="NormalWeb"/>
        <w:shd w:val="clear" w:color="auto" w:fill="FFFFFF"/>
        <w:spacing w:before="0" w:beforeAutospacing="0" w:after="160" w:afterAutospacing="0" w:line="360" w:lineRule="auto"/>
        <w:jc w:val="both"/>
        <w:divId w:val="158160169"/>
        <w:rPr>
          <w:rFonts w:ascii="Bookman Old Style" w:hAnsi="Bookman Old Style" w:cs="Segoe UI"/>
          <w:color w:val="333333"/>
        </w:rPr>
      </w:pPr>
      <w:r w:rsidRPr="008F51A0">
        <w:rPr>
          <w:rStyle w:val="Strong"/>
          <w:rFonts w:ascii="Bookman Old Style" w:hAnsi="Bookman Old Style" w:cs="Segoe UI"/>
          <w:color w:val="333333"/>
        </w:rPr>
        <w:t>Following is the description about types of &lt;input&gt; element with examples.</w:t>
      </w:r>
    </w:p>
    <w:p w:rsidR="00E822CB" w:rsidRPr="008F51A0" w:rsidRDefault="00E822CB" w:rsidP="008F51A0">
      <w:pPr>
        <w:pStyle w:val="Heading3"/>
        <w:shd w:val="clear" w:color="auto" w:fill="FFFFFF"/>
        <w:spacing w:before="0" w:after="160" w:line="360" w:lineRule="auto"/>
        <w:jc w:val="both"/>
        <w:divId w:val="15816016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 &lt;input type="text"&gt;:</w:t>
      </w:r>
    </w:p>
    <w:p w:rsidR="00E822CB" w:rsidRPr="008F51A0" w:rsidRDefault="00E822CB" w:rsidP="008F51A0">
      <w:pPr>
        <w:pStyle w:val="NormalWeb"/>
        <w:shd w:val="clear" w:color="auto" w:fill="FFFFFF"/>
        <w:spacing w:before="0" w:beforeAutospacing="0" w:after="160" w:afterAutospacing="0" w:line="360" w:lineRule="auto"/>
        <w:jc w:val="both"/>
        <w:divId w:val="158160169"/>
        <w:rPr>
          <w:rFonts w:ascii="Bookman Old Style" w:eastAsiaTheme="minorEastAsia" w:hAnsi="Bookman Old Style" w:cs="Segoe UI"/>
          <w:color w:val="333333"/>
        </w:rPr>
      </w:pPr>
      <w:r w:rsidRPr="008F51A0">
        <w:rPr>
          <w:rFonts w:ascii="Bookman Old Style" w:hAnsi="Bookman Old Style" w:cs="Segoe UI"/>
          <w:color w:val="333333"/>
        </w:rPr>
        <w:t>&lt;</w:t>
      </w:r>
      <w:proofErr w:type="gramStart"/>
      <w:r w:rsidRPr="008F51A0">
        <w:rPr>
          <w:rFonts w:ascii="Bookman Old Style" w:hAnsi="Bookman Old Style" w:cs="Segoe UI"/>
          <w:color w:val="333333"/>
        </w:rPr>
        <w:t>input</w:t>
      </w:r>
      <w:proofErr w:type="gramEnd"/>
      <w:r w:rsidRPr="008F51A0">
        <w:rPr>
          <w:rFonts w:ascii="Bookman Old Style" w:hAnsi="Bookman Old Style" w:cs="Segoe UI"/>
          <w:color w:val="333333"/>
        </w:rPr>
        <w:t>&gt; element of type "text" are used to define a single-line input text field.</w:t>
      </w:r>
    </w:p>
    <w:p w:rsidR="00E822CB" w:rsidRPr="008F51A0" w:rsidRDefault="00E822CB" w:rsidP="008F51A0">
      <w:pPr>
        <w:pStyle w:val="Heading3"/>
        <w:shd w:val="clear" w:color="auto" w:fill="FFFFFF"/>
        <w:spacing w:before="0" w:after="160" w:line="360" w:lineRule="auto"/>
        <w:jc w:val="both"/>
        <w:divId w:val="15816016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A33306" w:rsidRPr="008F51A0" w:rsidRDefault="00A33306" w:rsidP="006216D3">
      <w:pPr>
        <w:pStyle w:val="alt"/>
        <w:numPr>
          <w:ilvl w:val="0"/>
          <w:numId w:val="130"/>
        </w:numPr>
        <w:spacing w:before="0" w:beforeAutospacing="0" w:after="160" w:afterAutospacing="0" w:line="360" w:lineRule="auto"/>
        <w:jc w:val="both"/>
        <w:divId w:val="83722964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numPr>
          <w:ilvl w:val="0"/>
          <w:numId w:val="130"/>
        </w:numPr>
        <w:spacing w:line="360" w:lineRule="auto"/>
        <w:jc w:val="both"/>
        <w:divId w:val="8372296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first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pStyle w:val="alt"/>
        <w:numPr>
          <w:ilvl w:val="0"/>
          <w:numId w:val="130"/>
        </w:numPr>
        <w:spacing w:before="0" w:beforeAutospacing="0" w:after="160" w:afterAutospacing="0" w:line="360" w:lineRule="auto"/>
        <w:jc w:val="both"/>
        <w:divId w:val="8372296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numPr>
          <w:ilvl w:val="0"/>
          <w:numId w:val="130"/>
        </w:numPr>
        <w:spacing w:line="360" w:lineRule="auto"/>
        <w:jc w:val="both"/>
        <w:divId w:val="8372296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last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pStyle w:val="alt"/>
        <w:numPr>
          <w:ilvl w:val="0"/>
          <w:numId w:val="130"/>
        </w:numPr>
        <w:spacing w:before="0" w:beforeAutospacing="0" w:after="160" w:afterAutospacing="0" w:line="360" w:lineRule="auto"/>
        <w:jc w:val="both"/>
        <w:divId w:val="8372296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"lastname"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numPr>
          <w:ilvl w:val="0"/>
          <w:numId w:val="130"/>
        </w:numPr>
        <w:spacing w:line="360" w:lineRule="auto"/>
        <w:jc w:val="both"/>
        <w:divId w:val="83722964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Note: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The default maximum cahracter lenght is 20.</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33306" w:rsidRPr="008F51A0" w:rsidRDefault="00A33306" w:rsidP="006216D3">
      <w:pPr>
        <w:pStyle w:val="alt"/>
        <w:numPr>
          <w:ilvl w:val="0"/>
          <w:numId w:val="130"/>
        </w:numPr>
        <w:spacing w:before="0" w:beforeAutospacing="0" w:after="160" w:afterAutospacing="0" w:line="360" w:lineRule="auto"/>
        <w:jc w:val="both"/>
        <w:divId w:val="83722964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73F4" w:rsidRPr="008F51A0" w:rsidRDefault="005E07A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230B16" w:rsidRPr="008F51A0" w:rsidRDefault="001B1586" w:rsidP="008F51A0">
      <w:pPr>
        <w:pStyle w:val="NormalWeb"/>
        <w:spacing w:before="0" w:beforeAutospacing="0" w:after="160" w:afterAutospacing="0" w:line="360" w:lineRule="auto"/>
        <w:divId w:val="1047409956"/>
        <w:rPr>
          <w:rFonts w:ascii="Bookman Old Style" w:eastAsiaTheme="minorEastAsia" w:hAnsi="Bookman Old Style" w:cs="Segoe UI"/>
          <w:color w:val="535559"/>
        </w:rPr>
      </w:pPr>
      <w:r w:rsidRPr="008F51A0">
        <w:rPr>
          <w:rFonts w:ascii="Bookman Old Style" w:eastAsiaTheme="minorEastAsia" w:hAnsi="Bookman Old Style" w:cs="Segoe UI"/>
          <w:noProof/>
          <w:color w:val="535559"/>
        </w:rPr>
        <w:drawing>
          <wp:anchor distT="0" distB="0" distL="114300" distR="114300" simplePos="0" relativeHeight="251668480" behindDoc="0" locked="0" layoutInCell="1" allowOverlap="1">
            <wp:simplePos x="0" y="0"/>
            <wp:positionH relativeFrom="column">
              <wp:posOffset>621030</wp:posOffset>
            </wp:positionH>
            <wp:positionV relativeFrom="paragraph">
              <wp:posOffset>186690</wp:posOffset>
            </wp:positionV>
            <wp:extent cx="4819650" cy="3086100"/>
            <wp:effectExtent l="0" t="0" r="0" b="0"/>
            <wp:wrapTopAndBottom/>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80">
                      <a:extLst>
                        <a:ext uri="{28A0092B-C50C-407E-A947-70E740481C1C}">
                          <a14:useLocalDpi xmlns:a14="http://schemas.microsoft.com/office/drawing/2010/main" val="0"/>
                        </a:ext>
                      </a:extLst>
                    </a:blip>
                    <a:stretch>
                      <a:fillRect/>
                    </a:stretch>
                  </pic:blipFill>
                  <pic:spPr>
                    <a:xfrm>
                      <a:off x="0" y="0"/>
                      <a:ext cx="4819650" cy="3086100"/>
                    </a:xfrm>
                    <a:prstGeom prst="rect">
                      <a:avLst/>
                    </a:prstGeom>
                  </pic:spPr>
                </pic:pic>
              </a:graphicData>
            </a:graphic>
          </wp:anchor>
        </w:drawing>
      </w:r>
    </w:p>
    <w:p w:rsidR="00230B16" w:rsidRPr="008F51A0" w:rsidRDefault="00230B16" w:rsidP="008F51A0">
      <w:pPr>
        <w:pStyle w:val="z-BottomofForm"/>
        <w:spacing w:after="160" w:line="360" w:lineRule="auto"/>
        <w:divId w:val="1047409956"/>
        <w:rPr>
          <w:rFonts w:ascii="Bookman Old Style" w:hAnsi="Bookman Old Style"/>
        </w:rPr>
      </w:pPr>
      <w:r w:rsidRPr="008F51A0">
        <w:rPr>
          <w:rFonts w:ascii="Bookman Old Style" w:hAnsi="Bookman Old Style"/>
        </w:rPr>
        <w:t>Bottom of Form</w:t>
      </w:r>
    </w:p>
    <w:p w:rsidR="00EF36E7" w:rsidRPr="008F51A0" w:rsidRDefault="00EF36E7" w:rsidP="008F51A0">
      <w:pPr>
        <w:pStyle w:val="Heading3"/>
        <w:shd w:val="clear" w:color="auto" w:fill="FFFFFF"/>
        <w:spacing w:before="0" w:after="160" w:line="360" w:lineRule="auto"/>
        <w:jc w:val="both"/>
        <w:divId w:val="70733482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2. &lt;input type="password"&gt;:</w:t>
      </w:r>
    </w:p>
    <w:p w:rsidR="00EF36E7" w:rsidRPr="008F51A0" w:rsidRDefault="00EF36E7" w:rsidP="008F51A0">
      <w:pPr>
        <w:pStyle w:val="NormalWeb"/>
        <w:shd w:val="clear" w:color="auto" w:fill="FFFFFF"/>
        <w:spacing w:before="0" w:beforeAutospacing="0" w:after="160" w:afterAutospacing="0" w:line="360" w:lineRule="auto"/>
        <w:jc w:val="both"/>
        <w:divId w:val="707334821"/>
        <w:rPr>
          <w:rFonts w:ascii="Bookman Old Style" w:eastAsiaTheme="minorEastAsia" w:hAnsi="Bookman Old Style" w:cs="Segoe UI"/>
          <w:color w:val="333333"/>
        </w:rPr>
      </w:pPr>
      <w:r w:rsidRPr="008F51A0">
        <w:rPr>
          <w:rFonts w:ascii="Bookman Old Style" w:hAnsi="Bookman Old Style" w:cs="Segoe UI"/>
          <w:color w:val="333333"/>
        </w:rPr>
        <w:t>The &lt;input&gt; element of type "password" allow a user to enter the password securely in a webpage. The entered text in password filed converted into "*" or ".", so that it cannot be read by another user.</w:t>
      </w:r>
    </w:p>
    <w:p w:rsidR="00EF36E7" w:rsidRPr="008F51A0" w:rsidRDefault="00EF36E7" w:rsidP="008F51A0">
      <w:pPr>
        <w:pStyle w:val="Heading3"/>
        <w:shd w:val="clear" w:color="auto" w:fill="FFFFFF"/>
        <w:spacing w:before="0" w:after="160" w:line="360" w:lineRule="auto"/>
        <w:jc w:val="both"/>
        <w:divId w:val="70733482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EF427B" w:rsidRPr="008F51A0" w:rsidRDefault="00EF427B" w:rsidP="006216D3">
      <w:pPr>
        <w:pStyle w:val="alt"/>
        <w:numPr>
          <w:ilvl w:val="0"/>
          <w:numId w:val="131"/>
        </w:numPr>
        <w:spacing w:before="0" w:beforeAutospacing="0" w:after="160" w:afterAutospacing="0" w:line="360" w:lineRule="auto"/>
        <w:jc w:val="both"/>
        <w:divId w:val="18048853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numPr>
          <w:ilvl w:val="0"/>
          <w:numId w:val="131"/>
        </w:numPr>
        <w:spacing w:line="360" w:lineRule="auto"/>
        <w:jc w:val="both"/>
        <w:divId w:val="1804885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User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pStyle w:val="alt"/>
        <w:numPr>
          <w:ilvl w:val="0"/>
          <w:numId w:val="131"/>
        </w:numPr>
        <w:spacing w:before="0" w:beforeAutospacing="0" w:after="160" w:afterAutospacing="0" w:line="360" w:lineRule="auto"/>
        <w:jc w:val="both"/>
        <w:divId w:val="1804885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numPr>
          <w:ilvl w:val="0"/>
          <w:numId w:val="131"/>
        </w:numPr>
        <w:spacing w:line="360" w:lineRule="auto"/>
        <w:jc w:val="both"/>
        <w:divId w:val="1804885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pStyle w:val="alt"/>
        <w:numPr>
          <w:ilvl w:val="0"/>
          <w:numId w:val="131"/>
        </w:numPr>
        <w:spacing w:before="0" w:beforeAutospacing="0" w:after="160" w:afterAutospacing="0" w:line="360" w:lineRule="auto"/>
        <w:jc w:val="both"/>
        <w:divId w:val="1804885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numPr>
          <w:ilvl w:val="0"/>
          <w:numId w:val="131"/>
        </w:numPr>
        <w:spacing w:line="360" w:lineRule="auto"/>
        <w:jc w:val="both"/>
        <w:divId w:val="1804885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F427B" w:rsidRPr="008F51A0" w:rsidRDefault="00EF427B" w:rsidP="006216D3">
      <w:pPr>
        <w:pStyle w:val="alt"/>
        <w:numPr>
          <w:ilvl w:val="0"/>
          <w:numId w:val="131"/>
        </w:numPr>
        <w:spacing w:before="0" w:beforeAutospacing="0" w:after="160" w:afterAutospacing="0" w:line="360" w:lineRule="auto"/>
        <w:jc w:val="both"/>
        <w:divId w:val="18048853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E07A4" w:rsidRPr="008F51A0" w:rsidRDefault="00C16AF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C16AF3" w:rsidRPr="008F51A0" w:rsidRDefault="002A0042"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67456" behindDoc="0" locked="0" layoutInCell="1" allowOverlap="1">
            <wp:simplePos x="0" y="0"/>
            <wp:positionH relativeFrom="column">
              <wp:posOffset>0</wp:posOffset>
            </wp:positionH>
            <wp:positionV relativeFrom="paragraph">
              <wp:posOffset>180340</wp:posOffset>
            </wp:positionV>
            <wp:extent cx="6097905" cy="3780155"/>
            <wp:effectExtent l="0" t="0" r="0" b="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81">
                      <a:extLst>
                        <a:ext uri="{28A0092B-C50C-407E-A947-70E740481C1C}">
                          <a14:useLocalDpi xmlns:a14="http://schemas.microsoft.com/office/drawing/2010/main" val="0"/>
                        </a:ext>
                      </a:extLst>
                    </a:blip>
                    <a:stretch>
                      <a:fillRect/>
                    </a:stretch>
                  </pic:blipFill>
                  <pic:spPr>
                    <a:xfrm>
                      <a:off x="0" y="0"/>
                      <a:ext cx="6097905" cy="3780155"/>
                    </a:xfrm>
                    <a:prstGeom prst="rect">
                      <a:avLst/>
                    </a:prstGeom>
                  </pic:spPr>
                </pic:pic>
              </a:graphicData>
            </a:graphic>
          </wp:anchor>
        </w:drawing>
      </w:r>
    </w:p>
    <w:p w:rsidR="00A00789" w:rsidRPr="008F51A0" w:rsidRDefault="00A00789" w:rsidP="008F51A0">
      <w:pPr>
        <w:pStyle w:val="Heading3"/>
        <w:shd w:val="clear" w:color="auto" w:fill="FFFFFF"/>
        <w:spacing w:before="0" w:after="160" w:line="360" w:lineRule="auto"/>
        <w:jc w:val="both"/>
        <w:divId w:val="60935546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3. &lt;input type="submit"&gt;:</w:t>
      </w:r>
    </w:p>
    <w:p w:rsidR="00A00789" w:rsidRPr="008F51A0" w:rsidRDefault="00A00789" w:rsidP="008F51A0">
      <w:pPr>
        <w:pStyle w:val="NormalWeb"/>
        <w:shd w:val="clear" w:color="auto" w:fill="FFFFFF"/>
        <w:spacing w:before="0" w:beforeAutospacing="0" w:after="160" w:afterAutospacing="0" w:line="360" w:lineRule="auto"/>
        <w:jc w:val="both"/>
        <w:divId w:val="609355460"/>
        <w:rPr>
          <w:rFonts w:ascii="Bookman Old Style" w:eastAsiaTheme="minorEastAsia" w:hAnsi="Bookman Old Style" w:cs="Segoe UI"/>
          <w:color w:val="333333"/>
        </w:rPr>
      </w:pPr>
      <w:r w:rsidRPr="008F51A0">
        <w:rPr>
          <w:rFonts w:ascii="Bookman Old Style" w:hAnsi="Bookman Old Style" w:cs="Segoe UI"/>
          <w:color w:val="333333"/>
        </w:rPr>
        <w:t>The &lt;input&gt; element of type "submit" defines a submit button to submit the form to the server when the "click" event occurs.</w:t>
      </w:r>
    </w:p>
    <w:p w:rsidR="00A00789" w:rsidRPr="008F51A0" w:rsidRDefault="00A00789" w:rsidP="008F51A0">
      <w:pPr>
        <w:pStyle w:val="Heading3"/>
        <w:shd w:val="clear" w:color="auto" w:fill="FFFFFF"/>
        <w:spacing w:before="0" w:after="160" w:line="360" w:lineRule="auto"/>
        <w:jc w:val="both"/>
        <w:divId w:val="60935546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720CE" w:rsidRPr="008F51A0" w:rsidRDefault="00B720CE" w:rsidP="006216D3">
      <w:pPr>
        <w:pStyle w:val="alt"/>
        <w:numPr>
          <w:ilvl w:val="0"/>
          <w:numId w:val="132"/>
        </w:numPr>
        <w:spacing w:before="0" w:beforeAutospacing="0" w:after="160" w:afterAutospacing="0" w:line="360" w:lineRule="auto"/>
        <w:jc w:val="both"/>
        <w:divId w:val="176865104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"https://www.javatpoint.com/html-tutorial"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numPr>
          <w:ilvl w:val="0"/>
          <w:numId w:val="132"/>
        </w:numPr>
        <w:spacing w:line="360" w:lineRule="auto"/>
        <w:jc w:val="both"/>
        <w:divId w:val="176865104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User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pStyle w:val="alt"/>
        <w:numPr>
          <w:ilvl w:val="0"/>
          <w:numId w:val="132"/>
        </w:numPr>
        <w:spacing w:before="0" w:beforeAutospacing="0" w:after="160" w:afterAutospacing="0" w:line="360" w:lineRule="auto"/>
        <w:jc w:val="both"/>
        <w:divId w:val="176865104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"firstname"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numPr>
          <w:ilvl w:val="0"/>
          <w:numId w:val="132"/>
        </w:numPr>
        <w:spacing w:line="360" w:lineRule="auto"/>
        <w:jc w:val="both"/>
        <w:divId w:val="176865104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pStyle w:val="alt"/>
        <w:numPr>
          <w:ilvl w:val="0"/>
          <w:numId w:val="132"/>
        </w:numPr>
        <w:spacing w:before="0" w:beforeAutospacing="0" w:after="160" w:afterAutospacing="0" w:line="360" w:lineRule="auto"/>
        <w:jc w:val="both"/>
        <w:divId w:val="176865104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numPr>
          <w:ilvl w:val="0"/>
          <w:numId w:val="132"/>
        </w:numPr>
        <w:spacing w:line="360" w:lineRule="auto"/>
        <w:jc w:val="both"/>
        <w:divId w:val="176865104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720CE" w:rsidRPr="008F51A0" w:rsidRDefault="00B720CE" w:rsidP="006216D3">
      <w:pPr>
        <w:pStyle w:val="alt"/>
        <w:numPr>
          <w:ilvl w:val="0"/>
          <w:numId w:val="132"/>
        </w:numPr>
        <w:spacing w:before="0" w:beforeAutospacing="0" w:after="160" w:afterAutospacing="0" w:line="360" w:lineRule="auto"/>
        <w:jc w:val="both"/>
        <w:divId w:val="176865104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11F0" w:rsidRPr="008F51A0" w:rsidRDefault="00AB252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AB2525" w:rsidRPr="008F51A0" w:rsidRDefault="0095622F"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inline distT="0" distB="0" distL="0" distR="0">
            <wp:extent cx="4791075" cy="3657600"/>
            <wp:effectExtent l="0" t="0" r="952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82">
                      <a:extLst>
                        <a:ext uri="{28A0092B-C50C-407E-A947-70E740481C1C}">
                          <a14:useLocalDpi xmlns:a14="http://schemas.microsoft.com/office/drawing/2010/main" val="0"/>
                        </a:ext>
                      </a:extLst>
                    </a:blip>
                    <a:stretch>
                      <a:fillRect/>
                    </a:stretch>
                  </pic:blipFill>
                  <pic:spPr>
                    <a:xfrm>
                      <a:off x="0" y="0"/>
                      <a:ext cx="4791075" cy="3657600"/>
                    </a:xfrm>
                    <a:prstGeom prst="rect">
                      <a:avLst/>
                    </a:prstGeom>
                  </pic:spPr>
                </pic:pic>
              </a:graphicData>
            </a:graphic>
          </wp:inline>
        </w:drawing>
      </w:r>
    </w:p>
    <w:p w:rsidR="006C4BF0" w:rsidRPr="008F51A0" w:rsidRDefault="006C4BF0" w:rsidP="008F51A0">
      <w:pPr>
        <w:pStyle w:val="Heading3"/>
        <w:shd w:val="clear" w:color="auto" w:fill="FFFFFF"/>
        <w:spacing w:before="0" w:after="160" w:line="360" w:lineRule="auto"/>
        <w:jc w:val="both"/>
        <w:divId w:val="166717359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4. &lt;input type="reset"&gt;:</w:t>
      </w:r>
    </w:p>
    <w:p w:rsidR="006C4BF0" w:rsidRPr="008F51A0" w:rsidRDefault="006C4BF0" w:rsidP="008F51A0">
      <w:pPr>
        <w:pStyle w:val="NormalWeb"/>
        <w:shd w:val="clear" w:color="auto" w:fill="FFFFFF"/>
        <w:spacing w:before="0" w:beforeAutospacing="0" w:after="160" w:afterAutospacing="0" w:line="360" w:lineRule="auto"/>
        <w:jc w:val="both"/>
        <w:divId w:val="1667173599"/>
        <w:rPr>
          <w:rFonts w:ascii="Bookman Old Style" w:eastAsiaTheme="minorEastAsia" w:hAnsi="Bookman Old Style" w:cs="Segoe UI"/>
          <w:color w:val="333333"/>
        </w:rPr>
      </w:pPr>
      <w:r w:rsidRPr="008F51A0">
        <w:rPr>
          <w:rFonts w:ascii="Bookman Old Style" w:hAnsi="Bookman Old Style" w:cs="Segoe UI"/>
          <w:color w:val="333333"/>
        </w:rPr>
        <w:t>The &lt;input&gt; type "reset" is also defined as a button but when the user performs a click event, it by default reset the all inputted values.</w:t>
      </w:r>
    </w:p>
    <w:p w:rsidR="006C4BF0" w:rsidRPr="008F51A0" w:rsidRDefault="006C4BF0" w:rsidP="008F51A0">
      <w:pPr>
        <w:pStyle w:val="Heading3"/>
        <w:shd w:val="clear" w:color="auto" w:fill="FFFFFF"/>
        <w:spacing w:before="0" w:after="160" w:line="360" w:lineRule="auto"/>
        <w:jc w:val="both"/>
        <w:divId w:val="166717359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D649E" w:rsidRPr="008F51A0" w:rsidRDefault="007D649E" w:rsidP="006216D3">
      <w:pPr>
        <w:pStyle w:val="alt"/>
        <w:numPr>
          <w:ilvl w:val="0"/>
          <w:numId w:val="133"/>
        </w:numPr>
        <w:spacing w:before="0" w:beforeAutospacing="0" w:after="160" w:afterAutospacing="0" w:line="360" w:lineRule="auto"/>
        <w:jc w:val="both"/>
        <w:divId w:val="168986800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numPr>
          <w:ilvl w:val="0"/>
          <w:numId w:val="133"/>
        </w:numPr>
        <w:spacing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id: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pStyle w:val="alt"/>
        <w:numPr>
          <w:ilvl w:val="0"/>
          <w:numId w:val="133"/>
        </w:numPr>
        <w:spacing w:before="0" w:beforeAutospacing="0" w:after="160" w:afterAutospacing="0"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"user-id"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"user"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numPr>
          <w:ilvl w:val="0"/>
          <w:numId w:val="133"/>
        </w:numPr>
        <w:spacing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Password: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pStyle w:val="alt"/>
        <w:numPr>
          <w:ilvl w:val="0"/>
          <w:numId w:val="133"/>
        </w:numPr>
        <w:spacing w:before="0" w:beforeAutospacing="0" w:after="160" w:afterAutospacing="0"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numPr>
          <w:ilvl w:val="0"/>
          <w:numId w:val="133"/>
        </w:numPr>
        <w:spacing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pStyle w:val="alt"/>
        <w:numPr>
          <w:ilvl w:val="0"/>
          <w:numId w:val="133"/>
        </w:numPr>
        <w:spacing w:before="0" w:beforeAutospacing="0" w:after="160" w:afterAutospacing="0" w:line="360" w:lineRule="auto"/>
        <w:jc w:val="both"/>
        <w:divId w:val="1689868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"reset"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"Reset"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649E" w:rsidRPr="008F51A0" w:rsidRDefault="007D649E" w:rsidP="006216D3">
      <w:pPr>
        <w:numPr>
          <w:ilvl w:val="0"/>
          <w:numId w:val="133"/>
        </w:numPr>
        <w:spacing w:line="360" w:lineRule="auto"/>
        <w:jc w:val="both"/>
        <w:divId w:val="168986800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5622F" w:rsidRPr="008F51A0" w:rsidRDefault="005F36F7"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F36F7" w:rsidRPr="008F51A0" w:rsidRDefault="00733282"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69504" behindDoc="0" locked="0" layoutInCell="1" allowOverlap="1">
            <wp:simplePos x="0" y="0"/>
            <wp:positionH relativeFrom="column">
              <wp:posOffset>0</wp:posOffset>
            </wp:positionH>
            <wp:positionV relativeFrom="paragraph">
              <wp:posOffset>73660</wp:posOffset>
            </wp:positionV>
            <wp:extent cx="4829175" cy="2809875"/>
            <wp:effectExtent l="0" t="0" r="9525" b="9525"/>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83">
                      <a:extLst>
                        <a:ext uri="{28A0092B-C50C-407E-A947-70E740481C1C}">
                          <a14:useLocalDpi xmlns:a14="http://schemas.microsoft.com/office/drawing/2010/main" val="0"/>
                        </a:ext>
                      </a:extLst>
                    </a:blip>
                    <a:stretch>
                      <a:fillRect/>
                    </a:stretch>
                  </pic:blipFill>
                  <pic:spPr>
                    <a:xfrm>
                      <a:off x="0" y="0"/>
                      <a:ext cx="4829175" cy="2809875"/>
                    </a:xfrm>
                    <a:prstGeom prst="rect">
                      <a:avLst/>
                    </a:prstGeom>
                  </pic:spPr>
                </pic:pic>
              </a:graphicData>
            </a:graphic>
          </wp:anchor>
        </w:drawing>
      </w:r>
    </w:p>
    <w:p w:rsidR="00D55983" w:rsidRPr="008F51A0" w:rsidRDefault="00D55983" w:rsidP="008F51A0">
      <w:pPr>
        <w:pStyle w:val="Heading3"/>
        <w:shd w:val="clear" w:color="auto" w:fill="FFFFFF"/>
        <w:spacing w:before="0" w:after="160" w:line="360" w:lineRule="auto"/>
        <w:jc w:val="both"/>
        <w:divId w:val="142831315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5. &lt;input type="radio"&gt;:</w:t>
      </w:r>
    </w:p>
    <w:p w:rsidR="00D55983" w:rsidRPr="008F51A0" w:rsidRDefault="00D55983" w:rsidP="008F51A0">
      <w:pPr>
        <w:pStyle w:val="NormalWeb"/>
        <w:shd w:val="clear" w:color="auto" w:fill="FFFFFF"/>
        <w:spacing w:before="0" w:beforeAutospacing="0" w:after="160" w:afterAutospacing="0" w:line="360" w:lineRule="auto"/>
        <w:jc w:val="both"/>
        <w:divId w:val="1428313154"/>
        <w:rPr>
          <w:rFonts w:ascii="Bookman Old Style" w:eastAsiaTheme="minorEastAsia" w:hAnsi="Bookman Old Style" w:cs="Segoe UI"/>
          <w:color w:val="333333"/>
        </w:rPr>
      </w:pPr>
      <w:r w:rsidRPr="008F51A0">
        <w:rPr>
          <w:rFonts w:ascii="Bookman Old Style" w:hAnsi="Bookman Old Style" w:cs="Segoe UI"/>
          <w:color w:val="333333"/>
        </w:rPr>
        <w:t>The &lt;input&gt; type "radio" defines the radio buttons, which allow choosing an option between a set of related options. At a time only one radio button option can be selected at a time.</w:t>
      </w:r>
    </w:p>
    <w:p w:rsidR="00D55983" w:rsidRPr="008F51A0" w:rsidRDefault="00D55983" w:rsidP="008F51A0">
      <w:pPr>
        <w:pStyle w:val="Heading3"/>
        <w:shd w:val="clear" w:color="auto" w:fill="FFFFFF"/>
        <w:spacing w:before="0" w:after="160" w:line="360" w:lineRule="auto"/>
        <w:jc w:val="both"/>
        <w:divId w:val="142831315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28198B" w:rsidRPr="008F51A0" w:rsidRDefault="0028198B" w:rsidP="006216D3">
      <w:pPr>
        <w:pStyle w:val="alt"/>
        <w:numPr>
          <w:ilvl w:val="0"/>
          <w:numId w:val="134"/>
        </w:numPr>
        <w:spacing w:before="0" w:beforeAutospacing="0" w:after="160" w:afterAutospacing="0" w:line="360" w:lineRule="auto"/>
        <w:jc w:val="both"/>
        <w:divId w:val="17913125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numPr>
          <w:ilvl w:val="0"/>
          <w:numId w:val="134"/>
        </w:numPr>
        <w:spacing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Kindly Select your favorite color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pStyle w:val="alt"/>
        <w:numPr>
          <w:ilvl w:val="0"/>
          <w:numId w:val="134"/>
        </w:numPr>
        <w:spacing w:before="0" w:beforeAutospacing="0" w:after="160" w:afterAutospacing="0"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Red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numPr>
          <w:ilvl w:val="0"/>
          <w:numId w:val="134"/>
        </w:numPr>
        <w:spacing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blue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pStyle w:val="alt"/>
        <w:numPr>
          <w:ilvl w:val="0"/>
          <w:numId w:val="134"/>
        </w:numPr>
        <w:spacing w:before="0" w:beforeAutospacing="0" w:after="160" w:afterAutospacing="0"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"green"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green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numPr>
          <w:ilvl w:val="0"/>
          <w:numId w:val="134"/>
        </w:numPr>
        <w:spacing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"radio"</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"pink"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pink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pStyle w:val="alt"/>
        <w:numPr>
          <w:ilvl w:val="0"/>
          <w:numId w:val="134"/>
        </w:numPr>
        <w:spacing w:before="0" w:beforeAutospacing="0" w:after="160" w:afterAutospacing="0" w:line="360" w:lineRule="auto"/>
        <w:jc w:val="both"/>
        <w:divId w:val="17913125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8198B" w:rsidRPr="008F51A0" w:rsidRDefault="0028198B" w:rsidP="006216D3">
      <w:pPr>
        <w:numPr>
          <w:ilvl w:val="0"/>
          <w:numId w:val="134"/>
        </w:numPr>
        <w:spacing w:line="360" w:lineRule="auto"/>
        <w:jc w:val="both"/>
        <w:divId w:val="17913125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363DC" w:rsidRPr="008F51A0" w:rsidRDefault="001A407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C26A71" w:rsidRPr="008F51A0" w:rsidRDefault="00C26A7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C26A71" w:rsidRPr="008F51A0" w:rsidRDefault="00C26A7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C26A71" w:rsidRPr="008F51A0" w:rsidRDefault="00C26A7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C26A71" w:rsidRPr="008F51A0" w:rsidRDefault="00C26A7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C26A71" w:rsidRPr="008F51A0" w:rsidRDefault="00C26A7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C26A71" w:rsidRPr="008F51A0" w:rsidRDefault="00750F95"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inline distT="0" distB="0" distL="0" distR="0" wp14:anchorId="1499EBF5" wp14:editId="6FFDCECC">
            <wp:extent cx="4371975" cy="220027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84">
                      <a:extLst>
                        <a:ext uri="{28A0092B-C50C-407E-A947-70E740481C1C}">
                          <a14:useLocalDpi xmlns:a14="http://schemas.microsoft.com/office/drawing/2010/main" val="0"/>
                        </a:ext>
                      </a:extLst>
                    </a:blip>
                    <a:stretch>
                      <a:fillRect/>
                    </a:stretch>
                  </pic:blipFill>
                  <pic:spPr>
                    <a:xfrm>
                      <a:off x="0" y="0"/>
                      <a:ext cx="4371975" cy="2200275"/>
                    </a:xfrm>
                    <a:prstGeom prst="rect">
                      <a:avLst/>
                    </a:prstGeom>
                  </pic:spPr>
                </pic:pic>
              </a:graphicData>
            </a:graphic>
          </wp:inline>
        </w:drawing>
      </w:r>
    </w:p>
    <w:p w:rsidR="007B1C1F" w:rsidRPr="008F51A0" w:rsidRDefault="007B1C1F" w:rsidP="008F51A0">
      <w:pPr>
        <w:pStyle w:val="Heading3"/>
        <w:shd w:val="clear" w:color="auto" w:fill="FFFFFF"/>
        <w:spacing w:before="0" w:after="160" w:line="360" w:lineRule="auto"/>
        <w:jc w:val="both"/>
        <w:divId w:val="161305125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6. &lt;input type="checkbox"&gt;:</w:t>
      </w:r>
    </w:p>
    <w:p w:rsidR="007B1C1F" w:rsidRPr="008F51A0" w:rsidRDefault="007B1C1F" w:rsidP="008F51A0">
      <w:pPr>
        <w:pStyle w:val="NormalWeb"/>
        <w:shd w:val="clear" w:color="auto" w:fill="FFFFFF"/>
        <w:spacing w:before="0" w:beforeAutospacing="0" w:after="160" w:afterAutospacing="0" w:line="360" w:lineRule="auto"/>
        <w:jc w:val="both"/>
        <w:divId w:val="1613051254"/>
        <w:rPr>
          <w:rFonts w:ascii="Bookman Old Style" w:eastAsiaTheme="minorEastAsia" w:hAnsi="Bookman Old Style" w:cs="Segoe UI"/>
          <w:color w:val="333333"/>
        </w:rPr>
      </w:pPr>
      <w:r w:rsidRPr="008F51A0">
        <w:rPr>
          <w:rFonts w:ascii="Bookman Old Style" w:hAnsi="Bookman Old Style" w:cs="Segoe UI"/>
          <w:color w:val="333333"/>
        </w:rPr>
        <w:t>The &lt;input&gt; type "checkbox" are displayed as square boxes which can be checked or unchecked to select the choices from the given options.</w:t>
      </w:r>
    </w:p>
    <w:p w:rsidR="007B1C1F" w:rsidRPr="008F51A0" w:rsidRDefault="007B1C1F" w:rsidP="008F51A0">
      <w:pPr>
        <w:pStyle w:val="Heading4"/>
        <w:pBdr>
          <w:left w:val="single" w:sz="18" w:space="30" w:color="FFA500"/>
        </w:pBdr>
        <w:shd w:val="clear" w:color="auto" w:fill="FAEBD7"/>
        <w:spacing w:before="0" w:after="160" w:line="360" w:lineRule="auto"/>
        <w:jc w:val="both"/>
        <w:divId w:val="161305125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"radio" buttons are similar to checkboxes, but there is an important difference between both types: radio buttons allow the user to select only one option at a time, whereas checkbox allows a user to select zero to multiple options at a time.</w:t>
      </w:r>
    </w:p>
    <w:p w:rsidR="007B1C1F" w:rsidRPr="008F51A0" w:rsidRDefault="007B1C1F" w:rsidP="008F51A0">
      <w:pPr>
        <w:pStyle w:val="Heading3"/>
        <w:shd w:val="clear" w:color="auto" w:fill="FFFFFF"/>
        <w:spacing w:before="0" w:after="160" w:line="360" w:lineRule="auto"/>
        <w:jc w:val="both"/>
        <w:divId w:val="1613051254"/>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numPr>
          <w:ilvl w:val="0"/>
          <w:numId w:val="135"/>
        </w:numPr>
        <w:spacing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numPr>
          <w:ilvl w:val="0"/>
          <w:numId w:val="135"/>
        </w:numPr>
        <w:spacing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Kindly Select your favourite sports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"sport1"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"cricket"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Cricket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numPr>
          <w:ilvl w:val="0"/>
          <w:numId w:val="135"/>
        </w:numPr>
        <w:spacing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"sport2"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"tennis"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Tennis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"sport3"</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"football"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Football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numPr>
          <w:ilvl w:val="0"/>
          <w:numId w:val="135"/>
        </w:numPr>
        <w:spacing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"sport4"</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"baseball"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Baseball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"checkbox"</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"sport5"</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"badminton"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Badminton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numPr>
          <w:ilvl w:val="0"/>
          <w:numId w:val="135"/>
        </w:numPr>
        <w:spacing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468D7" w:rsidRPr="008F51A0" w:rsidRDefault="006468D7" w:rsidP="006216D3">
      <w:pPr>
        <w:pStyle w:val="alt"/>
        <w:numPr>
          <w:ilvl w:val="0"/>
          <w:numId w:val="135"/>
        </w:numPr>
        <w:spacing w:before="0" w:beforeAutospacing="0" w:after="160" w:afterAutospacing="0" w:line="360" w:lineRule="auto"/>
        <w:jc w:val="both"/>
        <w:divId w:val="5898550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50F95" w:rsidRPr="008F51A0" w:rsidRDefault="0068572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685725" w:rsidRPr="008F51A0" w:rsidRDefault="00685725"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1242BC" w:rsidRPr="008F51A0" w:rsidRDefault="00851A9D"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0528" behindDoc="0" locked="0" layoutInCell="1" allowOverlap="1">
            <wp:simplePos x="0" y="0"/>
            <wp:positionH relativeFrom="column">
              <wp:posOffset>-191135</wp:posOffset>
            </wp:positionH>
            <wp:positionV relativeFrom="paragraph">
              <wp:posOffset>53975</wp:posOffset>
            </wp:positionV>
            <wp:extent cx="4676775" cy="4000500"/>
            <wp:effectExtent l="0" t="0" r="9525" b="0"/>
            <wp:wrapTopAndBottom/>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85">
                      <a:extLst>
                        <a:ext uri="{28A0092B-C50C-407E-A947-70E740481C1C}">
                          <a14:useLocalDpi xmlns:a14="http://schemas.microsoft.com/office/drawing/2010/main" val="0"/>
                        </a:ext>
                      </a:extLst>
                    </a:blip>
                    <a:stretch>
                      <a:fillRect/>
                    </a:stretch>
                  </pic:blipFill>
                  <pic:spPr>
                    <a:xfrm>
                      <a:off x="0" y="0"/>
                      <a:ext cx="4676775" cy="4000500"/>
                    </a:xfrm>
                    <a:prstGeom prst="rect">
                      <a:avLst/>
                    </a:prstGeom>
                  </pic:spPr>
                </pic:pic>
              </a:graphicData>
            </a:graphic>
            <wp14:sizeRelV relativeFrom="margin">
              <wp14:pctHeight>0</wp14:pctHeight>
            </wp14:sizeRelV>
          </wp:anchor>
        </w:drawing>
      </w:r>
    </w:p>
    <w:p w:rsidR="006857B8" w:rsidRPr="008F51A0" w:rsidRDefault="006857B8" w:rsidP="008F51A0">
      <w:pPr>
        <w:pStyle w:val="Heading3"/>
        <w:shd w:val="clear" w:color="auto" w:fill="FFFFFF"/>
        <w:spacing w:before="0" w:after="160" w:line="360" w:lineRule="auto"/>
        <w:jc w:val="both"/>
        <w:divId w:val="104170625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7. &lt;input type="button"&gt;:</w:t>
      </w:r>
    </w:p>
    <w:p w:rsidR="006857B8" w:rsidRPr="008F51A0" w:rsidRDefault="006857B8" w:rsidP="008F51A0">
      <w:pPr>
        <w:pStyle w:val="NormalWeb"/>
        <w:shd w:val="clear" w:color="auto" w:fill="FFFFFF"/>
        <w:spacing w:before="0" w:beforeAutospacing="0" w:after="160" w:afterAutospacing="0" w:line="360" w:lineRule="auto"/>
        <w:jc w:val="both"/>
        <w:divId w:val="1041706256"/>
        <w:rPr>
          <w:rFonts w:ascii="Bookman Old Style" w:eastAsiaTheme="minorEastAsia" w:hAnsi="Bookman Old Style" w:cs="Segoe UI"/>
          <w:color w:val="333333"/>
        </w:rPr>
      </w:pPr>
      <w:r w:rsidRPr="008F51A0">
        <w:rPr>
          <w:rFonts w:ascii="Bookman Old Style" w:hAnsi="Bookman Old Style" w:cs="Segoe UI"/>
          <w:color w:val="333333"/>
        </w:rPr>
        <w:t>The &lt;input&gt; type "button" defines a simple push button, which can be programmed to control a functionally on any event such as, click event.</w:t>
      </w:r>
    </w:p>
    <w:p w:rsidR="006857B8" w:rsidRPr="008F51A0" w:rsidRDefault="006857B8" w:rsidP="008F51A0">
      <w:pPr>
        <w:pStyle w:val="Heading4"/>
        <w:pBdr>
          <w:left w:val="single" w:sz="18" w:space="30" w:color="FFA500"/>
        </w:pBdr>
        <w:shd w:val="clear" w:color="auto" w:fill="FAEBD7"/>
        <w:spacing w:before="0" w:after="160" w:line="360" w:lineRule="auto"/>
        <w:jc w:val="both"/>
        <w:divId w:val="1041706256"/>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It mainly works with JavaScript.</w:t>
      </w:r>
    </w:p>
    <w:p w:rsidR="006857B8" w:rsidRPr="008F51A0" w:rsidRDefault="006857B8" w:rsidP="008F51A0">
      <w:pPr>
        <w:pStyle w:val="Heading3"/>
        <w:shd w:val="clear" w:color="auto" w:fill="FFFFFF"/>
        <w:spacing w:before="0" w:after="160" w:line="360" w:lineRule="auto"/>
        <w:jc w:val="both"/>
        <w:divId w:val="1041706256"/>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A11CC0" w:rsidRPr="008F51A0" w:rsidRDefault="00A11CC0" w:rsidP="006216D3">
      <w:pPr>
        <w:pStyle w:val="alt"/>
        <w:numPr>
          <w:ilvl w:val="0"/>
          <w:numId w:val="136"/>
        </w:numPr>
        <w:spacing w:before="0" w:beforeAutospacing="0" w:after="160" w:afterAutospacing="0" w:line="360" w:lineRule="auto"/>
        <w:jc w:val="both"/>
        <w:divId w:val="8303720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1CC0" w:rsidRPr="008F51A0" w:rsidRDefault="00A11CC0" w:rsidP="006216D3">
      <w:pPr>
        <w:numPr>
          <w:ilvl w:val="0"/>
          <w:numId w:val="136"/>
        </w:numPr>
        <w:spacing w:line="360" w:lineRule="auto"/>
        <w:jc w:val="both"/>
        <w:divId w:val="83037205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"Clcik me "</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onclick</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"alert('you are learning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1CC0" w:rsidRPr="008F51A0" w:rsidRDefault="00A11CC0" w:rsidP="006216D3">
      <w:pPr>
        <w:pStyle w:val="alt"/>
        <w:numPr>
          <w:ilvl w:val="0"/>
          <w:numId w:val="136"/>
        </w:numPr>
        <w:spacing w:before="0" w:beforeAutospacing="0" w:after="160" w:afterAutospacing="0" w:line="360" w:lineRule="auto"/>
        <w:jc w:val="both"/>
        <w:divId w:val="8303720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51A9D" w:rsidRPr="008F51A0" w:rsidRDefault="00B32647"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Fonts w:ascii="Bookman Old Style" w:eastAsiaTheme="minorEastAsia" w:hAnsi="Bookman Old Style" w:cs="Segoe UI"/>
          <w:noProof/>
          <w:color w:val="333333"/>
        </w:rPr>
        <w:drawing>
          <wp:anchor distT="0" distB="0" distL="114300" distR="114300" simplePos="0" relativeHeight="251671552" behindDoc="0" locked="0" layoutInCell="1" allowOverlap="1">
            <wp:simplePos x="0" y="0"/>
            <wp:positionH relativeFrom="column">
              <wp:posOffset>-56515</wp:posOffset>
            </wp:positionH>
            <wp:positionV relativeFrom="paragraph">
              <wp:posOffset>550545</wp:posOffset>
            </wp:positionV>
            <wp:extent cx="4448175" cy="1533525"/>
            <wp:effectExtent l="0" t="0" r="9525" b="9525"/>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86">
                      <a:extLst>
                        <a:ext uri="{28A0092B-C50C-407E-A947-70E740481C1C}">
                          <a14:useLocalDpi xmlns:a14="http://schemas.microsoft.com/office/drawing/2010/main" val="0"/>
                        </a:ext>
                      </a:extLst>
                    </a:blip>
                    <a:stretch>
                      <a:fillRect/>
                    </a:stretch>
                  </pic:blipFill>
                  <pic:spPr>
                    <a:xfrm>
                      <a:off x="0" y="0"/>
                      <a:ext cx="4448175" cy="1533525"/>
                    </a:xfrm>
                    <a:prstGeom prst="rect">
                      <a:avLst/>
                    </a:prstGeom>
                  </pic:spPr>
                </pic:pic>
              </a:graphicData>
            </a:graphic>
          </wp:anchor>
        </w:drawing>
      </w:r>
      <w:r w:rsidR="008C02B9" w:rsidRPr="008F51A0">
        <w:rPr>
          <w:rStyle w:val="Strong"/>
          <w:rFonts w:ascii="Bookman Old Style" w:hAnsi="Bookman Old Style" w:cs="Segoe UI"/>
          <w:color w:val="333333"/>
          <w:shd w:val="clear" w:color="auto" w:fill="FFFFFF"/>
        </w:rPr>
        <w:t>Output:</w:t>
      </w:r>
    </w:p>
    <w:p w:rsidR="008C02B9" w:rsidRPr="008F51A0" w:rsidRDefault="008C02B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0C2B86" w:rsidRPr="008F51A0" w:rsidRDefault="000C2B86" w:rsidP="008F51A0">
      <w:pPr>
        <w:pStyle w:val="Heading4"/>
        <w:pBdr>
          <w:left w:val="single" w:sz="18" w:space="30" w:color="FFA500"/>
        </w:pBdr>
        <w:shd w:val="clear" w:color="auto" w:fill="FAEBD7"/>
        <w:spacing w:before="0" w:after="160" w:line="360" w:lineRule="auto"/>
        <w:jc w:val="both"/>
        <w:divId w:val="997222469"/>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In the above example we have used the "alert" of JS, which you will learn in our JS tutorial. It is used to show a pop window.</w:t>
      </w:r>
    </w:p>
    <w:p w:rsidR="000C2B86" w:rsidRPr="008F51A0" w:rsidRDefault="000C2B86" w:rsidP="008F51A0">
      <w:pPr>
        <w:spacing w:line="360" w:lineRule="auto"/>
        <w:divId w:val="997222469"/>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6F36678C" wp14:editId="6CAAF1DE">
                <wp:extent cx="6097905" cy="4445"/>
                <wp:effectExtent l="0" t="0" r="0" b="0"/>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049320" id="Rectangle 204"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0C2B86" w:rsidRPr="008F51A0" w:rsidRDefault="000C2B86" w:rsidP="008F51A0">
      <w:pPr>
        <w:pStyle w:val="Heading3"/>
        <w:shd w:val="clear" w:color="auto" w:fill="FFFFFF"/>
        <w:spacing w:before="0" w:after="160" w:line="360" w:lineRule="auto"/>
        <w:jc w:val="both"/>
        <w:divId w:val="99722246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8. &lt;input type="file"&gt;:</w:t>
      </w:r>
    </w:p>
    <w:p w:rsidR="000C2B86" w:rsidRPr="008F51A0" w:rsidRDefault="000C2B86" w:rsidP="008F51A0">
      <w:pPr>
        <w:pStyle w:val="NormalWeb"/>
        <w:shd w:val="clear" w:color="auto" w:fill="FFFFFF"/>
        <w:spacing w:before="0" w:beforeAutospacing="0" w:after="160" w:afterAutospacing="0" w:line="360" w:lineRule="auto"/>
        <w:jc w:val="both"/>
        <w:divId w:val="997222469"/>
        <w:rPr>
          <w:rFonts w:ascii="Bookman Old Style" w:eastAsiaTheme="minorEastAsia" w:hAnsi="Bookman Old Style" w:cs="Segoe UI"/>
          <w:color w:val="333333"/>
        </w:rPr>
      </w:pPr>
      <w:r w:rsidRPr="008F51A0">
        <w:rPr>
          <w:rFonts w:ascii="Bookman Old Style" w:hAnsi="Bookman Old Style" w:cs="Segoe UI"/>
          <w:color w:val="333333"/>
        </w:rPr>
        <w:t>The &lt;input&gt; element with type "file" is used to select one or more files from user device storage. Once you select the file, and after submission, this file can be uploaded to the server with the help of JS code and file API.</w:t>
      </w:r>
    </w:p>
    <w:p w:rsidR="000C2B86" w:rsidRPr="008F51A0" w:rsidRDefault="000C2B86" w:rsidP="008F51A0">
      <w:pPr>
        <w:pStyle w:val="Heading3"/>
        <w:shd w:val="clear" w:color="auto" w:fill="FFFFFF"/>
        <w:spacing w:before="0" w:after="160" w:line="360" w:lineRule="auto"/>
        <w:jc w:val="both"/>
        <w:divId w:val="99722246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C540AA" w:rsidRPr="008F51A0" w:rsidRDefault="00C540AA" w:rsidP="006216D3">
      <w:pPr>
        <w:pStyle w:val="alt"/>
        <w:numPr>
          <w:ilvl w:val="0"/>
          <w:numId w:val="137"/>
        </w:numPr>
        <w:spacing w:before="0" w:beforeAutospacing="0" w:after="160" w:afterAutospacing="0" w:line="360" w:lineRule="auto"/>
        <w:jc w:val="both"/>
        <w:divId w:val="118463012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40AA" w:rsidRPr="008F51A0" w:rsidRDefault="00C540AA" w:rsidP="006216D3">
      <w:pPr>
        <w:numPr>
          <w:ilvl w:val="0"/>
          <w:numId w:val="137"/>
        </w:numPr>
        <w:spacing w:line="360" w:lineRule="auto"/>
        <w:jc w:val="both"/>
        <w:divId w:val="118463012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Select file to upload: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40AA" w:rsidRPr="008F51A0" w:rsidRDefault="00C540AA" w:rsidP="006216D3">
      <w:pPr>
        <w:pStyle w:val="alt"/>
        <w:numPr>
          <w:ilvl w:val="0"/>
          <w:numId w:val="137"/>
        </w:numPr>
        <w:spacing w:before="0" w:beforeAutospacing="0" w:after="160" w:afterAutospacing="0" w:line="360" w:lineRule="auto"/>
        <w:jc w:val="both"/>
        <w:divId w:val="118463012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"file"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"newfile"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40AA" w:rsidRPr="008F51A0" w:rsidRDefault="00C540AA" w:rsidP="006216D3">
      <w:pPr>
        <w:numPr>
          <w:ilvl w:val="0"/>
          <w:numId w:val="137"/>
        </w:numPr>
        <w:spacing w:line="360" w:lineRule="auto"/>
        <w:jc w:val="both"/>
        <w:divId w:val="118463012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540AA" w:rsidRPr="008F51A0" w:rsidRDefault="00C540AA" w:rsidP="006216D3">
      <w:pPr>
        <w:pStyle w:val="alt"/>
        <w:numPr>
          <w:ilvl w:val="0"/>
          <w:numId w:val="137"/>
        </w:numPr>
        <w:spacing w:before="0" w:beforeAutospacing="0" w:after="160" w:afterAutospacing="0" w:line="360" w:lineRule="auto"/>
        <w:jc w:val="both"/>
        <w:divId w:val="118463012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32647" w:rsidRPr="008F51A0" w:rsidRDefault="00DA1A69"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A1A69" w:rsidRPr="008F51A0" w:rsidRDefault="00197AC0"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lastRenderedPageBreak/>
        <w:drawing>
          <wp:anchor distT="0" distB="0" distL="114300" distR="114300" simplePos="0" relativeHeight="251672576" behindDoc="0" locked="0" layoutInCell="1" allowOverlap="1">
            <wp:simplePos x="0" y="0"/>
            <wp:positionH relativeFrom="column">
              <wp:posOffset>0</wp:posOffset>
            </wp:positionH>
            <wp:positionV relativeFrom="paragraph">
              <wp:posOffset>156845</wp:posOffset>
            </wp:positionV>
            <wp:extent cx="4724400" cy="2514600"/>
            <wp:effectExtent l="0" t="0" r="0" b="0"/>
            <wp:wrapTopAndBottom/>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87">
                      <a:extLst>
                        <a:ext uri="{28A0092B-C50C-407E-A947-70E740481C1C}">
                          <a14:useLocalDpi xmlns:a14="http://schemas.microsoft.com/office/drawing/2010/main" val="0"/>
                        </a:ext>
                      </a:extLst>
                    </a:blip>
                    <a:stretch>
                      <a:fillRect/>
                    </a:stretch>
                  </pic:blipFill>
                  <pic:spPr>
                    <a:xfrm>
                      <a:off x="0" y="0"/>
                      <a:ext cx="4724400" cy="2514600"/>
                    </a:xfrm>
                    <a:prstGeom prst="rect">
                      <a:avLst/>
                    </a:prstGeom>
                  </pic:spPr>
                </pic:pic>
              </a:graphicData>
            </a:graphic>
          </wp:anchor>
        </w:drawing>
      </w:r>
    </w:p>
    <w:p w:rsidR="00064606" w:rsidRPr="008F51A0" w:rsidRDefault="00064606" w:rsidP="008F51A0">
      <w:pPr>
        <w:pStyle w:val="Heading3"/>
        <w:shd w:val="clear" w:color="auto" w:fill="FFFFFF"/>
        <w:spacing w:before="0" w:after="160" w:line="360" w:lineRule="auto"/>
        <w:jc w:val="both"/>
        <w:divId w:val="49226421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9. &lt;input type="image"&gt;:</w:t>
      </w:r>
    </w:p>
    <w:p w:rsidR="00064606" w:rsidRPr="008F51A0" w:rsidRDefault="00064606" w:rsidP="008F51A0">
      <w:pPr>
        <w:pStyle w:val="NormalWeb"/>
        <w:shd w:val="clear" w:color="auto" w:fill="FFFFFF"/>
        <w:spacing w:before="0" w:beforeAutospacing="0" w:after="160" w:afterAutospacing="0" w:line="360" w:lineRule="auto"/>
        <w:jc w:val="both"/>
        <w:divId w:val="492264215"/>
        <w:rPr>
          <w:rFonts w:ascii="Bookman Old Style" w:eastAsiaTheme="minorEastAsia" w:hAnsi="Bookman Old Style" w:cs="Segoe UI"/>
          <w:color w:val="333333"/>
        </w:rPr>
      </w:pPr>
      <w:r w:rsidRPr="008F51A0">
        <w:rPr>
          <w:rFonts w:ascii="Bookman Old Style" w:hAnsi="Bookman Old Style" w:cs="Segoe UI"/>
          <w:color w:val="333333"/>
        </w:rPr>
        <w:t>The &lt;input&gt; type "image" is used to represent a submit button in the form of image.</w:t>
      </w:r>
    </w:p>
    <w:p w:rsidR="00064606" w:rsidRPr="008F51A0" w:rsidRDefault="00064606" w:rsidP="008F51A0">
      <w:pPr>
        <w:pStyle w:val="Heading3"/>
        <w:shd w:val="clear" w:color="auto" w:fill="FFFFFF"/>
        <w:spacing w:before="0" w:after="160" w:line="360" w:lineRule="auto"/>
        <w:jc w:val="both"/>
        <w:divId w:val="49226421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Input "image" type.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We can create an image as submit button</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id: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"image"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alt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src</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"login.png"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width</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"100px"</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BF4C1C" w:rsidRPr="008F51A0" w:rsidRDefault="00BF4C1C" w:rsidP="006216D3">
      <w:pPr>
        <w:numPr>
          <w:ilvl w:val="0"/>
          <w:numId w:val="138"/>
        </w:numPr>
        <w:spacing w:line="360" w:lineRule="auto"/>
        <w:jc w:val="both"/>
        <w:divId w:val="7655436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F4C1C" w:rsidRPr="008F51A0" w:rsidRDefault="00BF4C1C" w:rsidP="006216D3">
      <w:pPr>
        <w:pStyle w:val="alt"/>
        <w:numPr>
          <w:ilvl w:val="0"/>
          <w:numId w:val="138"/>
        </w:numPr>
        <w:spacing w:before="0" w:beforeAutospacing="0" w:after="160" w:afterAutospacing="0" w:line="360" w:lineRule="auto"/>
        <w:jc w:val="both"/>
        <w:divId w:val="7655436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3FA4" w:rsidRPr="008F51A0" w:rsidRDefault="00573FA4" w:rsidP="008F51A0">
      <w:pPr>
        <w:pStyle w:val="Heading2"/>
        <w:shd w:val="clear" w:color="auto" w:fill="FFFFFF"/>
        <w:spacing w:before="0" w:after="160" w:line="360" w:lineRule="auto"/>
        <w:jc w:val="both"/>
        <w:divId w:val="172178262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HTML5 newly added &lt;input&gt; types element</w:t>
      </w:r>
    </w:p>
    <w:p w:rsidR="00573FA4" w:rsidRPr="008F51A0" w:rsidRDefault="00573FA4" w:rsidP="008F51A0">
      <w:pPr>
        <w:pStyle w:val="Heading3"/>
        <w:shd w:val="clear" w:color="auto" w:fill="FFFFFF"/>
        <w:spacing w:before="0" w:after="160" w:line="360" w:lineRule="auto"/>
        <w:jc w:val="both"/>
        <w:divId w:val="1721782624"/>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1. &lt;input type="color"&gt;:</w:t>
      </w:r>
    </w:p>
    <w:p w:rsidR="00573FA4" w:rsidRPr="008F51A0" w:rsidRDefault="00573FA4" w:rsidP="008F51A0">
      <w:pPr>
        <w:pStyle w:val="NormalWeb"/>
        <w:shd w:val="clear" w:color="auto" w:fill="FFFFFF"/>
        <w:spacing w:before="0" w:beforeAutospacing="0" w:after="160" w:afterAutospacing="0" w:line="360" w:lineRule="auto"/>
        <w:jc w:val="both"/>
        <w:divId w:val="1721782624"/>
        <w:rPr>
          <w:rFonts w:ascii="Bookman Old Style" w:eastAsiaTheme="minorEastAsia" w:hAnsi="Bookman Old Style" w:cs="Segoe UI"/>
          <w:color w:val="333333"/>
        </w:rPr>
      </w:pPr>
      <w:r w:rsidRPr="008F51A0">
        <w:rPr>
          <w:rFonts w:ascii="Bookman Old Style" w:hAnsi="Bookman Old Style" w:cs="Segoe UI"/>
          <w:color w:val="333333"/>
        </w:rPr>
        <w:t>The &lt;input&gt; type "color" is used to define an input field which contains a colour. It allows a user to specify the colour by the visual colour interface on a browser.</w:t>
      </w:r>
    </w:p>
    <w:p w:rsidR="00573FA4" w:rsidRPr="008F51A0" w:rsidRDefault="00573FA4" w:rsidP="008F51A0">
      <w:pPr>
        <w:pStyle w:val="Heading4"/>
        <w:pBdr>
          <w:left w:val="single" w:sz="18" w:space="30" w:color="FFA500"/>
        </w:pBdr>
        <w:shd w:val="clear" w:color="auto" w:fill="FAEBD7"/>
        <w:spacing w:before="0" w:after="160" w:line="360" w:lineRule="auto"/>
        <w:jc w:val="both"/>
        <w:divId w:val="172178262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"color" type only supports color value in hexadecimal format, and the default value is #000000 (black).</w:t>
      </w:r>
    </w:p>
    <w:p w:rsidR="00573FA4" w:rsidRPr="008F51A0" w:rsidRDefault="00573FA4" w:rsidP="008F51A0">
      <w:pPr>
        <w:pStyle w:val="Heading3"/>
        <w:shd w:val="clear" w:color="auto" w:fill="FFFFFF"/>
        <w:spacing w:before="0" w:after="160" w:line="360" w:lineRule="auto"/>
        <w:jc w:val="both"/>
        <w:divId w:val="1721782624"/>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D21833" w:rsidRPr="008F51A0" w:rsidRDefault="00D21833" w:rsidP="006216D3">
      <w:pPr>
        <w:pStyle w:val="alt"/>
        <w:numPr>
          <w:ilvl w:val="0"/>
          <w:numId w:val="139"/>
        </w:numPr>
        <w:spacing w:before="0" w:beforeAutospacing="0" w:after="160" w:afterAutospacing="0" w:line="360" w:lineRule="auto"/>
        <w:jc w:val="both"/>
        <w:divId w:val="18120158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21833" w:rsidRPr="008F51A0" w:rsidRDefault="00D21833" w:rsidP="006216D3">
      <w:pPr>
        <w:numPr>
          <w:ilvl w:val="0"/>
          <w:numId w:val="139"/>
        </w:numPr>
        <w:spacing w:line="360" w:lineRule="auto"/>
        <w:jc w:val="both"/>
        <w:divId w:val="18120158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Pick your Favorite color: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21833" w:rsidRPr="008F51A0" w:rsidRDefault="00D21833" w:rsidP="006216D3">
      <w:pPr>
        <w:pStyle w:val="alt"/>
        <w:numPr>
          <w:ilvl w:val="0"/>
          <w:numId w:val="139"/>
        </w:numPr>
        <w:spacing w:before="0" w:beforeAutospacing="0" w:after="160" w:afterAutospacing="0" w:line="360" w:lineRule="auto"/>
        <w:jc w:val="both"/>
        <w:divId w:val="18120158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"upclick"</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"#a52a2a"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Upclick</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21833" w:rsidRPr="008F51A0" w:rsidRDefault="00D21833" w:rsidP="006216D3">
      <w:pPr>
        <w:numPr>
          <w:ilvl w:val="0"/>
          <w:numId w:val="139"/>
        </w:numPr>
        <w:spacing w:line="360" w:lineRule="auto"/>
        <w:jc w:val="both"/>
        <w:divId w:val="18120158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"downclick"</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"#f5f5dc"</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Downclick  </w:t>
      </w:r>
    </w:p>
    <w:p w:rsidR="00D21833" w:rsidRPr="008F51A0" w:rsidRDefault="00D21833" w:rsidP="006216D3">
      <w:pPr>
        <w:pStyle w:val="alt"/>
        <w:numPr>
          <w:ilvl w:val="0"/>
          <w:numId w:val="139"/>
        </w:numPr>
        <w:spacing w:before="0" w:beforeAutospacing="0" w:after="160" w:afterAutospacing="0" w:line="360" w:lineRule="auto"/>
        <w:jc w:val="both"/>
        <w:divId w:val="18120158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D6DD4" w:rsidRPr="008F51A0" w:rsidRDefault="007B7E89"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B7E89" w:rsidRPr="008F51A0" w:rsidRDefault="00FE36B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3600" behindDoc="0" locked="0" layoutInCell="1" allowOverlap="1">
            <wp:simplePos x="0" y="0"/>
            <wp:positionH relativeFrom="column">
              <wp:posOffset>0</wp:posOffset>
            </wp:positionH>
            <wp:positionV relativeFrom="paragraph">
              <wp:posOffset>74930</wp:posOffset>
            </wp:positionV>
            <wp:extent cx="4933950" cy="3228975"/>
            <wp:effectExtent l="0" t="0" r="0" b="9525"/>
            <wp:wrapTopAndBottom/>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88">
                      <a:extLst>
                        <a:ext uri="{28A0092B-C50C-407E-A947-70E740481C1C}">
                          <a14:useLocalDpi xmlns:a14="http://schemas.microsoft.com/office/drawing/2010/main" val="0"/>
                        </a:ext>
                      </a:extLst>
                    </a:blip>
                    <a:stretch>
                      <a:fillRect/>
                    </a:stretch>
                  </pic:blipFill>
                  <pic:spPr>
                    <a:xfrm>
                      <a:off x="0" y="0"/>
                      <a:ext cx="4933950" cy="3228975"/>
                    </a:xfrm>
                    <a:prstGeom prst="rect">
                      <a:avLst/>
                    </a:prstGeom>
                  </pic:spPr>
                </pic:pic>
              </a:graphicData>
            </a:graphic>
          </wp:anchor>
        </w:drawing>
      </w:r>
    </w:p>
    <w:p w:rsidR="004059EC" w:rsidRPr="008F51A0" w:rsidRDefault="004059EC" w:rsidP="008F51A0">
      <w:pPr>
        <w:pStyle w:val="Heading3"/>
        <w:shd w:val="clear" w:color="auto" w:fill="FFFFFF"/>
        <w:spacing w:before="0" w:after="160" w:line="360" w:lineRule="auto"/>
        <w:jc w:val="both"/>
        <w:divId w:val="9340104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2. &lt;input type="date"&gt;:</w:t>
      </w:r>
    </w:p>
    <w:p w:rsidR="004059EC" w:rsidRPr="008F51A0" w:rsidRDefault="004059EC" w:rsidP="008F51A0">
      <w:pPr>
        <w:pStyle w:val="NormalWeb"/>
        <w:shd w:val="clear" w:color="auto" w:fill="FFFFFF"/>
        <w:spacing w:before="0" w:beforeAutospacing="0" w:after="160" w:afterAutospacing="0" w:line="360" w:lineRule="auto"/>
        <w:jc w:val="both"/>
        <w:divId w:val="93401047"/>
        <w:rPr>
          <w:rFonts w:ascii="Bookman Old Style" w:eastAsiaTheme="minorEastAsia" w:hAnsi="Bookman Old Style" w:cs="Segoe UI"/>
          <w:color w:val="333333"/>
        </w:rPr>
      </w:pPr>
      <w:r w:rsidRPr="008F51A0">
        <w:rPr>
          <w:rFonts w:ascii="Bookman Old Style" w:hAnsi="Bookman Old Style" w:cs="Segoe UI"/>
          <w:color w:val="333333"/>
        </w:rPr>
        <w:t>The &lt;input&gt; element of type "date" generates an input field, which allows a user to input the date in a given format. A user can enter the date by text field or by date picker interface.</w:t>
      </w:r>
    </w:p>
    <w:p w:rsidR="004059EC" w:rsidRPr="008F51A0" w:rsidRDefault="004059EC" w:rsidP="008F51A0">
      <w:pPr>
        <w:pStyle w:val="Heading3"/>
        <w:shd w:val="clear" w:color="auto" w:fill="FFFFFF"/>
        <w:spacing w:before="0" w:after="160" w:line="360" w:lineRule="auto"/>
        <w:jc w:val="both"/>
        <w:divId w:val="9340104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C20621" w:rsidRPr="008F51A0" w:rsidRDefault="00C20621" w:rsidP="006216D3">
      <w:pPr>
        <w:pStyle w:val="alt"/>
        <w:numPr>
          <w:ilvl w:val="0"/>
          <w:numId w:val="140"/>
        </w:numPr>
        <w:spacing w:before="0" w:beforeAutospacing="0" w:after="160" w:afterAutospacing="0" w:line="360" w:lineRule="auto"/>
        <w:jc w:val="both"/>
        <w:divId w:val="112862275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621" w:rsidRPr="008F51A0" w:rsidRDefault="00C20621" w:rsidP="006216D3">
      <w:pPr>
        <w:numPr>
          <w:ilvl w:val="0"/>
          <w:numId w:val="140"/>
        </w:numPr>
        <w:spacing w:line="360" w:lineRule="auto"/>
        <w:jc w:val="both"/>
        <w:divId w:val="112862275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Select Start and End Date: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621" w:rsidRPr="008F51A0" w:rsidRDefault="00C20621" w:rsidP="006216D3">
      <w:pPr>
        <w:pStyle w:val="alt"/>
        <w:numPr>
          <w:ilvl w:val="0"/>
          <w:numId w:val="140"/>
        </w:numPr>
        <w:spacing w:before="0" w:beforeAutospacing="0" w:after="160" w:afterAutospacing="0" w:line="360" w:lineRule="auto"/>
        <w:jc w:val="both"/>
        <w:divId w:val="112862275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"date"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"Startdate"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Start date: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621" w:rsidRPr="008F51A0" w:rsidRDefault="00C20621" w:rsidP="006216D3">
      <w:pPr>
        <w:numPr>
          <w:ilvl w:val="0"/>
          <w:numId w:val="140"/>
        </w:numPr>
        <w:spacing w:line="360" w:lineRule="auto"/>
        <w:jc w:val="both"/>
        <w:divId w:val="112862275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"date"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"Enddate"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End date: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621" w:rsidRPr="008F51A0" w:rsidRDefault="00C20621" w:rsidP="006216D3">
      <w:pPr>
        <w:pStyle w:val="alt"/>
        <w:numPr>
          <w:ilvl w:val="0"/>
          <w:numId w:val="140"/>
        </w:numPr>
        <w:spacing w:before="0" w:beforeAutospacing="0" w:after="160" w:afterAutospacing="0" w:line="360" w:lineRule="auto"/>
        <w:jc w:val="both"/>
        <w:divId w:val="112862275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621" w:rsidRPr="008F51A0" w:rsidRDefault="00C20621" w:rsidP="006216D3">
      <w:pPr>
        <w:numPr>
          <w:ilvl w:val="0"/>
          <w:numId w:val="140"/>
        </w:numPr>
        <w:spacing w:line="360" w:lineRule="auto"/>
        <w:jc w:val="both"/>
        <w:divId w:val="112862275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142DE" w:rsidRPr="008F51A0" w:rsidRDefault="00E4027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Fonts w:ascii="Bookman Old Style" w:eastAsiaTheme="minorEastAsia" w:hAnsi="Bookman Old Style" w:cs="Segoe UI"/>
          <w:noProof/>
          <w:color w:val="333333"/>
        </w:rPr>
        <w:drawing>
          <wp:anchor distT="0" distB="0" distL="114300" distR="114300" simplePos="0" relativeHeight="251674624" behindDoc="0" locked="0" layoutInCell="1" allowOverlap="1">
            <wp:simplePos x="0" y="0"/>
            <wp:positionH relativeFrom="column">
              <wp:posOffset>210820</wp:posOffset>
            </wp:positionH>
            <wp:positionV relativeFrom="paragraph">
              <wp:posOffset>521970</wp:posOffset>
            </wp:positionV>
            <wp:extent cx="3914775" cy="2171700"/>
            <wp:effectExtent l="0" t="0" r="9525" b="0"/>
            <wp:wrapTopAndBottom/>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89">
                      <a:extLst>
                        <a:ext uri="{28A0092B-C50C-407E-A947-70E740481C1C}">
                          <a14:useLocalDpi xmlns:a14="http://schemas.microsoft.com/office/drawing/2010/main" val="0"/>
                        </a:ext>
                      </a:extLst>
                    </a:blip>
                    <a:stretch>
                      <a:fillRect/>
                    </a:stretch>
                  </pic:blipFill>
                  <pic:spPr>
                    <a:xfrm>
                      <a:off x="0" y="0"/>
                      <a:ext cx="3914775" cy="2171700"/>
                    </a:xfrm>
                    <a:prstGeom prst="rect">
                      <a:avLst/>
                    </a:prstGeom>
                  </pic:spPr>
                </pic:pic>
              </a:graphicData>
            </a:graphic>
          </wp:anchor>
        </w:drawing>
      </w:r>
      <w:r w:rsidR="007D2526" w:rsidRPr="008F51A0">
        <w:rPr>
          <w:rStyle w:val="Strong"/>
          <w:rFonts w:ascii="Bookman Old Style" w:hAnsi="Bookman Old Style" w:cs="Segoe UI"/>
          <w:color w:val="333333"/>
          <w:shd w:val="clear" w:color="auto" w:fill="FFFFFF"/>
        </w:rPr>
        <w:t>Output:</w:t>
      </w:r>
    </w:p>
    <w:p w:rsidR="00F52126" w:rsidRPr="008F51A0" w:rsidRDefault="00F52126" w:rsidP="008F51A0">
      <w:pPr>
        <w:pStyle w:val="Heading3"/>
        <w:shd w:val="clear" w:color="auto" w:fill="FFFFFF"/>
        <w:spacing w:before="0" w:after="160" w:line="360" w:lineRule="auto"/>
        <w:jc w:val="both"/>
        <w:divId w:val="67091134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3. &lt;input type="datetime-local"&gt;:</w:t>
      </w:r>
    </w:p>
    <w:p w:rsidR="00F52126" w:rsidRPr="008F51A0" w:rsidRDefault="00F52126" w:rsidP="008F51A0">
      <w:pPr>
        <w:pStyle w:val="NormalWeb"/>
        <w:shd w:val="clear" w:color="auto" w:fill="FFFFFF"/>
        <w:spacing w:before="0" w:beforeAutospacing="0" w:after="160" w:afterAutospacing="0" w:line="360" w:lineRule="auto"/>
        <w:jc w:val="both"/>
        <w:divId w:val="670911349"/>
        <w:rPr>
          <w:rFonts w:ascii="Bookman Old Style" w:eastAsiaTheme="minorEastAsia" w:hAnsi="Bookman Old Style" w:cs="Segoe UI"/>
          <w:color w:val="333333"/>
        </w:rPr>
      </w:pPr>
      <w:r w:rsidRPr="008F51A0">
        <w:rPr>
          <w:rFonts w:ascii="Bookman Old Style" w:hAnsi="Bookman Old Style" w:cs="Segoe UI"/>
          <w:color w:val="333333"/>
        </w:rPr>
        <w:t>The &lt;input&gt; element of type "datetime-local" creates input filed which allow a user to select the date as well as local time in the hour and minute without time zone information.</w:t>
      </w:r>
    </w:p>
    <w:p w:rsidR="00F52126" w:rsidRPr="008F51A0" w:rsidRDefault="00F52126" w:rsidP="008F51A0">
      <w:pPr>
        <w:pStyle w:val="Heading3"/>
        <w:shd w:val="clear" w:color="auto" w:fill="FFFFFF"/>
        <w:spacing w:before="0" w:after="160" w:line="360" w:lineRule="auto"/>
        <w:jc w:val="both"/>
        <w:divId w:val="67091134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536885" w:rsidRPr="008F51A0" w:rsidRDefault="00536885" w:rsidP="006216D3">
      <w:pPr>
        <w:pStyle w:val="alt"/>
        <w:numPr>
          <w:ilvl w:val="0"/>
          <w:numId w:val="141"/>
        </w:numPr>
        <w:spacing w:before="0" w:beforeAutospacing="0" w:after="160" w:afterAutospacing="0" w:line="360" w:lineRule="auto"/>
        <w:jc w:val="both"/>
        <w:divId w:val="15715744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numPr>
          <w:ilvl w:val="0"/>
          <w:numId w:val="141"/>
        </w:numPr>
        <w:spacing w:line="360" w:lineRule="auto"/>
        <w:jc w:val="both"/>
        <w:divId w:val="1571574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pStyle w:val="alt"/>
        <w:numPr>
          <w:ilvl w:val="0"/>
          <w:numId w:val="141"/>
        </w:numPr>
        <w:spacing w:before="0" w:beforeAutospacing="0" w:after="160" w:afterAutospacing="0" w:line="360" w:lineRule="auto"/>
        <w:jc w:val="both"/>
        <w:divId w:val="1571574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Select the meeting schedule: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numPr>
          <w:ilvl w:val="0"/>
          <w:numId w:val="141"/>
        </w:numPr>
        <w:spacing w:line="360" w:lineRule="auto"/>
        <w:jc w:val="both"/>
        <w:divId w:val="1571574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Select date &amp; time: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"datetime-local"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"meetingdate"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pStyle w:val="alt"/>
        <w:numPr>
          <w:ilvl w:val="0"/>
          <w:numId w:val="141"/>
        </w:numPr>
        <w:spacing w:before="0" w:beforeAutospacing="0" w:after="160" w:afterAutospacing="0" w:line="360" w:lineRule="auto"/>
        <w:jc w:val="both"/>
        <w:divId w:val="1571574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numPr>
          <w:ilvl w:val="0"/>
          <w:numId w:val="141"/>
        </w:numPr>
        <w:spacing w:line="360" w:lineRule="auto"/>
        <w:jc w:val="both"/>
        <w:divId w:val="1571574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36885" w:rsidRPr="008F51A0" w:rsidRDefault="00536885" w:rsidP="006216D3">
      <w:pPr>
        <w:pStyle w:val="alt"/>
        <w:numPr>
          <w:ilvl w:val="0"/>
          <w:numId w:val="141"/>
        </w:numPr>
        <w:spacing w:before="0" w:beforeAutospacing="0" w:after="160" w:afterAutospacing="0" w:line="360" w:lineRule="auto"/>
        <w:jc w:val="both"/>
        <w:divId w:val="15715744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D2526" w:rsidRPr="008F51A0" w:rsidRDefault="0061717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61717B" w:rsidRPr="008F51A0" w:rsidRDefault="0057380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5648" behindDoc="0" locked="0" layoutInCell="1" allowOverlap="1">
            <wp:simplePos x="0" y="0"/>
            <wp:positionH relativeFrom="column">
              <wp:posOffset>0</wp:posOffset>
            </wp:positionH>
            <wp:positionV relativeFrom="paragraph">
              <wp:posOffset>74930</wp:posOffset>
            </wp:positionV>
            <wp:extent cx="5876925" cy="2114550"/>
            <wp:effectExtent l="0" t="0" r="9525" b="0"/>
            <wp:wrapTopAndBottom/>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90">
                      <a:extLst>
                        <a:ext uri="{28A0092B-C50C-407E-A947-70E740481C1C}">
                          <a14:useLocalDpi xmlns:a14="http://schemas.microsoft.com/office/drawing/2010/main" val="0"/>
                        </a:ext>
                      </a:extLst>
                    </a:blip>
                    <a:stretch>
                      <a:fillRect/>
                    </a:stretch>
                  </pic:blipFill>
                  <pic:spPr>
                    <a:xfrm>
                      <a:off x="0" y="0"/>
                      <a:ext cx="5876925" cy="2114550"/>
                    </a:xfrm>
                    <a:prstGeom prst="rect">
                      <a:avLst/>
                    </a:prstGeom>
                  </pic:spPr>
                </pic:pic>
              </a:graphicData>
            </a:graphic>
          </wp:anchor>
        </w:drawing>
      </w:r>
    </w:p>
    <w:p w:rsidR="0005693D" w:rsidRPr="008F51A0" w:rsidRDefault="0005693D" w:rsidP="008F51A0">
      <w:pPr>
        <w:pStyle w:val="Heading3"/>
        <w:shd w:val="clear" w:color="auto" w:fill="FFFFFF"/>
        <w:spacing w:before="0" w:after="160" w:line="360" w:lineRule="auto"/>
        <w:jc w:val="both"/>
        <w:divId w:val="136952565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4. &lt;input type="email"&gt;:</w:t>
      </w:r>
    </w:p>
    <w:p w:rsidR="0005693D" w:rsidRPr="008F51A0" w:rsidRDefault="0005693D" w:rsidP="008F51A0">
      <w:pPr>
        <w:pStyle w:val="NormalWeb"/>
        <w:shd w:val="clear" w:color="auto" w:fill="FFFFFF"/>
        <w:spacing w:before="0" w:beforeAutospacing="0" w:after="160" w:afterAutospacing="0" w:line="360" w:lineRule="auto"/>
        <w:jc w:val="both"/>
        <w:divId w:val="1369525653"/>
        <w:rPr>
          <w:rFonts w:ascii="Bookman Old Style" w:eastAsiaTheme="minorEastAsia" w:hAnsi="Bookman Old Style" w:cs="Segoe UI"/>
          <w:color w:val="333333"/>
        </w:rPr>
      </w:pPr>
      <w:r w:rsidRPr="008F51A0">
        <w:rPr>
          <w:rFonts w:ascii="Bookman Old Style" w:hAnsi="Bookman Old Style" w:cs="Segoe UI"/>
          <w:color w:val="333333"/>
        </w:rPr>
        <w:t>The &lt;input&gt; type "email" creates an input filed which allow a user to enter the e-mail address with pattern validation. The multiple attributes allow a user to enter more than one email address.</w:t>
      </w:r>
    </w:p>
    <w:p w:rsidR="0005693D" w:rsidRPr="008F51A0" w:rsidRDefault="0005693D" w:rsidP="008F51A0">
      <w:pPr>
        <w:pStyle w:val="Heading3"/>
        <w:shd w:val="clear" w:color="auto" w:fill="FFFFFF"/>
        <w:spacing w:before="0" w:after="160" w:line="360" w:lineRule="auto"/>
        <w:jc w:val="both"/>
        <w:divId w:val="136952565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9F5A24" w:rsidRPr="008F51A0" w:rsidRDefault="009F5A24" w:rsidP="006216D3">
      <w:pPr>
        <w:pStyle w:val="alt"/>
        <w:numPr>
          <w:ilvl w:val="0"/>
          <w:numId w:val="142"/>
        </w:numPr>
        <w:spacing w:before="0" w:beforeAutospacing="0" w:after="160" w:afterAutospacing="0" w:line="360" w:lineRule="auto"/>
        <w:jc w:val="both"/>
        <w:divId w:val="44357318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numPr>
          <w:ilvl w:val="0"/>
          <w:numId w:val="142"/>
        </w:numPr>
        <w:spacing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pStyle w:val="alt"/>
        <w:numPr>
          <w:ilvl w:val="0"/>
          <w:numId w:val="142"/>
        </w:numPr>
        <w:spacing w:before="0" w:beforeAutospacing="0" w:after="160" w:afterAutospacing="0"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numPr>
          <w:ilvl w:val="0"/>
          <w:numId w:val="142"/>
        </w:numPr>
        <w:spacing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pStyle w:val="alt"/>
        <w:numPr>
          <w:ilvl w:val="0"/>
          <w:numId w:val="142"/>
        </w:numPr>
        <w:spacing w:before="0" w:beforeAutospacing="0" w:after="160" w:afterAutospacing="0"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Note: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strong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can also enter multiple email addresses separating by comma or whitespace as following: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numPr>
          <w:ilvl w:val="0"/>
          <w:numId w:val="142"/>
        </w:numPr>
        <w:spacing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multiple Email-addresses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pStyle w:val="alt"/>
        <w:numPr>
          <w:ilvl w:val="0"/>
          <w:numId w:val="142"/>
        </w:numPr>
        <w:spacing w:before="0" w:beforeAutospacing="0" w:after="160" w:afterAutospacing="0"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multiple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numPr>
          <w:ilvl w:val="0"/>
          <w:numId w:val="142"/>
        </w:numPr>
        <w:spacing w:line="360" w:lineRule="auto"/>
        <w:jc w:val="both"/>
        <w:divId w:val="4435731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A24" w:rsidRPr="008F51A0" w:rsidRDefault="009F5A24" w:rsidP="006216D3">
      <w:pPr>
        <w:pStyle w:val="alt"/>
        <w:numPr>
          <w:ilvl w:val="0"/>
          <w:numId w:val="142"/>
        </w:numPr>
        <w:spacing w:before="0" w:beforeAutospacing="0" w:after="160" w:afterAutospacing="0" w:line="360" w:lineRule="auto"/>
        <w:jc w:val="both"/>
        <w:divId w:val="44357318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64787" w:rsidRPr="008F51A0" w:rsidRDefault="00393E0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393E05" w:rsidRPr="008F51A0" w:rsidRDefault="00E156DA"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6672" behindDoc="0" locked="0" layoutInCell="1" allowOverlap="1">
            <wp:simplePos x="0" y="0"/>
            <wp:positionH relativeFrom="column">
              <wp:posOffset>0</wp:posOffset>
            </wp:positionH>
            <wp:positionV relativeFrom="paragraph">
              <wp:posOffset>55880</wp:posOffset>
            </wp:positionV>
            <wp:extent cx="4800600" cy="2705100"/>
            <wp:effectExtent l="0" t="0" r="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91">
                      <a:extLst>
                        <a:ext uri="{28A0092B-C50C-407E-A947-70E740481C1C}">
                          <a14:useLocalDpi xmlns:a14="http://schemas.microsoft.com/office/drawing/2010/main" val="0"/>
                        </a:ext>
                      </a:extLst>
                    </a:blip>
                    <a:stretch>
                      <a:fillRect/>
                    </a:stretch>
                  </pic:blipFill>
                  <pic:spPr>
                    <a:xfrm>
                      <a:off x="0" y="0"/>
                      <a:ext cx="4800600" cy="2705100"/>
                    </a:xfrm>
                    <a:prstGeom prst="rect">
                      <a:avLst/>
                    </a:prstGeom>
                  </pic:spPr>
                </pic:pic>
              </a:graphicData>
            </a:graphic>
          </wp:anchor>
        </w:drawing>
      </w:r>
    </w:p>
    <w:p w:rsidR="00BE3848" w:rsidRPr="008F51A0" w:rsidRDefault="00BE3848" w:rsidP="008F51A0">
      <w:pPr>
        <w:pStyle w:val="Heading3"/>
        <w:shd w:val="clear" w:color="auto" w:fill="FFFFFF"/>
        <w:spacing w:before="0" w:after="160" w:line="360" w:lineRule="auto"/>
        <w:jc w:val="both"/>
        <w:divId w:val="172124586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5. &lt;input type="month"&gt;:</w:t>
      </w:r>
    </w:p>
    <w:p w:rsidR="00BE3848" w:rsidRPr="008F51A0" w:rsidRDefault="00BE3848" w:rsidP="008F51A0">
      <w:pPr>
        <w:pStyle w:val="NormalWeb"/>
        <w:shd w:val="clear" w:color="auto" w:fill="FFFFFF"/>
        <w:spacing w:before="0" w:beforeAutospacing="0" w:after="160" w:afterAutospacing="0" w:line="360" w:lineRule="auto"/>
        <w:jc w:val="both"/>
        <w:divId w:val="1721245862"/>
        <w:rPr>
          <w:rFonts w:ascii="Bookman Old Style" w:eastAsiaTheme="minorEastAsia" w:hAnsi="Bookman Old Style" w:cs="Segoe UI"/>
          <w:color w:val="333333"/>
        </w:rPr>
      </w:pPr>
      <w:r w:rsidRPr="008F51A0">
        <w:rPr>
          <w:rFonts w:ascii="Bookman Old Style" w:hAnsi="Bookman Old Style" w:cs="Segoe UI"/>
          <w:color w:val="333333"/>
        </w:rPr>
        <w:t>The &lt;input&gt; type "month" creates an input field which allows a user to easily enter month and year in the format of "MM, YYYY" where MM defines month value, and YYYY defines the year value. New</w:t>
      </w:r>
    </w:p>
    <w:p w:rsidR="00BE3848" w:rsidRPr="008F51A0" w:rsidRDefault="00BE3848" w:rsidP="008F51A0">
      <w:pPr>
        <w:pStyle w:val="Heading3"/>
        <w:shd w:val="clear" w:color="auto" w:fill="FFFFFF"/>
        <w:spacing w:before="0" w:after="160" w:line="360" w:lineRule="auto"/>
        <w:jc w:val="both"/>
        <w:divId w:val="172124586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936E52" w:rsidRPr="008F51A0" w:rsidRDefault="00936E52" w:rsidP="006216D3">
      <w:pPr>
        <w:pStyle w:val="alt"/>
        <w:numPr>
          <w:ilvl w:val="0"/>
          <w:numId w:val="143"/>
        </w:numPr>
        <w:spacing w:before="0" w:beforeAutospacing="0" w:after="160" w:afterAutospacing="0" w:line="360" w:lineRule="auto"/>
        <w:jc w:val="both"/>
        <w:divId w:val="1146315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36E52" w:rsidRPr="008F51A0" w:rsidRDefault="00936E52" w:rsidP="006216D3">
      <w:pPr>
        <w:numPr>
          <w:ilvl w:val="0"/>
          <w:numId w:val="143"/>
        </w:numPr>
        <w:spacing w:line="360" w:lineRule="auto"/>
        <w:jc w:val="both"/>
        <w:divId w:val="1146315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Birth Month-year: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36E52" w:rsidRPr="008F51A0" w:rsidRDefault="00936E52" w:rsidP="006216D3">
      <w:pPr>
        <w:pStyle w:val="alt"/>
        <w:numPr>
          <w:ilvl w:val="0"/>
          <w:numId w:val="143"/>
        </w:numPr>
        <w:spacing w:before="0" w:beforeAutospacing="0" w:after="160" w:afterAutospacing="0" w:line="360" w:lineRule="auto"/>
        <w:jc w:val="both"/>
        <w:divId w:val="1146315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"month"</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"newMonth"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36E52" w:rsidRPr="008F51A0" w:rsidRDefault="00936E52" w:rsidP="006216D3">
      <w:pPr>
        <w:numPr>
          <w:ilvl w:val="0"/>
          <w:numId w:val="143"/>
        </w:numPr>
        <w:spacing w:line="360" w:lineRule="auto"/>
        <w:jc w:val="both"/>
        <w:divId w:val="1146315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36E52" w:rsidRPr="008F51A0" w:rsidRDefault="00936E52" w:rsidP="006216D3">
      <w:pPr>
        <w:pStyle w:val="alt"/>
        <w:numPr>
          <w:ilvl w:val="0"/>
          <w:numId w:val="143"/>
        </w:numPr>
        <w:spacing w:before="0" w:beforeAutospacing="0" w:after="160" w:afterAutospacing="0" w:line="360" w:lineRule="auto"/>
        <w:jc w:val="both"/>
        <w:divId w:val="1146315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0137" w:rsidRPr="008F51A0" w:rsidRDefault="008F07AD"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F07AD" w:rsidRPr="008F51A0" w:rsidRDefault="00447EFC"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lastRenderedPageBreak/>
        <w:drawing>
          <wp:anchor distT="0" distB="0" distL="114300" distR="114300" simplePos="0" relativeHeight="251677696" behindDoc="0" locked="0" layoutInCell="1" allowOverlap="1">
            <wp:simplePos x="0" y="0"/>
            <wp:positionH relativeFrom="column">
              <wp:posOffset>0</wp:posOffset>
            </wp:positionH>
            <wp:positionV relativeFrom="paragraph">
              <wp:posOffset>13970</wp:posOffset>
            </wp:positionV>
            <wp:extent cx="4752975" cy="1257300"/>
            <wp:effectExtent l="0" t="0" r="9525" b="0"/>
            <wp:wrapTopAndBottom/>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92">
                      <a:extLst>
                        <a:ext uri="{28A0092B-C50C-407E-A947-70E740481C1C}">
                          <a14:useLocalDpi xmlns:a14="http://schemas.microsoft.com/office/drawing/2010/main" val="0"/>
                        </a:ext>
                      </a:extLst>
                    </a:blip>
                    <a:stretch>
                      <a:fillRect/>
                    </a:stretch>
                  </pic:blipFill>
                  <pic:spPr>
                    <a:xfrm>
                      <a:off x="0" y="0"/>
                      <a:ext cx="4752975" cy="1257300"/>
                    </a:xfrm>
                    <a:prstGeom prst="rect">
                      <a:avLst/>
                    </a:prstGeom>
                  </pic:spPr>
                </pic:pic>
              </a:graphicData>
            </a:graphic>
          </wp:anchor>
        </w:drawing>
      </w:r>
    </w:p>
    <w:p w:rsidR="0096143A" w:rsidRPr="008F51A0" w:rsidRDefault="0096143A" w:rsidP="008F51A0">
      <w:pPr>
        <w:pStyle w:val="Heading3"/>
        <w:shd w:val="clear" w:color="auto" w:fill="FFFFFF"/>
        <w:spacing w:before="0" w:after="160" w:line="360" w:lineRule="auto"/>
        <w:jc w:val="both"/>
        <w:divId w:val="75794089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6. &lt;input type="number"&gt;:</w:t>
      </w:r>
    </w:p>
    <w:p w:rsidR="0096143A" w:rsidRPr="008F51A0" w:rsidRDefault="0096143A" w:rsidP="008F51A0">
      <w:pPr>
        <w:pStyle w:val="NormalWeb"/>
        <w:shd w:val="clear" w:color="auto" w:fill="FFFFFF"/>
        <w:spacing w:before="0" w:beforeAutospacing="0" w:after="160" w:afterAutospacing="0" w:line="360" w:lineRule="auto"/>
        <w:jc w:val="both"/>
        <w:divId w:val="757940892"/>
        <w:rPr>
          <w:rFonts w:ascii="Bookman Old Style" w:eastAsiaTheme="minorEastAsia" w:hAnsi="Bookman Old Style" w:cs="Segoe UI"/>
          <w:color w:val="333333"/>
        </w:rPr>
      </w:pPr>
      <w:r w:rsidRPr="008F51A0">
        <w:rPr>
          <w:rFonts w:ascii="Bookman Old Style" w:hAnsi="Bookman Old Style" w:cs="Segoe UI"/>
          <w:color w:val="333333"/>
        </w:rPr>
        <w:t>The &lt;input&gt; element type number creates input filed which allows a user to enter the numeric value. You can also restrict to enter a minimum and maximum value using min and max attribute.</w:t>
      </w:r>
    </w:p>
    <w:p w:rsidR="0096143A" w:rsidRPr="008F51A0" w:rsidRDefault="0096143A" w:rsidP="008F51A0">
      <w:pPr>
        <w:pStyle w:val="Heading3"/>
        <w:shd w:val="clear" w:color="auto" w:fill="FFFFFF"/>
        <w:spacing w:before="0" w:after="160" w:line="360" w:lineRule="auto"/>
        <w:jc w:val="both"/>
        <w:divId w:val="75794089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31CED" w:rsidRPr="008F51A0" w:rsidRDefault="00B31CED" w:rsidP="006216D3">
      <w:pPr>
        <w:pStyle w:val="alt"/>
        <w:numPr>
          <w:ilvl w:val="0"/>
          <w:numId w:val="144"/>
        </w:numPr>
        <w:spacing w:before="0" w:beforeAutospacing="0" w:after="160" w:afterAutospacing="0" w:line="360" w:lineRule="auto"/>
        <w:jc w:val="both"/>
        <w:divId w:val="62627572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31CED" w:rsidRPr="008F51A0" w:rsidRDefault="00B31CED" w:rsidP="006216D3">
      <w:pPr>
        <w:numPr>
          <w:ilvl w:val="0"/>
          <w:numId w:val="144"/>
        </w:numPr>
        <w:spacing w:line="360" w:lineRule="auto"/>
        <w:jc w:val="both"/>
        <w:divId w:val="62627572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age: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31CED" w:rsidRPr="008F51A0" w:rsidRDefault="00B31CED" w:rsidP="006216D3">
      <w:pPr>
        <w:pStyle w:val="alt"/>
        <w:numPr>
          <w:ilvl w:val="0"/>
          <w:numId w:val="144"/>
        </w:numPr>
        <w:spacing w:before="0" w:beforeAutospacing="0" w:after="160" w:afterAutospacing="0" w:line="360" w:lineRule="auto"/>
        <w:jc w:val="both"/>
        <w:divId w:val="62627572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"number"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"num"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min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"50"</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max</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"80"</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31CED" w:rsidRPr="008F51A0" w:rsidRDefault="00B31CED" w:rsidP="006216D3">
      <w:pPr>
        <w:numPr>
          <w:ilvl w:val="0"/>
          <w:numId w:val="144"/>
        </w:numPr>
        <w:spacing w:line="360" w:lineRule="auto"/>
        <w:jc w:val="both"/>
        <w:divId w:val="62627572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31CED" w:rsidRPr="008F51A0" w:rsidRDefault="00B31CED" w:rsidP="006216D3">
      <w:pPr>
        <w:pStyle w:val="alt"/>
        <w:numPr>
          <w:ilvl w:val="0"/>
          <w:numId w:val="144"/>
        </w:numPr>
        <w:spacing w:before="0" w:beforeAutospacing="0" w:after="160" w:afterAutospacing="0" w:line="360" w:lineRule="auto"/>
        <w:jc w:val="both"/>
        <w:divId w:val="62627572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47EFC" w:rsidRPr="008F51A0" w:rsidRDefault="00CA4E1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B13EE5" w:rsidRPr="008F51A0" w:rsidRDefault="00D040C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8720" behindDoc="0" locked="0" layoutInCell="1" allowOverlap="1">
            <wp:simplePos x="0" y="0"/>
            <wp:positionH relativeFrom="column">
              <wp:posOffset>33655</wp:posOffset>
            </wp:positionH>
            <wp:positionV relativeFrom="paragraph">
              <wp:posOffset>114935</wp:posOffset>
            </wp:positionV>
            <wp:extent cx="4819650" cy="2276475"/>
            <wp:effectExtent l="0" t="0" r="0" b="9525"/>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93">
                      <a:extLst>
                        <a:ext uri="{28A0092B-C50C-407E-A947-70E740481C1C}">
                          <a14:useLocalDpi xmlns:a14="http://schemas.microsoft.com/office/drawing/2010/main" val="0"/>
                        </a:ext>
                      </a:extLst>
                    </a:blip>
                    <a:stretch>
                      <a:fillRect/>
                    </a:stretch>
                  </pic:blipFill>
                  <pic:spPr>
                    <a:xfrm>
                      <a:off x="0" y="0"/>
                      <a:ext cx="4819650" cy="2276475"/>
                    </a:xfrm>
                    <a:prstGeom prst="rect">
                      <a:avLst/>
                    </a:prstGeom>
                  </pic:spPr>
                </pic:pic>
              </a:graphicData>
            </a:graphic>
          </wp:anchor>
        </w:drawing>
      </w:r>
    </w:p>
    <w:p w:rsidR="00F10E1B" w:rsidRPr="008F51A0" w:rsidRDefault="00F10E1B" w:rsidP="008F51A0">
      <w:pPr>
        <w:pStyle w:val="Heading3"/>
        <w:shd w:val="clear" w:color="auto" w:fill="FFFFFF"/>
        <w:spacing w:before="0" w:after="160" w:line="360" w:lineRule="auto"/>
        <w:jc w:val="both"/>
        <w:divId w:val="19466468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7. &lt;input type="url"&gt;:</w:t>
      </w:r>
    </w:p>
    <w:p w:rsidR="00F10E1B" w:rsidRPr="008F51A0" w:rsidRDefault="00F10E1B" w:rsidP="008F51A0">
      <w:pPr>
        <w:pStyle w:val="NormalWeb"/>
        <w:shd w:val="clear" w:color="auto" w:fill="FFFFFF"/>
        <w:spacing w:before="0" w:beforeAutospacing="0" w:after="160" w:afterAutospacing="0" w:line="360" w:lineRule="auto"/>
        <w:jc w:val="both"/>
        <w:divId w:val="1946646834"/>
        <w:rPr>
          <w:rFonts w:ascii="Bookman Old Style" w:eastAsiaTheme="minorEastAsia" w:hAnsi="Bookman Old Style" w:cs="Segoe UI"/>
          <w:color w:val="333333"/>
        </w:rPr>
      </w:pPr>
      <w:r w:rsidRPr="008F51A0">
        <w:rPr>
          <w:rFonts w:ascii="Bookman Old Style" w:hAnsi="Bookman Old Style" w:cs="Segoe UI"/>
          <w:color w:val="333333"/>
        </w:rPr>
        <w:t>The &lt;input&gt; element of type "url" creates an input filed which enables user to enter the URL.</w:t>
      </w:r>
    </w:p>
    <w:p w:rsidR="00F10E1B" w:rsidRPr="008F51A0" w:rsidRDefault="00F10E1B" w:rsidP="008F51A0">
      <w:pPr>
        <w:pStyle w:val="Heading3"/>
        <w:shd w:val="clear" w:color="auto" w:fill="FFFFFF"/>
        <w:spacing w:before="0" w:after="160" w:line="360" w:lineRule="auto"/>
        <w:jc w:val="both"/>
        <w:divId w:val="194664683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33A7D" w:rsidRPr="008F51A0" w:rsidRDefault="00733A7D" w:rsidP="006216D3">
      <w:pPr>
        <w:pStyle w:val="alt"/>
        <w:numPr>
          <w:ilvl w:val="0"/>
          <w:numId w:val="145"/>
        </w:numPr>
        <w:spacing w:before="0" w:beforeAutospacing="0" w:after="160" w:afterAutospacing="0" w:line="360" w:lineRule="auto"/>
        <w:jc w:val="both"/>
        <w:divId w:val="169785241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33A7D" w:rsidRPr="008F51A0" w:rsidRDefault="00733A7D" w:rsidP="006216D3">
      <w:pPr>
        <w:numPr>
          <w:ilvl w:val="0"/>
          <w:numId w:val="145"/>
        </w:numPr>
        <w:spacing w:line="360" w:lineRule="auto"/>
        <w:jc w:val="both"/>
        <w:divId w:val="169785241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website URL: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33A7D" w:rsidRPr="008F51A0" w:rsidRDefault="00733A7D" w:rsidP="006216D3">
      <w:pPr>
        <w:pStyle w:val="alt"/>
        <w:numPr>
          <w:ilvl w:val="0"/>
          <w:numId w:val="145"/>
        </w:numPr>
        <w:spacing w:before="0" w:beforeAutospacing="0" w:after="160" w:afterAutospacing="0" w:line="360" w:lineRule="auto"/>
        <w:jc w:val="both"/>
        <w:divId w:val="169785241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"url"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"website"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placeholder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"http://example.com"</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33A7D" w:rsidRPr="008F51A0" w:rsidRDefault="00733A7D" w:rsidP="006216D3">
      <w:pPr>
        <w:numPr>
          <w:ilvl w:val="0"/>
          <w:numId w:val="145"/>
        </w:numPr>
        <w:spacing w:line="360" w:lineRule="auto"/>
        <w:jc w:val="both"/>
        <w:divId w:val="169785241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"send data"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33A7D" w:rsidRPr="008F51A0" w:rsidRDefault="00733A7D" w:rsidP="006216D3">
      <w:pPr>
        <w:pStyle w:val="alt"/>
        <w:numPr>
          <w:ilvl w:val="0"/>
          <w:numId w:val="145"/>
        </w:numPr>
        <w:spacing w:before="0" w:beforeAutospacing="0" w:after="160" w:afterAutospacing="0" w:line="360" w:lineRule="auto"/>
        <w:jc w:val="both"/>
        <w:divId w:val="169785241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040C1" w:rsidRPr="008F51A0" w:rsidRDefault="00BB463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BB463B" w:rsidRPr="008F51A0" w:rsidRDefault="00DD7DFA"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79744" behindDoc="0" locked="0" layoutInCell="1" allowOverlap="1">
            <wp:simplePos x="0" y="0"/>
            <wp:positionH relativeFrom="column">
              <wp:posOffset>0</wp:posOffset>
            </wp:positionH>
            <wp:positionV relativeFrom="paragraph">
              <wp:posOffset>69215</wp:posOffset>
            </wp:positionV>
            <wp:extent cx="4257675" cy="1190625"/>
            <wp:effectExtent l="0" t="0" r="9525" b="9525"/>
            <wp:wrapTopAndBottom/>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94">
                      <a:extLst>
                        <a:ext uri="{28A0092B-C50C-407E-A947-70E740481C1C}">
                          <a14:useLocalDpi xmlns:a14="http://schemas.microsoft.com/office/drawing/2010/main" val="0"/>
                        </a:ext>
                      </a:extLst>
                    </a:blip>
                    <a:stretch>
                      <a:fillRect/>
                    </a:stretch>
                  </pic:blipFill>
                  <pic:spPr>
                    <a:xfrm>
                      <a:off x="0" y="0"/>
                      <a:ext cx="4257675" cy="1190625"/>
                    </a:xfrm>
                    <a:prstGeom prst="rect">
                      <a:avLst/>
                    </a:prstGeom>
                  </pic:spPr>
                </pic:pic>
              </a:graphicData>
            </a:graphic>
          </wp:anchor>
        </w:drawing>
      </w:r>
    </w:p>
    <w:p w:rsidR="00305891" w:rsidRPr="008F51A0" w:rsidRDefault="00305891" w:rsidP="008F51A0">
      <w:pPr>
        <w:pStyle w:val="Heading3"/>
        <w:shd w:val="clear" w:color="auto" w:fill="FFFFFF"/>
        <w:spacing w:before="0" w:after="160" w:line="360" w:lineRule="auto"/>
        <w:jc w:val="both"/>
        <w:divId w:val="47680431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8. &lt;input type="week"&gt;:</w:t>
      </w:r>
    </w:p>
    <w:p w:rsidR="00305891" w:rsidRPr="008F51A0" w:rsidRDefault="00305891" w:rsidP="008F51A0">
      <w:pPr>
        <w:pStyle w:val="NormalWeb"/>
        <w:shd w:val="clear" w:color="auto" w:fill="FFFFFF"/>
        <w:spacing w:before="0" w:beforeAutospacing="0" w:after="160" w:afterAutospacing="0" w:line="360" w:lineRule="auto"/>
        <w:jc w:val="both"/>
        <w:divId w:val="476804315"/>
        <w:rPr>
          <w:rFonts w:ascii="Bookman Old Style" w:eastAsiaTheme="minorEastAsia" w:hAnsi="Bookman Old Style" w:cs="Segoe UI"/>
          <w:color w:val="333333"/>
        </w:rPr>
      </w:pPr>
      <w:r w:rsidRPr="008F51A0">
        <w:rPr>
          <w:rFonts w:ascii="Bookman Old Style" w:hAnsi="Bookman Old Style" w:cs="Segoe UI"/>
          <w:color w:val="333333"/>
        </w:rPr>
        <w:t>The &lt;input&gt; type week creates an input field which allows a user to select a week and year form the drop-down calendar without time zone.</w:t>
      </w:r>
    </w:p>
    <w:p w:rsidR="00305891" w:rsidRPr="008F51A0" w:rsidRDefault="00305891" w:rsidP="008F51A0">
      <w:pPr>
        <w:pStyle w:val="Heading3"/>
        <w:shd w:val="clear" w:color="auto" w:fill="FFFFFF"/>
        <w:spacing w:before="0" w:after="160" w:line="360" w:lineRule="auto"/>
        <w:jc w:val="both"/>
        <w:divId w:val="47680431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6E0291" w:rsidRPr="008F51A0" w:rsidRDefault="006E0291" w:rsidP="006216D3">
      <w:pPr>
        <w:pStyle w:val="alt"/>
        <w:numPr>
          <w:ilvl w:val="0"/>
          <w:numId w:val="146"/>
        </w:numPr>
        <w:spacing w:before="0" w:beforeAutospacing="0" w:after="160" w:afterAutospacing="0" w:line="360" w:lineRule="auto"/>
        <w:jc w:val="both"/>
        <w:divId w:val="50143271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0291" w:rsidRPr="008F51A0" w:rsidRDefault="006E0291" w:rsidP="006216D3">
      <w:pPr>
        <w:numPr>
          <w:ilvl w:val="0"/>
          <w:numId w:val="146"/>
        </w:numPr>
        <w:spacing w:line="360" w:lineRule="auto"/>
        <w:jc w:val="both"/>
        <w:divId w:val="5014327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Select your best week of year: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0291" w:rsidRPr="008F51A0" w:rsidRDefault="006E0291" w:rsidP="006216D3">
      <w:pPr>
        <w:pStyle w:val="alt"/>
        <w:numPr>
          <w:ilvl w:val="0"/>
          <w:numId w:val="146"/>
        </w:numPr>
        <w:spacing w:before="0" w:beforeAutospacing="0" w:after="160" w:afterAutospacing="0" w:line="360" w:lineRule="auto"/>
        <w:jc w:val="both"/>
        <w:divId w:val="5014327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"week"</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"bestweek"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0291" w:rsidRPr="008F51A0" w:rsidRDefault="006E0291" w:rsidP="006216D3">
      <w:pPr>
        <w:numPr>
          <w:ilvl w:val="0"/>
          <w:numId w:val="146"/>
        </w:numPr>
        <w:spacing w:line="360" w:lineRule="auto"/>
        <w:jc w:val="both"/>
        <w:divId w:val="5014327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"Send data"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0291" w:rsidRPr="008F51A0" w:rsidRDefault="006E0291" w:rsidP="006216D3">
      <w:pPr>
        <w:pStyle w:val="alt"/>
        <w:numPr>
          <w:ilvl w:val="0"/>
          <w:numId w:val="146"/>
        </w:numPr>
        <w:spacing w:before="0" w:beforeAutospacing="0" w:after="160" w:afterAutospacing="0" w:line="360" w:lineRule="auto"/>
        <w:jc w:val="both"/>
        <w:divId w:val="50143271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D7DFA" w:rsidRPr="008F51A0" w:rsidRDefault="00A95E3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lastRenderedPageBreak/>
        <w:t>Output:</w:t>
      </w:r>
    </w:p>
    <w:p w:rsidR="00A95E3E" w:rsidRPr="008F51A0" w:rsidRDefault="005B01C2"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0768" behindDoc="0" locked="0" layoutInCell="1" allowOverlap="1">
            <wp:simplePos x="0" y="0"/>
            <wp:positionH relativeFrom="column">
              <wp:posOffset>0</wp:posOffset>
            </wp:positionH>
            <wp:positionV relativeFrom="paragraph">
              <wp:posOffset>74930</wp:posOffset>
            </wp:positionV>
            <wp:extent cx="3457575" cy="1333500"/>
            <wp:effectExtent l="0" t="0" r="9525" b="0"/>
            <wp:wrapTopAndBottom/>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95">
                      <a:extLst>
                        <a:ext uri="{28A0092B-C50C-407E-A947-70E740481C1C}">
                          <a14:useLocalDpi xmlns:a14="http://schemas.microsoft.com/office/drawing/2010/main" val="0"/>
                        </a:ext>
                      </a:extLst>
                    </a:blip>
                    <a:stretch>
                      <a:fillRect/>
                    </a:stretch>
                  </pic:blipFill>
                  <pic:spPr>
                    <a:xfrm>
                      <a:off x="0" y="0"/>
                      <a:ext cx="3457575" cy="1333500"/>
                    </a:xfrm>
                    <a:prstGeom prst="rect">
                      <a:avLst/>
                    </a:prstGeom>
                  </pic:spPr>
                </pic:pic>
              </a:graphicData>
            </a:graphic>
          </wp:anchor>
        </w:drawing>
      </w:r>
    </w:p>
    <w:p w:rsidR="00651FBA" w:rsidRPr="008F51A0" w:rsidRDefault="00651FBA" w:rsidP="008F51A0">
      <w:pPr>
        <w:pStyle w:val="Heading3"/>
        <w:shd w:val="clear" w:color="auto" w:fill="FFFFFF"/>
        <w:spacing w:before="0" w:after="160" w:line="360" w:lineRule="auto"/>
        <w:jc w:val="both"/>
        <w:divId w:val="137280059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9. &lt;input type="search"&gt;:</w:t>
      </w:r>
    </w:p>
    <w:p w:rsidR="00651FBA" w:rsidRPr="008F51A0" w:rsidRDefault="00651FBA" w:rsidP="008F51A0">
      <w:pPr>
        <w:pStyle w:val="NormalWeb"/>
        <w:shd w:val="clear" w:color="auto" w:fill="FFFFFF"/>
        <w:spacing w:before="0" w:beforeAutospacing="0" w:after="160" w:afterAutospacing="0" w:line="360" w:lineRule="auto"/>
        <w:jc w:val="both"/>
        <w:divId w:val="1372800598"/>
        <w:rPr>
          <w:rFonts w:ascii="Bookman Old Style" w:eastAsiaTheme="minorEastAsia" w:hAnsi="Bookman Old Style" w:cs="Segoe UI"/>
          <w:color w:val="333333"/>
        </w:rPr>
      </w:pPr>
      <w:r w:rsidRPr="008F51A0">
        <w:rPr>
          <w:rFonts w:ascii="Bookman Old Style" w:hAnsi="Bookman Old Style" w:cs="Segoe UI"/>
          <w:color w:val="333333"/>
        </w:rPr>
        <w:t>The &lt;input&gt; type "search" creates an input filed which allows a user to enter a search string. These are functionally symmetrical to the text input type, but may be styled differently.</w:t>
      </w:r>
    </w:p>
    <w:p w:rsidR="00651FBA" w:rsidRPr="008F51A0" w:rsidRDefault="00651FBA" w:rsidP="008F51A0">
      <w:pPr>
        <w:pStyle w:val="Heading3"/>
        <w:shd w:val="clear" w:color="auto" w:fill="FFFFFF"/>
        <w:spacing w:before="0" w:after="160" w:line="360" w:lineRule="auto"/>
        <w:jc w:val="both"/>
        <w:divId w:val="137280059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5B7F01" w:rsidRPr="008F51A0" w:rsidRDefault="005B7F01" w:rsidP="006216D3">
      <w:pPr>
        <w:pStyle w:val="alt"/>
        <w:numPr>
          <w:ilvl w:val="0"/>
          <w:numId w:val="147"/>
        </w:numPr>
        <w:spacing w:before="0" w:beforeAutospacing="0" w:after="160" w:afterAutospacing="0" w:line="360" w:lineRule="auto"/>
        <w:jc w:val="both"/>
        <w:divId w:val="142063950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B7F01" w:rsidRPr="008F51A0" w:rsidRDefault="005B7F01" w:rsidP="006216D3">
      <w:pPr>
        <w:numPr>
          <w:ilvl w:val="0"/>
          <w:numId w:val="147"/>
        </w:numPr>
        <w:spacing w:line="360" w:lineRule="auto"/>
        <w:jc w:val="both"/>
        <w:divId w:val="1420639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Search here: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B7F01" w:rsidRPr="008F51A0" w:rsidRDefault="005B7F01" w:rsidP="006216D3">
      <w:pPr>
        <w:pStyle w:val="alt"/>
        <w:numPr>
          <w:ilvl w:val="0"/>
          <w:numId w:val="147"/>
        </w:numPr>
        <w:spacing w:before="0" w:beforeAutospacing="0" w:after="160" w:afterAutospacing="0" w:line="360" w:lineRule="auto"/>
        <w:jc w:val="both"/>
        <w:divId w:val="1420639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"search"</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"q"</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B7F01" w:rsidRPr="008F51A0" w:rsidRDefault="005B7F01" w:rsidP="006216D3">
      <w:pPr>
        <w:numPr>
          <w:ilvl w:val="0"/>
          <w:numId w:val="147"/>
        </w:numPr>
        <w:spacing w:line="360" w:lineRule="auto"/>
        <w:jc w:val="both"/>
        <w:divId w:val="142063950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"search"</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B7F01" w:rsidRPr="008F51A0" w:rsidRDefault="005B7F01" w:rsidP="006216D3">
      <w:pPr>
        <w:pStyle w:val="alt"/>
        <w:numPr>
          <w:ilvl w:val="0"/>
          <w:numId w:val="147"/>
        </w:numPr>
        <w:spacing w:before="0" w:beforeAutospacing="0" w:after="160" w:afterAutospacing="0" w:line="360" w:lineRule="auto"/>
        <w:jc w:val="both"/>
        <w:divId w:val="142063950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B01C2" w:rsidRPr="008F51A0" w:rsidRDefault="00BB375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BB3756" w:rsidRPr="008F51A0" w:rsidRDefault="00A479A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1792" behindDoc="0" locked="0" layoutInCell="1" allowOverlap="1">
            <wp:simplePos x="0" y="0"/>
            <wp:positionH relativeFrom="column">
              <wp:posOffset>0</wp:posOffset>
            </wp:positionH>
            <wp:positionV relativeFrom="paragraph">
              <wp:posOffset>69850</wp:posOffset>
            </wp:positionV>
            <wp:extent cx="3648075" cy="876300"/>
            <wp:effectExtent l="0" t="0" r="9525" b="0"/>
            <wp:wrapTopAndBottom/>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96">
                      <a:extLst>
                        <a:ext uri="{28A0092B-C50C-407E-A947-70E740481C1C}">
                          <a14:useLocalDpi xmlns:a14="http://schemas.microsoft.com/office/drawing/2010/main" val="0"/>
                        </a:ext>
                      </a:extLst>
                    </a:blip>
                    <a:stretch>
                      <a:fillRect/>
                    </a:stretch>
                  </pic:blipFill>
                  <pic:spPr>
                    <a:xfrm>
                      <a:off x="0" y="0"/>
                      <a:ext cx="3648075" cy="876300"/>
                    </a:xfrm>
                    <a:prstGeom prst="rect">
                      <a:avLst/>
                    </a:prstGeom>
                  </pic:spPr>
                </pic:pic>
              </a:graphicData>
            </a:graphic>
            <wp14:sizeRelV relativeFrom="margin">
              <wp14:pctHeight>0</wp14:pctHeight>
            </wp14:sizeRelV>
          </wp:anchor>
        </w:drawing>
      </w:r>
    </w:p>
    <w:p w:rsidR="007E0621" w:rsidRPr="008F51A0" w:rsidRDefault="007E0621" w:rsidP="008F51A0">
      <w:pPr>
        <w:pStyle w:val="Heading3"/>
        <w:shd w:val="clear" w:color="auto" w:fill="FFFFFF"/>
        <w:spacing w:before="0" w:after="160" w:line="360" w:lineRule="auto"/>
        <w:jc w:val="both"/>
        <w:divId w:val="207496783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10. &lt;input type="tel"&gt;:</w:t>
      </w:r>
    </w:p>
    <w:p w:rsidR="007E0621" w:rsidRPr="008F51A0" w:rsidRDefault="007E0621" w:rsidP="008F51A0">
      <w:pPr>
        <w:pStyle w:val="NormalWeb"/>
        <w:shd w:val="clear" w:color="auto" w:fill="FFFFFF"/>
        <w:spacing w:before="0" w:beforeAutospacing="0" w:after="160" w:afterAutospacing="0" w:line="360" w:lineRule="auto"/>
        <w:jc w:val="both"/>
        <w:divId w:val="2074967833"/>
        <w:rPr>
          <w:rFonts w:ascii="Bookman Old Style" w:eastAsiaTheme="minorEastAsia" w:hAnsi="Bookman Old Style" w:cs="Segoe UI"/>
          <w:color w:val="333333"/>
        </w:rPr>
      </w:pPr>
      <w:r w:rsidRPr="008F51A0">
        <w:rPr>
          <w:rFonts w:ascii="Bookman Old Style" w:hAnsi="Bookman Old Style" w:cs="Segoe UI"/>
          <w:color w:val="333333"/>
        </w:rPr>
        <w:t xml:space="preserve">The &lt;input&gt; element of </w:t>
      </w:r>
      <w:proofErr w:type="gramStart"/>
      <w:r w:rsidRPr="008F51A0">
        <w:rPr>
          <w:rFonts w:ascii="Bookman Old Style" w:hAnsi="Bookman Old Style" w:cs="Segoe UI"/>
          <w:color w:val="333333"/>
        </w:rPr>
        <w:t>type ?</w:t>
      </w:r>
      <w:proofErr w:type="gramEnd"/>
      <w:r w:rsidRPr="008F51A0">
        <w:rPr>
          <w:rFonts w:ascii="Bookman Old Style" w:hAnsi="Bookman Old Style" w:cs="Segoe UI"/>
          <w:color w:val="333333"/>
        </w:rPr>
        <w:t xml:space="preserve">tel? </w:t>
      </w:r>
      <w:proofErr w:type="gramStart"/>
      <w:r w:rsidRPr="008F51A0">
        <w:rPr>
          <w:rFonts w:ascii="Bookman Old Style" w:hAnsi="Bookman Old Style" w:cs="Segoe UI"/>
          <w:color w:val="333333"/>
        </w:rPr>
        <w:t>creates</w:t>
      </w:r>
      <w:proofErr w:type="gramEnd"/>
      <w:r w:rsidRPr="008F51A0">
        <w:rPr>
          <w:rFonts w:ascii="Bookman Old Style" w:hAnsi="Bookman Old Style" w:cs="Segoe UI"/>
          <w:color w:val="333333"/>
        </w:rPr>
        <w:t xml:space="preserve"> an input filed to enter the telephone number. The "tel" type does not have default validation such as email, because telephone number pattern can vary worldwide.</w:t>
      </w:r>
    </w:p>
    <w:p w:rsidR="007E0621" w:rsidRPr="008F51A0" w:rsidRDefault="007E0621" w:rsidP="008F51A0">
      <w:pPr>
        <w:pStyle w:val="Heading3"/>
        <w:shd w:val="clear" w:color="auto" w:fill="FFFFFF"/>
        <w:spacing w:before="0" w:after="160" w:line="360" w:lineRule="auto"/>
        <w:jc w:val="both"/>
        <w:divId w:val="207496783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6E3677" w:rsidRPr="008F51A0" w:rsidRDefault="006E3677" w:rsidP="006216D3">
      <w:pPr>
        <w:pStyle w:val="alt"/>
        <w:numPr>
          <w:ilvl w:val="0"/>
          <w:numId w:val="148"/>
        </w:numPr>
        <w:spacing w:before="0" w:beforeAutospacing="0" w:after="160" w:afterAutospacing="0" w:line="360" w:lineRule="auto"/>
        <w:jc w:val="both"/>
        <w:divId w:val="60138086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3677" w:rsidRPr="008F51A0" w:rsidRDefault="006E3677" w:rsidP="006216D3">
      <w:pPr>
        <w:numPr>
          <w:ilvl w:val="0"/>
          <w:numId w:val="148"/>
        </w:numPr>
        <w:spacing w:line="360" w:lineRule="auto"/>
        <w:jc w:val="both"/>
        <w:divId w:val="6013808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Telephone Number(in format of xxx-xxx-xxxx):</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3677" w:rsidRPr="008F51A0" w:rsidRDefault="006E3677" w:rsidP="006216D3">
      <w:pPr>
        <w:pStyle w:val="alt"/>
        <w:numPr>
          <w:ilvl w:val="0"/>
          <w:numId w:val="148"/>
        </w:numPr>
        <w:spacing w:before="0" w:beforeAutospacing="0" w:after="160" w:afterAutospacing="0" w:line="360" w:lineRule="auto"/>
        <w:jc w:val="both"/>
        <w:divId w:val="6013808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"telephone"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pattern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"[0-9]{3}-[0-9]{3}-[0-9]{4}"</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3677" w:rsidRPr="008F51A0" w:rsidRDefault="006E3677" w:rsidP="006216D3">
      <w:pPr>
        <w:numPr>
          <w:ilvl w:val="0"/>
          <w:numId w:val="148"/>
        </w:numPr>
        <w:spacing w:line="360" w:lineRule="auto"/>
        <w:jc w:val="both"/>
        <w:divId w:val="6013808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E3677" w:rsidRPr="008F51A0" w:rsidRDefault="006E3677" w:rsidP="006216D3">
      <w:pPr>
        <w:pStyle w:val="alt"/>
        <w:numPr>
          <w:ilvl w:val="0"/>
          <w:numId w:val="148"/>
        </w:numPr>
        <w:spacing w:before="0" w:beforeAutospacing="0" w:after="160" w:afterAutospacing="0" w:line="360" w:lineRule="auto"/>
        <w:jc w:val="both"/>
        <w:divId w:val="6013808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A2EC9" w:rsidRPr="008F51A0" w:rsidRDefault="00123ED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123EDA" w:rsidRPr="008F51A0" w:rsidRDefault="00C265AD"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2816" behindDoc="0" locked="0" layoutInCell="1" allowOverlap="1">
            <wp:simplePos x="0" y="0"/>
            <wp:positionH relativeFrom="column">
              <wp:posOffset>0</wp:posOffset>
            </wp:positionH>
            <wp:positionV relativeFrom="paragraph">
              <wp:posOffset>90805</wp:posOffset>
            </wp:positionV>
            <wp:extent cx="4857750" cy="3457575"/>
            <wp:effectExtent l="0" t="0" r="0" b="9525"/>
            <wp:wrapTopAndBottom/>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97">
                      <a:extLst>
                        <a:ext uri="{28A0092B-C50C-407E-A947-70E740481C1C}">
                          <a14:useLocalDpi xmlns:a14="http://schemas.microsoft.com/office/drawing/2010/main" val="0"/>
                        </a:ext>
                      </a:extLst>
                    </a:blip>
                    <a:stretch>
                      <a:fillRect/>
                    </a:stretch>
                  </pic:blipFill>
                  <pic:spPr>
                    <a:xfrm>
                      <a:off x="0" y="0"/>
                      <a:ext cx="4857750" cy="3457575"/>
                    </a:xfrm>
                    <a:prstGeom prst="rect">
                      <a:avLst/>
                    </a:prstGeom>
                  </pic:spPr>
                </pic:pic>
              </a:graphicData>
            </a:graphic>
          </wp:anchor>
        </w:drawing>
      </w:r>
    </w:p>
    <w:p w:rsidR="005071E1" w:rsidRPr="008F51A0" w:rsidRDefault="005071E1" w:rsidP="008F51A0">
      <w:pPr>
        <w:pStyle w:val="Heading1"/>
        <w:shd w:val="clear" w:color="auto" w:fill="FFFFFF"/>
        <w:spacing w:before="0" w:beforeAutospacing="0" w:after="160" w:afterAutospacing="0" w:line="360" w:lineRule="auto"/>
        <w:jc w:val="both"/>
        <w:divId w:val="1505323486"/>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form Attribute</w:t>
      </w:r>
    </w:p>
    <w:p w:rsidR="005071E1" w:rsidRPr="008F51A0" w:rsidRDefault="005071E1" w:rsidP="008F51A0">
      <w:pPr>
        <w:pStyle w:val="Heading2"/>
        <w:shd w:val="clear" w:color="auto" w:fill="FFFFFF"/>
        <w:spacing w:before="0" w:after="160" w:line="360" w:lineRule="auto"/>
        <w:jc w:val="both"/>
        <w:divId w:val="1505323486"/>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HTML &lt;form&gt; element attributes</w:t>
      </w:r>
    </w:p>
    <w:p w:rsidR="005071E1" w:rsidRPr="008F51A0" w:rsidRDefault="005071E1" w:rsidP="008F51A0">
      <w:pPr>
        <w:pStyle w:val="NormalWeb"/>
        <w:shd w:val="clear" w:color="auto" w:fill="FFFFFF"/>
        <w:spacing w:before="0" w:beforeAutospacing="0" w:after="160" w:afterAutospacing="0" w:line="360" w:lineRule="auto"/>
        <w:jc w:val="both"/>
        <w:divId w:val="1505323486"/>
        <w:rPr>
          <w:rFonts w:ascii="Bookman Old Style" w:eastAsiaTheme="minorEastAsia" w:hAnsi="Bookman Old Style" w:cs="Segoe UI"/>
          <w:color w:val="333333"/>
        </w:rPr>
      </w:pPr>
      <w:r w:rsidRPr="008F51A0">
        <w:rPr>
          <w:rFonts w:ascii="Bookman Old Style" w:hAnsi="Bookman Old Style" w:cs="Segoe UI"/>
          <w:color w:val="333333"/>
        </w:rPr>
        <w:t>In HTML there are various attributes available for &lt;form&gt; element which are given below:</w:t>
      </w:r>
    </w:p>
    <w:p w:rsidR="005071E1" w:rsidRPr="008F51A0" w:rsidRDefault="005071E1" w:rsidP="008F51A0">
      <w:pPr>
        <w:pStyle w:val="Heading2"/>
        <w:shd w:val="clear" w:color="auto" w:fill="FFFFFF"/>
        <w:spacing w:before="0" w:after="160" w:line="360" w:lineRule="auto"/>
        <w:jc w:val="both"/>
        <w:divId w:val="150532348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HTML action attribute</w:t>
      </w:r>
    </w:p>
    <w:p w:rsidR="005071E1" w:rsidRPr="008F51A0" w:rsidRDefault="005071E1" w:rsidP="008F51A0">
      <w:pPr>
        <w:pStyle w:val="NormalWeb"/>
        <w:shd w:val="clear" w:color="auto" w:fill="FFFFFF"/>
        <w:spacing w:before="0" w:beforeAutospacing="0" w:after="160" w:afterAutospacing="0" w:line="360" w:lineRule="auto"/>
        <w:jc w:val="both"/>
        <w:divId w:val="1505323486"/>
        <w:rPr>
          <w:rFonts w:ascii="Bookman Old Style" w:eastAsiaTheme="minorEastAsia" w:hAnsi="Bookman Old Style" w:cs="Segoe UI"/>
          <w:color w:val="333333"/>
        </w:rPr>
      </w:pPr>
      <w:r w:rsidRPr="008F51A0">
        <w:rPr>
          <w:rFonts w:ascii="Bookman Old Style" w:hAnsi="Bookman Old Style" w:cs="Segoe UI"/>
          <w:color w:val="333333"/>
        </w:rPr>
        <w:t>The action attribute of &lt;form&gt; element defines the process to be performed on form when form is submitted, or it is a URI to process the form information.</w:t>
      </w:r>
    </w:p>
    <w:p w:rsidR="005071E1" w:rsidRPr="008F51A0" w:rsidRDefault="005071E1" w:rsidP="008F51A0">
      <w:pPr>
        <w:pStyle w:val="NormalWeb"/>
        <w:shd w:val="clear" w:color="auto" w:fill="FFFFFF"/>
        <w:spacing w:before="0" w:beforeAutospacing="0" w:after="160" w:afterAutospacing="0" w:line="360" w:lineRule="auto"/>
        <w:jc w:val="both"/>
        <w:divId w:val="1505323486"/>
        <w:rPr>
          <w:rFonts w:ascii="Bookman Old Style" w:hAnsi="Bookman Old Style" w:cs="Segoe UI"/>
          <w:color w:val="333333"/>
        </w:rPr>
      </w:pPr>
      <w:r w:rsidRPr="008F51A0">
        <w:rPr>
          <w:rFonts w:ascii="Bookman Old Style" w:hAnsi="Bookman Old Style" w:cs="Segoe UI"/>
          <w:color w:val="333333"/>
        </w:rPr>
        <w:t>The action attribute value defines the web page where information proceed. It can be .php, .jsp, .asp, etc. or any URL where you want to process your form.</w:t>
      </w:r>
    </w:p>
    <w:p w:rsidR="005071E1" w:rsidRPr="008F51A0" w:rsidRDefault="005071E1" w:rsidP="008F51A0">
      <w:pPr>
        <w:pStyle w:val="Heading4"/>
        <w:pBdr>
          <w:left w:val="single" w:sz="18" w:space="30" w:color="FFA500"/>
        </w:pBdr>
        <w:shd w:val="clear" w:color="auto" w:fill="FAEBD7"/>
        <w:spacing w:before="0" w:after="160" w:line="360" w:lineRule="auto"/>
        <w:jc w:val="both"/>
        <w:divId w:val="1505323486"/>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If action attribute value is blank then form will be processed to the same page.</w:t>
      </w:r>
    </w:p>
    <w:p w:rsidR="005071E1" w:rsidRPr="008F51A0" w:rsidRDefault="005071E1" w:rsidP="008F51A0">
      <w:pPr>
        <w:pStyle w:val="Heading3"/>
        <w:shd w:val="clear" w:color="auto" w:fill="FFFFFF"/>
        <w:spacing w:before="0" w:after="160" w:line="360" w:lineRule="auto"/>
        <w:jc w:val="both"/>
        <w:divId w:val="1505323486"/>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793881" w:rsidRPr="008F51A0" w:rsidRDefault="00793881" w:rsidP="006216D3">
      <w:pPr>
        <w:pStyle w:val="alt"/>
        <w:numPr>
          <w:ilvl w:val="0"/>
          <w:numId w:val="149"/>
        </w:numPr>
        <w:spacing w:before="0" w:beforeAutospacing="0" w:after="160" w:afterAutospacing="0" w:line="360" w:lineRule="auto"/>
        <w:jc w:val="both"/>
        <w:divId w:val="1603606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"post"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numPr>
          <w:ilvl w:val="0"/>
          <w:numId w:val="149"/>
        </w:numPr>
        <w:spacing w:line="360" w:lineRule="auto"/>
        <w:jc w:val="both"/>
        <w:divId w:val="1603606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pStyle w:val="alt"/>
        <w:numPr>
          <w:ilvl w:val="0"/>
          <w:numId w:val="149"/>
        </w:numPr>
        <w:spacing w:before="0" w:beforeAutospacing="0" w:after="160" w:afterAutospacing="0" w:line="360" w:lineRule="auto"/>
        <w:jc w:val="both"/>
        <w:divId w:val="1603606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numPr>
          <w:ilvl w:val="0"/>
          <w:numId w:val="149"/>
        </w:numPr>
        <w:spacing w:line="360" w:lineRule="auto"/>
        <w:jc w:val="both"/>
        <w:divId w:val="1603606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User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pStyle w:val="alt"/>
        <w:numPr>
          <w:ilvl w:val="0"/>
          <w:numId w:val="149"/>
        </w:numPr>
        <w:spacing w:before="0" w:beforeAutospacing="0" w:after="160" w:afterAutospacing="0" w:line="360" w:lineRule="auto"/>
        <w:jc w:val="both"/>
        <w:divId w:val="1603606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numPr>
          <w:ilvl w:val="0"/>
          <w:numId w:val="149"/>
        </w:numPr>
        <w:spacing w:line="360" w:lineRule="auto"/>
        <w:jc w:val="both"/>
        <w:divId w:val="160360675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3881" w:rsidRPr="008F51A0" w:rsidRDefault="00793881" w:rsidP="006216D3">
      <w:pPr>
        <w:pStyle w:val="alt"/>
        <w:numPr>
          <w:ilvl w:val="0"/>
          <w:numId w:val="149"/>
        </w:numPr>
        <w:spacing w:before="0" w:beforeAutospacing="0" w:after="160" w:afterAutospacing="0" w:line="360" w:lineRule="auto"/>
        <w:jc w:val="both"/>
        <w:divId w:val="160360675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265AD" w:rsidRPr="008F51A0" w:rsidRDefault="00DC2087"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C2087" w:rsidRPr="008F51A0" w:rsidRDefault="00D8183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lastRenderedPageBreak/>
        <w:drawing>
          <wp:anchor distT="0" distB="0" distL="114300" distR="114300" simplePos="0" relativeHeight="251683840" behindDoc="0" locked="0" layoutInCell="1" allowOverlap="1">
            <wp:simplePos x="0" y="0"/>
            <wp:positionH relativeFrom="column">
              <wp:posOffset>-34290</wp:posOffset>
            </wp:positionH>
            <wp:positionV relativeFrom="paragraph">
              <wp:posOffset>129540</wp:posOffset>
            </wp:positionV>
            <wp:extent cx="4800600" cy="3590925"/>
            <wp:effectExtent l="0" t="0" r="0" b="952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98">
                      <a:extLst>
                        <a:ext uri="{28A0092B-C50C-407E-A947-70E740481C1C}">
                          <a14:useLocalDpi xmlns:a14="http://schemas.microsoft.com/office/drawing/2010/main" val="0"/>
                        </a:ext>
                      </a:extLst>
                    </a:blip>
                    <a:stretch>
                      <a:fillRect/>
                    </a:stretch>
                  </pic:blipFill>
                  <pic:spPr>
                    <a:xfrm>
                      <a:off x="0" y="0"/>
                      <a:ext cx="4800600" cy="3590925"/>
                    </a:xfrm>
                    <a:prstGeom prst="rect">
                      <a:avLst/>
                    </a:prstGeom>
                  </pic:spPr>
                </pic:pic>
              </a:graphicData>
            </a:graphic>
          </wp:anchor>
        </w:drawing>
      </w:r>
    </w:p>
    <w:p w:rsidR="00A05BE0" w:rsidRPr="008F51A0" w:rsidRDefault="00A05BE0" w:rsidP="008F51A0">
      <w:pPr>
        <w:pStyle w:val="Heading3"/>
        <w:shd w:val="clear" w:color="auto" w:fill="FFFFFF"/>
        <w:spacing w:before="0" w:after="160" w:line="360" w:lineRule="auto"/>
        <w:jc w:val="both"/>
        <w:divId w:val="75845327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method attribute</w:t>
      </w:r>
    </w:p>
    <w:p w:rsidR="00A05BE0" w:rsidRPr="008F51A0" w:rsidRDefault="00A05BE0" w:rsidP="008F51A0">
      <w:pPr>
        <w:pStyle w:val="NormalWeb"/>
        <w:shd w:val="clear" w:color="auto" w:fill="FFFFFF"/>
        <w:spacing w:before="0" w:beforeAutospacing="0" w:after="160" w:afterAutospacing="0" w:line="360" w:lineRule="auto"/>
        <w:jc w:val="both"/>
        <w:divId w:val="758453273"/>
        <w:rPr>
          <w:rFonts w:ascii="Bookman Old Style" w:eastAsiaTheme="minorEastAsia" w:hAnsi="Bookman Old Style" w:cs="Segoe UI"/>
          <w:color w:val="333333"/>
        </w:rPr>
      </w:pPr>
      <w:r w:rsidRPr="008F51A0">
        <w:rPr>
          <w:rFonts w:ascii="Bookman Old Style" w:hAnsi="Bookman Old Style" w:cs="Segoe UI"/>
          <w:color w:val="333333"/>
        </w:rPr>
        <w:t>The method attribute defines the HTTP method which browser used to submit the form. The possible values of method attribute can be:</w:t>
      </w:r>
    </w:p>
    <w:p w:rsidR="00A05BE0" w:rsidRPr="008F51A0" w:rsidRDefault="00A05BE0" w:rsidP="006216D3">
      <w:pPr>
        <w:numPr>
          <w:ilvl w:val="0"/>
          <w:numId w:val="150"/>
        </w:numPr>
        <w:shd w:val="clear" w:color="auto" w:fill="FFFFFF"/>
        <w:spacing w:line="360" w:lineRule="auto"/>
        <w:jc w:val="both"/>
        <w:divId w:val="758453273"/>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post</w:t>
      </w:r>
      <w:proofErr w:type="gramEnd"/>
      <w:r w:rsidRPr="008F51A0">
        <w:rPr>
          <w:rStyle w:val="Strong"/>
          <w:rFonts w:ascii="Bookman Old Style" w:eastAsia="Times New Roman" w:hAnsi="Bookman Old Style" w:cs="Segoe UI"/>
          <w:color w:val="000000"/>
        </w:rPr>
        <w:t>:</w:t>
      </w:r>
      <w:r w:rsidRPr="008F51A0">
        <w:rPr>
          <w:rFonts w:ascii="Bookman Old Style" w:eastAsia="Times New Roman" w:hAnsi="Bookman Old Style" w:cs="Segoe UI"/>
          <w:color w:val="000000"/>
        </w:rPr>
        <w:t> We can use the post value of method attribute when we want to process the sensitive data as it does not display the submitted data in URL.</w:t>
      </w:r>
    </w:p>
    <w:p w:rsidR="00A05BE0" w:rsidRPr="008F51A0" w:rsidRDefault="00A05BE0" w:rsidP="008F51A0">
      <w:pPr>
        <w:pStyle w:val="Heading3"/>
        <w:shd w:val="clear" w:color="auto" w:fill="FFFFFF"/>
        <w:spacing w:before="0" w:after="160" w:line="360" w:lineRule="auto"/>
        <w:jc w:val="both"/>
        <w:divId w:val="75845327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80515B" w:rsidRPr="008F51A0" w:rsidRDefault="0080515B" w:rsidP="006216D3">
      <w:pPr>
        <w:pStyle w:val="alt"/>
        <w:numPr>
          <w:ilvl w:val="0"/>
          <w:numId w:val="151"/>
        </w:numPr>
        <w:spacing w:before="0" w:beforeAutospacing="0" w:after="160" w:afterAutospacing="0" w:line="360" w:lineRule="auto"/>
        <w:jc w:val="both"/>
        <w:divId w:val="197147644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"post"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373A2" w:rsidRPr="008F51A0" w:rsidRDefault="001373A2" w:rsidP="006216D3">
      <w:pPr>
        <w:pStyle w:val="ListParagraph"/>
        <w:numPr>
          <w:ilvl w:val="0"/>
          <w:numId w:val="152"/>
        </w:numPr>
        <w:shd w:val="clear" w:color="auto" w:fill="FFFFFF"/>
        <w:spacing w:line="360" w:lineRule="auto"/>
        <w:jc w:val="both"/>
        <w:divId w:val="1274895336"/>
        <w:rPr>
          <w:rFonts w:ascii="Bookman Old Style" w:eastAsia="Times New Roman" w:hAnsi="Bookman Old Style" w:cs="Segoe UI"/>
          <w:color w:val="000000"/>
          <w:sz w:val="24"/>
          <w:szCs w:val="24"/>
        </w:rPr>
      </w:pPr>
      <w:proofErr w:type="gramStart"/>
      <w:r w:rsidRPr="008F51A0">
        <w:rPr>
          <w:rStyle w:val="Strong"/>
          <w:rFonts w:ascii="Bookman Old Style" w:eastAsia="Times New Roman" w:hAnsi="Bookman Old Style" w:cs="Segoe UI"/>
          <w:color w:val="000000"/>
        </w:rPr>
        <w:t>get</w:t>
      </w:r>
      <w:proofErr w:type="gramEnd"/>
      <w:r w:rsidRPr="008F51A0">
        <w:rPr>
          <w:rStyle w:val="Strong"/>
          <w:rFonts w:ascii="Bookman Old Style" w:eastAsia="Times New Roman" w:hAnsi="Bookman Old Style" w:cs="Segoe UI"/>
          <w:color w:val="000000"/>
        </w:rPr>
        <w:t>:</w:t>
      </w:r>
      <w:r w:rsidRPr="008F51A0">
        <w:rPr>
          <w:rFonts w:ascii="Bookman Old Style" w:eastAsia="Times New Roman" w:hAnsi="Bookman Old Style" w:cs="Segoe UI"/>
          <w:color w:val="000000"/>
        </w:rPr>
        <w:t> The get value of method attribute is default value while submitting the form. But this is not secure as it displays data in URL after submitting the form.</w:t>
      </w:r>
    </w:p>
    <w:p w:rsidR="001373A2" w:rsidRPr="008F51A0" w:rsidRDefault="001373A2" w:rsidP="008F51A0">
      <w:pPr>
        <w:pStyle w:val="Heading3"/>
        <w:shd w:val="clear" w:color="auto" w:fill="FFFFFF"/>
        <w:spacing w:before="0" w:after="160" w:line="360" w:lineRule="auto"/>
        <w:jc w:val="both"/>
        <w:divId w:val="127489533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3613C" w:rsidRPr="008F51A0" w:rsidRDefault="0073613C" w:rsidP="006216D3">
      <w:pPr>
        <w:pStyle w:val="alt"/>
        <w:numPr>
          <w:ilvl w:val="0"/>
          <w:numId w:val="153"/>
        </w:numPr>
        <w:spacing w:before="0" w:beforeAutospacing="0" w:after="160" w:afterAutospacing="0" w:line="360" w:lineRule="auto"/>
        <w:jc w:val="both"/>
        <w:divId w:val="29433625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B4DBF" w:rsidRPr="008F51A0" w:rsidRDefault="00353427"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When submitting the data, it will display the entered data in the form of:</w:t>
      </w:r>
    </w:p>
    <w:p w:rsidR="003F2BC9" w:rsidRPr="008F51A0" w:rsidRDefault="006216D3" w:rsidP="008F51A0">
      <w:pPr>
        <w:pStyle w:val="NormalWeb"/>
        <w:shd w:val="clear" w:color="auto" w:fill="FFFFFF"/>
        <w:spacing w:before="0" w:beforeAutospacing="0" w:after="160" w:afterAutospacing="0" w:line="360" w:lineRule="auto"/>
        <w:jc w:val="both"/>
        <w:divId w:val="1060714163"/>
        <w:rPr>
          <w:rStyle w:val="attribute-value"/>
          <w:rFonts w:ascii="Bookman Old Style" w:hAnsi="Bookman Old Style" w:cs="Segoe UI"/>
          <w:color w:val="0000FF"/>
          <w:bdr w:val="none" w:sz="0" w:space="0" w:color="auto" w:frame="1"/>
        </w:rPr>
      </w:pPr>
      <w:hyperlink r:id="rId199" w:history="1">
        <w:r w:rsidR="003F2BC9" w:rsidRPr="008F51A0">
          <w:rPr>
            <w:rStyle w:val="Hyperlink"/>
            <w:rFonts w:ascii="Bookman Old Style" w:hAnsi="Bookman Old Style" w:cs="Segoe UI"/>
            <w:bdr w:val="none" w:sz="0" w:space="0" w:color="auto" w:frame="1"/>
          </w:rPr>
          <w:t>file:///D:/HTML/action.html?name=JavaTPoint&amp;pass=123</w:t>
        </w:r>
      </w:hyperlink>
    </w:p>
    <w:p w:rsidR="00367C77" w:rsidRPr="008F51A0" w:rsidRDefault="00367C77" w:rsidP="008F51A0">
      <w:pPr>
        <w:pStyle w:val="Heading2"/>
        <w:shd w:val="clear" w:color="auto" w:fill="FFFFFF"/>
        <w:spacing w:before="0" w:after="160" w:line="360" w:lineRule="auto"/>
        <w:jc w:val="both"/>
        <w:divId w:val="72171287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HTML target attribute</w:t>
      </w:r>
    </w:p>
    <w:p w:rsidR="00367C77" w:rsidRPr="008F51A0" w:rsidRDefault="00367C77" w:rsidP="008F51A0">
      <w:pPr>
        <w:pStyle w:val="NormalWeb"/>
        <w:shd w:val="clear" w:color="auto" w:fill="FFFFFF"/>
        <w:spacing w:before="0" w:beforeAutospacing="0" w:after="160" w:afterAutospacing="0" w:line="360" w:lineRule="auto"/>
        <w:jc w:val="both"/>
        <w:divId w:val="721712879"/>
        <w:rPr>
          <w:rFonts w:ascii="Bookman Old Style" w:eastAsiaTheme="minorEastAsia" w:hAnsi="Bookman Old Style" w:cs="Segoe UI"/>
          <w:color w:val="333333"/>
        </w:rPr>
      </w:pPr>
      <w:r w:rsidRPr="008F51A0">
        <w:rPr>
          <w:rFonts w:ascii="Bookman Old Style" w:hAnsi="Bookman Old Style" w:cs="Segoe UI"/>
          <w:color w:val="333333"/>
        </w:rPr>
        <w:t>The target attribute defines where to open the response after submitting the form. The following are the keywords used with the target attribute.</w:t>
      </w:r>
    </w:p>
    <w:p w:rsidR="00367C77" w:rsidRPr="008F51A0" w:rsidRDefault="00367C77" w:rsidP="006216D3">
      <w:pPr>
        <w:numPr>
          <w:ilvl w:val="0"/>
          <w:numId w:val="154"/>
        </w:numPr>
        <w:shd w:val="clear" w:color="auto" w:fill="FFFFFF"/>
        <w:spacing w:line="360" w:lineRule="auto"/>
        <w:jc w:val="both"/>
        <w:divId w:val="721712879"/>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_self:</w:t>
      </w:r>
      <w:r w:rsidRPr="008F51A0">
        <w:rPr>
          <w:rFonts w:ascii="Bookman Old Style" w:eastAsia="Times New Roman" w:hAnsi="Bookman Old Style" w:cs="Segoe UI"/>
          <w:color w:val="000000"/>
        </w:rPr>
        <w:t> If we use _self as an attribute value, then the response will display in current page only.</w:t>
      </w:r>
    </w:p>
    <w:p w:rsidR="00367C77" w:rsidRPr="008F51A0" w:rsidRDefault="00367C77" w:rsidP="008F51A0">
      <w:pPr>
        <w:pStyle w:val="Heading3"/>
        <w:shd w:val="clear" w:color="auto" w:fill="FFFFFF"/>
        <w:spacing w:before="0" w:after="160" w:line="360" w:lineRule="auto"/>
        <w:jc w:val="both"/>
        <w:divId w:val="72171287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EC5DA8" w:rsidRPr="008F51A0" w:rsidRDefault="00EC5DA8" w:rsidP="006216D3">
      <w:pPr>
        <w:pStyle w:val="alt"/>
        <w:numPr>
          <w:ilvl w:val="0"/>
          <w:numId w:val="155"/>
        </w:numPr>
        <w:spacing w:before="0" w:beforeAutospacing="0" w:after="160" w:afterAutospacing="0" w:line="360" w:lineRule="auto"/>
        <w:jc w:val="both"/>
        <w:divId w:val="141578438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target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"_self"</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8572A" w:rsidRPr="008F51A0" w:rsidRDefault="00F8572A" w:rsidP="006216D3">
      <w:pPr>
        <w:numPr>
          <w:ilvl w:val="0"/>
          <w:numId w:val="155"/>
        </w:numPr>
        <w:shd w:val="clear" w:color="auto" w:fill="FFFFFF"/>
        <w:spacing w:line="360" w:lineRule="auto"/>
        <w:jc w:val="both"/>
        <w:divId w:val="2121534190"/>
        <w:rPr>
          <w:rFonts w:ascii="Bookman Old Style" w:eastAsia="Times New Roman" w:hAnsi="Bookman Old Style" w:cs="Segoe UI"/>
          <w:color w:val="000000"/>
          <w:sz w:val="24"/>
          <w:szCs w:val="24"/>
        </w:rPr>
      </w:pPr>
      <w:r w:rsidRPr="008F51A0">
        <w:rPr>
          <w:rStyle w:val="Strong"/>
          <w:rFonts w:ascii="Bookman Old Style" w:eastAsia="Times New Roman" w:hAnsi="Bookman Old Style" w:cs="Segoe UI"/>
          <w:color w:val="000000"/>
        </w:rPr>
        <w:t>_blank:</w:t>
      </w:r>
      <w:r w:rsidRPr="008F51A0">
        <w:rPr>
          <w:rFonts w:ascii="Bookman Old Style" w:eastAsia="Times New Roman" w:hAnsi="Bookman Old Style" w:cs="Segoe UI"/>
          <w:color w:val="000000"/>
        </w:rPr>
        <w:t> If we use _blank as an attribute it will load the response in a new page.</w:t>
      </w:r>
    </w:p>
    <w:p w:rsidR="00EE0F7F" w:rsidRPr="008F51A0" w:rsidRDefault="00EE0F7F" w:rsidP="008F51A0">
      <w:pPr>
        <w:pStyle w:val="Heading3"/>
        <w:shd w:val="clear" w:color="auto" w:fill="FFFFFF"/>
        <w:spacing w:before="0" w:after="160" w:line="360" w:lineRule="auto"/>
        <w:jc w:val="both"/>
        <w:divId w:val="98489738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041B74" w:rsidRPr="008F51A0" w:rsidRDefault="00041B74" w:rsidP="006216D3">
      <w:pPr>
        <w:pStyle w:val="alt"/>
        <w:numPr>
          <w:ilvl w:val="0"/>
          <w:numId w:val="156"/>
        </w:numPr>
        <w:spacing w:before="0" w:beforeAutospacing="0" w:after="160" w:afterAutospacing="0" w:line="360" w:lineRule="auto"/>
        <w:jc w:val="both"/>
        <w:divId w:val="110646167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target</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"_blank"</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8126B" w:rsidRPr="008F51A0" w:rsidRDefault="00E8126B" w:rsidP="008F51A0">
      <w:pPr>
        <w:pStyle w:val="Heading2"/>
        <w:shd w:val="clear" w:color="auto" w:fill="FFFFFF"/>
        <w:spacing w:before="0" w:after="160" w:line="360" w:lineRule="auto"/>
        <w:jc w:val="both"/>
        <w:divId w:val="166542802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autocomplete attribute</w:t>
      </w:r>
    </w:p>
    <w:p w:rsidR="00E8126B" w:rsidRPr="008F51A0" w:rsidRDefault="00E8126B" w:rsidP="008F51A0">
      <w:pPr>
        <w:pStyle w:val="NormalWeb"/>
        <w:shd w:val="clear" w:color="auto" w:fill="FFFFFF"/>
        <w:spacing w:before="0" w:beforeAutospacing="0" w:after="160" w:afterAutospacing="0" w:line="360" w:lineRule="auto"/>
        <w:jc w:val="both"/>
        <w:divId w:val="1665428023"/>
        <w:rPr>
          <w:rFonts w:ascii="Bookman Old Style" w:eastAsiaTheme="minorEastAsia" w:hAnsi="Bookman Old Style" w:cs="Segoe UI"/>
          <w:color w:val="333333"/>
        </w:rPr>
      </w:pPr>
      <w:r w:rsidRPr="008F51A0">
        <w:rPr>
          <w:rFonts w:ascii="Bookman Old Style" w:hAnsi="Bookman Old Style" w:cs="Segoe UI"/>
          <w:color w:val="333333"/>
        </w:rPr>
        <w:t>The HTML autocomplete attribute is a newly added attribute of HTML5 which enables an input field to complete automatically. It can have two values "on" and "off" which enables autocomplete either ON or OFF. The default value of autocomplete attribute is "on".</w:t>
      </w:r>
    </w:p>
    <w:p w:rsidR="00E8126B" w:rsidRPr="008F51A0" w:rsidRDefault="00E8126B" w:rsidP="008F51A0">
      <w:pPr>
        <w:pStyle w:val="Heading3"/>
        <w:shd w:val="clear" w:color="auto" w:fill="FFFFFF"/>
        <w:spacing w:before="0" w:after="160" w:line="360" w:lineRule="auto"/>
        <w:jc w:val="both"/>
        <w:divId w:val="166542802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AE4AC0" w:rsidRPr="008F51A0" w:rsidRDefault="00AE4AC0" w:rsidP="006216D3">
      <w:pPr>
        <w:pStyle w:val="alt"/>
        <w:numPr>
          <w:ilvl w:val="0"/>
          <w:numId w:val="157"/>
        </w:numPr>
        <w:spacing w:before="0" w:beforeAutospacing="0" w:after="160" w:afterAutospacing="0" w:line="360" w:lineRule="auto"/>
        <w:jc w:val="both"/>
        <w:divId w:val="152424749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autocomplete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A6262" w:rsidRPr="008F51A0" w:rsidRDefault="009A6262" w:rsidP="008F51A0">
      <w:pPr>
        <w:pStyle w:val="Heading3"/>
        <w:shd w:val="clear" w:color="auto" w:fill="FFFFFF"/>
        <w:spacing w:before="0" w:after="160" w:line="360" w:lineRule="auto"/>
        <w:jc w:val="both"/>
        <w:divId w:val="200265725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90DD3" w:rsidRPr="008F51A0" w:rsidRDefault="00B90DD3" w:rsidP="006216D3">
      <w:pPr>
        <w:pStyle w:val="alt"/>
        <w:numPr>
          <w:ilvl w:val="0"/>
          <w:numId w:val="158"/>
        </w:numPr>
        <w:spacing w:before="0" w:beforeAutospacing="0" w:after="160" w:afterAutospacing="0" w:line="360" w:lineRule="auto"/>
        <w:jc w:val="both"/>
        <w:divId w:val="164161933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autocomplete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"off"</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4643ED" w:rsidRPr="008F51A0" w:rsidRDefault="004643ED" w:rsidP="008F51A0">
      <w:pPr>
        <w:pStyle w:val="Heading4"/>
        <w:pBdr>
          <w:left w:val="single" w:sz="18" w:space="30" w:color="FFA500"/>
        </w:pBdr>
        <w:shd w:val="clear" w:color="auto" w:fill="FAEBD7"/>
        <w:spacing w:before="0" w:after="160" w:line="360" w:lineRule="auto"/>
        <w:jc w:val="both"/>
        <w:divId w:val="83041097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it can be used with &lt;form&gt; element and &lt;input&gt; element both.</w:t>
      </w:r>
    </w:p>
    <w:p w:rsidR="00E164CF" w:rsidRPr="008F51A0" w:rsidRDefault="00E164CF" w:rsidP="008F51A0">
      <w:pPr>
        <w:pStyle w:val="Heading2"/>
        <w:shd w:val="clear" w:color="auto" w:fill="FFFFFF"/>
        <w:spacing w:before="0" w:after="160" w:line="360" w:lineRule="auto"/>
        <w:jc w:val="both"/>
        <w:divId w:val="60962861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enctype attribute</w:t>
      </w:r>
    </w:p>
    <w:p w:rsidR="00E164CF" w:rsidRPr="008F51A0" w:rsidRDefault="00E164CF" w:rsidP="008F51A0">
      <w:pPr>
        <w:pStyle w:val="NormalWeb"/>
        <w:shd w:val="clear" w:color="auto" w:fill="FFFFFF"/>
        <w:spacing w:before="0" w:beforeAutospacing="0" w:after="160" w:afterAutospacing="0" w:line="360" w:lineRule="auto"/>
        <w:jc w:val="both"/>
        <w:divId w:val="609628615"/>
        <w:rPr>
          <w:rFonts w:ascii="Bookman Old Style" w:eastAsiaTheme="minorEastAsia" w:hAnsi="Bookman Old Style" w:cs="Segoe UI"/>
          <w:color w:val="333333"/>
        </w:rPr>
      </w:pPr>
      <w:r w:rsidRPr="008F51A0">
        <w:rPr>
          <w:rFonts w:ascii="Bookman Old Style" w:hAnsi="Bookman Old Style" w:cs="Segoe UI"/>
          <w:color w:val="333333"/>
        </w:rPr>
        <w:t>The HTML enctype attribute defines the encoding type of form-content while submitting the form to the server. The possible values of enctype can be:</w:t>
      </w:r>
    </w:p>
    <w:p w:rsidR="00E164CF" w:rsidRPr="008F51A0" w:rsidRDefault="00E164CF" w:rsidP="006216D3">
      <w:pPr>
        <w:numPr>
          <w:ilvl w:val="0"/>
          <w:numId w:val="159"/>
        </w:numPr>
        <w:shd w:val="clear" w:color="auto" w:fill="FFFFFF"/>
        <w:spacing w:line="360" w:lineRule="auto"/>
        <w:jc w:val="both"/>
        <w:divId w:val="60962861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application/x-www-form-urlencoded</w:t>
      </w:r>
      <w:proofErr w:type="gramEnd"/>
      <w:r w:rsidRPr="008F51A0">
        <w:rPr>
          <w:rStyle w:val="Strong"/>
          <w:rFonts w:ascii="Bookman Old Style" w:eastAsia="Times New Roman" w:hAnsi="Bookman Old Style" w:cs="Segoe UI"/>
          <w:color w:val="000000"/>
        </w:rPr>
        <w:t>:</w:t>
      </w:r>
      <w:r w:rsidRPr="008F51A0">
        <w:rPr>
          <w:rFonts w:ascii="Bookman Old Style" w:eastAsia="Times New Roman" w:hAnsi="Bookman Old Style" w:cs="Segoe UI"/>
          <w:color w:val="000000"/>
        </w:rPr>
        <w:t> It is default encoding type if the enctype attribute is not included in the form. All characters are encoded before submitting the form.</w:t>
      </w:r>
    </w:p>
    <w:p w:rsidR="00E164CF" w:rsidRPr="008F51A0" w:rsidRDefault="00E164CF" w:rsidP="008F51A0">
      <w:pPr>
        <w:pStyle w:val="Heading3"/>
        <w:shd w:val="clear" w:color="auto" w:fill="FFFFFF"/>
        <w:spacing w:before="0" w:after="160" w:line="360" w:lineRule="auto"/>
        <w:jc w:val="both"/>
        <w:divId w:val="60962861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10579D" w:rsidRPr="008F51A0" w:rsidRDefault="0010579D" w:rsidP="006216D3">
      <w:pPr>
        <w:pStyle w:val="alt"/>
        <w:numPr>
          <w:ilvl w:val="0"/>
          <w:numId w:val="160"/>
        </w:numPr>
        <w:spacing w:before="0" w:beforeAutospacing="0" w:after="160" w:afterAutospacing="0" w:line="360" w:lineRule="auto"/>
        <w:jc w:val="both"/>
        <w:divId w:val="145640796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"post"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enctype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"application/x-www-form-urlencoded"</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144DCF" w:rsidRPr="008F51A0" w:rsidRDefault="00144DCF" w:rsidP="006216D3">
      <w:pPr>
        <w:numPr>
          <w:ilvl w:val="0"/>
          <w:numId w:val="160"/>
        </w:numPr>
        <w:shd w:val="clear" w:color="auto" w:fill="FFFFFF"/>
        <w:spacing w:line="360" w:lineRule="auto"/>
        <w:jc w:val="both"/>
        <w:divId w:val="1038816832"/>
        <w:rPr>
          <w:rFonts w:ascii="Bookman Old Style" w:eastAsia="Times New Roman" w:hAnsi="Bookman Old Style" w:cs="Segoe UI"/>
          <w:color w:val="000000"/>
          <w:sz w:val="24"/>
          <w:szCs w:val="24"/>
        </w:rPr>
      </w:pPr>
      <w:proofErr w:type="gramStart"/>
      <w:r w:rsidRPr="008F51A0">
        <w:rPr>
          <w:rStyle w:val="Strong"/>
          <w:rFonts w:ascii="Bookman Old Style" w:eastAsia="Times New Roman" w:hAnsi="Bookman Old Style" w:cs="Segoe UI"/>
          <w:color w:val="000000"/>
        </w:rPr>
        <w:t>multipart/form-data</w:t>
      </w:r>
      <w:proofErr w:type="gramEnd"/>
      <w:r w:rsidRPr="008F51A0">
        <w:rPr>
          <w:rStyle w:val="Strong"/>
          <w:rFonts w:ascii="Bookman Old Style" w:eastAsia="Times New Roman" w:hAnsi="Bookman Old Style" w:cs="Segoe UI"/>
          <w:color w:val="000000"/>
        </w:rPr>
        <w:t>:</w:t>
      </w:r>
      <w:r w:rsidRPr="008F51A0">
        <w:rPr>
          <w:rFonts w:ascii="Bookman Old Style" w:eastAsia="Times New Roman" w:hAnsi="Bookman Old Style" w:cs="Segoe UI"/>
          <w:color w:val="000000"/>
        </w:rPr>
        <w:t> It does not encode any character. It is used when our form contains file-upload controls.</w:t>
      </w:r>
    </w:p>
    <w:p w:rsidR="00144DCF" w:rsidRPr="008F51A0" w:rsidRDefault="00144DCF" w:rsidP="008F51A0">
      <w:pPr>
        <w:pStyle w:val="Heading3"/>
        <w:shd w:val="clear" w:color="auto" w:fill="FFFFFF"/>
        <w:spacing w:before="0" w:after="160" w:line="360" w:lineRule="auto"/>
        <w:jc w:val="both"/>
        <w:divId w:val="103881683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6725C5" w:rsidRPr="008F51A0" w:rsidRDefault="006725C5" w:rsidP="006216D3">
      <w:pPr>
        <w:pStyle w:val="alt"/>
        <w:numPr>
          <w:ilvl w:val="0"/>
          <w:numId w:val="161"/>
        </w:numPr>
        <w:spacing w:before="0" w:beforeAutospacing="0" w:after="160" w:afterAutospacing="0" w:line="360" w:lineRule="auto"/>
        <w:jc w:val="both"/>
        <w:divId w:val="1156914816"/>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"post"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enctype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"multipart/form-data"</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A6AE6" w:rsidRPr="008F51A0" w:rsidRDefault="003A6AE6" w:rsidP="006216D3">
      <w:pPr>
        <w:numPr>
          <w:ilvl w:val="0"/>
          <w:numId w:val="161"/>
        </w:numPr>
        <w:shd w:val="clear" w:color="auto" w:fill="FFFFFF"/>
        <w:spacing w:line="360" w:lineRule="auto"/>
        <w:jc w:val="both"/>
        <w:divId w:val="452485039"/>
        <w:rPr>
          <w:rFonts w:ascii="Bookman Old Style" w:eastAsia="Times New Roman" w:hAnsi="Bookman Old Style" w:cs="Segoe UI"/>
          <w:color w:val="000000"/>
          <w:sz w:val="24"/>
          <w:szCs w:val="24"/>
        </w:rPr>
      </w:pPr>
      <w:proofErr w:type="gramStart"/>
      <w:r w:rsidRPr="008F51A0">
        <w:rPr>
          <w:rStyle w:val="Strong"/>
          <w:rFonts w:ascii="Bookman Old Style" w:eastAsia="Times New Roman" w:hAnsi="Bookman Old Style" w:cs="Segoe UI"/>
          <w:color w:val="000000"/>
        </w:rPr>
        <w:t>text/plain</w:t>
      </w:r>
      <w:proofErr w:type="gramEnd"/>
      <w:r w:rsidRPr="008F51A0">
        <w:rPr>
          <w:rStyle w:val="Strong"/>
          <w:rFonts w:ascii="Bookman Old Style" w:eastAsia="Times New Roman" w:hAnsi="Bookman Old Style" w:cs="Segoe UI"/>
          <w:color w:val="000000"/>
        </w:rPr>
        <w:t xml:space="preserve"> (HTML5):</w:t>
      </w:r>
      <w:r w:rsidRPr="008F51A0">
        <w:rPr>
          <w:rFonts w:ascii="Bookman Old Style" w:eastAsia="Times New Roman" w:hAnsi="Bookman Old Style" w:cs="Segoe UI"/>
          <w:color w:val="000000"/>
        </w:rPr>
        <w:t> In this encoding type only space are encoded into + symbol and no any other special character encoded.</w:t>
      </w:r>
    </w:p>
    <w:p w:rsidR="003A6AE6" w:rsidRPr="008F51A0" w:rsidRDefault="003A6AE6" w:rsidP="008F51A0">
      <w:pPr>
        <w:pStyle w:val="Heading3"/>
        <w:shd w:val="clear" w:color="auto" w:fill="FFFFFF"/>
        <w:spacing w:before="0" w:after="160" w:line="360" w:lineRule="auto"/>
        <w:jc w:val="both"/>
        <w:divId w:val="45248503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9E5597" w:rsidRPr="008F51A0" w:rsidRDefault="009E5597" w:rsidP="006216D3">
      <w:pPr>
        <w:pStyle w:val="alt"/>
        <w:numPr>
          <w:ilvl w:val="0"/>
          <w:numId w:val="162"/>
        </w:numPr>
        <w:spacing w:before="0" w:beforeAutospacing="0" w:after="160" w:afterAutospacing="0" w:line="360" w:lineRule="auto"/>
        <w:jc w:val="both"/>
        <w:divId w:val="1518732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"post"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enctype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"text/plain"</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05694" w:rsidRPr="008F51A0" w:rsidRDefault="00B05694" w:rsidP="008F51A0">
      <w:pPr>
        <w:pStyle w:val="Heading2"/>
        <w:shd w:val="clear" w:color="auto" w:fill="FFFFFF"/>
        <w:spacing w:before="0" w:after="160" w:line="360" w:lineRule="auto"/>
        <w:jc w:val="both"/>
        <w:divId w:val="189242139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novalidate attribute HTML5</w:t>
      </w:r>
    </w:p>
    <w:p w:rsidR="00B05694" w:rsidRPr="008F51A0" w:rsidRDefault="00B05694" w:rsidP="008F51A0">
      <w:pPr>
        <w:pStyle w:val="NormalWeb"/>
        <w:shd w:val="clear" w:color="auto" w:fill="FFFFFF"/>
        <w:spacing w:before="0" w:beforeAutospacing="0" w:after="160" w:afterAutospacing="0" w:line="360" w:lineRule="auto"/>
        <w:jc w:val="both"/>
        <w:divId w:val="1892421397"/>
        <w:rPr>
          <w:rFonts w:ascii="Bookman Old Style" w:eastAsiaTheme="minorEastAsia" w:hAnsi="Bookman Old Style" w:cs="Segoe UI"/>
          <w:color w:val="333333"/>
        </w:rPr>
      </w:pPr>
      <w:r w:rsidRPr="008F51A0">
        <w:rPr>
          <w:rFonts w:ascii="Bookman Old Style" w:hAnsi="Bookman Old Style" w:cs="Segoe UI"/>
          <w:color w:val="333333"/>
        </w:rPr>
        <w:t>The novalidate attribute is newly added Boolean attribute of HTML5. If we apply this attribute in form then it does not perform any type of validation and submit the form.</w:t>
      </w:r>
    </w:p>
    <w:p w:rsidR="00B05694" w:rsidRPr="008F51A0" w:rsidRDefault="00B05694" w:rsidP="008F51A0">
      <w:pPr>
        <w:pStyle w:val="Heading3"/>
        <w:shd w:val="clear" w:color="auto" w:fill="FFFFFF"/>
        <w:spacing w:before="0" w:after="160" w:line="360" w:lineRule="auto"/>
        <w:jc w:val="both"/>
        <w:divId w:val="189242139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5E6636" w:rsidRPr="008F51A0" w:rsidRDefault="005E6636" w:rsidP="006216D3">
      <w:pPr>
        <w:pStyle w:val="alt"/>
        <w:numPr>
          <w:ilvl w:val="0"/>
          <w:numId w:val="163"/>
        </w:numPr>
        <w:spacing w:before="0" w:beforeAutospacing="0" w:after="160" w:afterAutospacing="0" w:line="360" w:lineRule="auto"/>
        <w:jc w:val="both"/>
        <w:divId w:val="164208118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"get"</w:t>
      </w:r>
      <w:r w:rsidRPr="008F51A0">
        <w:rPr>
          <w:rFonts w:ascii="Bookman Old Style" w:eastAsia="Times New Roman" w:hAnsi="Bookman Old Style" w:cs="Segoe UI"/>
          <w:color w:val="000000"/>
          <w:bdr w:val="none" w:sz="0" w:space="0" w:color="auto" w:frame="1"/>
        </w:rPr>
        <w:t> novalidate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53D4E" w:rsidRPr="008F51A0" w:rsidRDefault="00E53D4E" w:rsidP="008F51A0">
      <w:pPr>
        <w:pStyle w:val="Heading2"/>
        <w:shd w:val="clear" w:color="auto" w:fill="FFFFFF"/>
        <w:spacing w:before="0" w:after="160" w:line="360" w:lineRule="auto"/>
        <w:jc w:val="both"/>
        <w:divId w:val="154359149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&lt;input&gt; element attribute</w:t>
      </w:r>
    </w:p>
    <w:p w:rsidR="00E53D4E" w:rsidRPr="008F51A0" w:rsidRDefault="00E53D4E" w:rsidP="008F51A0">
      <w:pPr>
        <w:pStyle w:val="Heading2"/>
        <w:shd w:val="clear" w:color="auto" w:fill="FFFFFF"/>
        <w:spacing w:before="0" w:after="160" w:line="360" w:lineRule="auto"/>
        <w:jc w:val="both"/>
        <w:divId w:val="1543591496"/>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HTML name attribute</w:t>
      </w:r>
    </w:p>
    <w:p w:rsidR="00E53D4E" w:rsidRPr="008F51A0" w:rsidRDefault="00E53D4E" w:rsidP="008F51A0">
      <w:pPr>
        <w:pStyle w:val="NormalWeb"/>
        <w:shd w:val="clear" w:color="auto" w:fill="FFFFFF"/>
        <w:spacing w:before="0" w:beforeAutospacing="0" w:after="160" w:afterAutospacing="0" w:line="360" w:lineRule="auto"/>
        <w:jc w:val="both"/>
        <w:divId w:val="1543591496"/>
        <w:rPr>
          <w:rFonts w:ascii="Bookman Old Style" w:eastAsiaTheme="minorEastAsia" w:hAnsi="Bookman Old Style" w:cs="Segoe UI"/>
          <w:color w:val="333333"/>
        </w:rPr>
      </w:pPr>
      <w:r w:rsidRPr="008F51A0">
        <w:rPr>
          <w:rFonts w:ascii="Bookman Old Style" w:hAnsi="Bookman Old Style" w:cs="Segoe UI"/>
          <w:color w:val="333333"/>
        </w:rPr>
        <w:t>The HTML name attribute defines the name of an input element. The name and value attribute are included in HTTP request when we submit the form.</w:t>
      </w:r>
    </w:p>
    <w:p w:rsidR="00E53D4E" w:rsidRPr="008F51A0" w:rsidRDefault="00E53D4E" w:rsidP="008F51A0">
      <w:pPr>
        <w:pStyle w:val="Heading4"/>
        <w:pBdr>
          <w:left w:val="single" w:sz="18" w:space="30" w:color="FFA500"/>
        </w:pBdr>
        <w:shd w:val="clear" w:color="auto" w:fill="FAEBD7"/>
        <w:spacing w:before="0" w:after="160" w:line="360" w:lineRule="auto"/>
        <w:jc w:val="both"/>
        <w:divId w:val="1543591496"/>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One should not omit the name attribute as when we submit the form the HTTP request includes both name-value pair and if name is not available it will not process that input field.</w:t>
      </w:r>
    </w:p>
    <w:p w:rsidR="00E53D4E" w:rsidRPr="008F51A0" w:rsidRDefault="00E53D4E" w:rsidP="008F51A0">
      <w:pPr>
        <w:pStyle w:val="Heading3"/>
        <w:shd w:val="clear" w:color="auto" w:fill="FFFFFF"/>
        <w:spacing w:before="0" w:after="160" w:line="360" w:lineRule="auto"/>
        <w:jc w:val="both"/>
        <w:divId w:val="1543591496"/>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0458E3" w:rsidRPr="008F51A0" w:rsidRDefault="000458E3" w:rsidP="006216D3">
      <w:pPr>
        <w:pStyle w:val="alt"/>
        <w:numPr>
          <w:ilvl w:val="0"/>
          <w:numId w:val="164"/>
        </w:numPr>
        <w:spacing w:before="0" w:beforeAutospacing="0" w:after="160" w:afterAutospacing="0" w:line="360" w:lineRule="auto"/>
        <w:jc w:val="both"/>
        <w:divId w:val="21265349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action</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"action.html"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method</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"get"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E3" w:rsidRPr="008F51A0" w:rsidRDefault="000458E3" w:rsidP="006216D3">
      <w:pPr>
        <w:numPr>
          <w:ilvl w:val="0"/>
          <w:numId w:val="164"/>
        </w:numPr>
        <w:spacing w:line="360" w:lineRule="auto"/>
        <w:jc w:val="both"/>
        <w:divId w:val="21265349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Enter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E3" w:rsidRPr="008F51A0" w:rsidRDefault="000458E3" w:rsidP="006216D3">
      <w:pPr>
        <w:pStyle w:val="alt"/>
        <w:numPr>
          <w:ilvl w:val="0"/>
          <w:numId w:val="164"/>
        </w:numPr>
        <w:spacing w:before="0" w:beforeAutospacing="0" w:after="160" w:afterAutospacing="0" w:line="360" w:lineRule="auto"/>
        <w:jc w:val="both"/>
        <w:divId w:val="21265349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Enter age: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"number"</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"age"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E3" w:rsidRPr="008F51A0" w:rsidRDefault="000458E3" w:rsidP="006216D3">
      <w:pPr>
        <w:numPr>
          <w:ilvl w:val="0"/>
          <w:numId w:val="164"/>
        </w:numPr>
        <w:spacing w:line="360" w:lineRule="auto"/>
        <w:jc w:val="both"/>
        <w:divId w:val="21265349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Enter email:</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E3" w:rsidRPr="008F51A0" w:rsidRDefault="000458E3" w:rsidP="006216D3">
      <w:pPr>
        <w:pStyle w:val="alt"/>
        <w:numPr>
          <w:ilvl w:val="0"/>
          <w:numId w:val="164"/>
        </w:numPr>
        <w:spacing w:before="0" w:beforeAutospacing="0" w:after="160" w:afterAutospacing="0" w:line="360" w:lineRule="auto"/>
        <w:jc w:val="both"/>
        <w:divId w:val="21265349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E3" w:rsidRPr="008F51A0" w:rsidRDefault="000458E3" w:rsidP="006216D3">
      <w:pPr>
        <w:numPr>
          <w:ilvl w:val="0"/>
          <w:numId w:val="164"/>
        </w:numPr>
        <w:spacing w:line="360" w:lineRule="auto"/>
        <w:jc w:val="both"/>
        <w:divId w:val="21265349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F2BC9" w:rsidRPr="008F51A0" w:rsidRDefault="0085206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852068" w:rsidRPr="008F51A0" w:rsidRDefault="000719F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4864" behindDoc="0" locked="0" layoutInCell="1" allowOverlap="1">
            <wp:simplePos x="0" y="0"/>
            <wp:positionH relativeFrom="column">
              <wp:posOffset>0</wp:posOffset>
            </wp:positionH>
            <wp:positionV relativeFrom="paragraph">
              <wp:posOffset>17145</wp:posOffset>
            </wp:positionV>
            <wp:extent cx="4600575" cy="5010150"/>
            <wp:effectExtent l="0" t="0" r="9525"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00">
                      <a:extLst>
                        <a:ext uri="{28A0092B-C50C-407E-A947-70E740481C1C}">
                          <a14:useLocalDpi xmlns:a14="http://schemas.microsoft.com/office/drawing/2010/main" val="0"/>
                        </a:ext>
                      </a:extLst>
                    </a:blip>
                    <a:stretch>
                      <a:fillRect/>
                    </a:stretch>
                  </pic:blipFill>
                  <pic:spPr>
                    <a:xfrm>
                      <a:off x="0" y="0"/>
                      <a:ext cx="4600575" cy="5010150"/>
                    </a:xfrm>
                    <a:prstGeom prst="rect">
                      <a:avLst/>
                    </a:prstGeom>
                  </pic:spPr>
                </pic:pic>
              </a:graphicData>
            </a:graphic>
          </wp:anchor>
        </w:drawing>
      </w:r>
    </w:p>
    <w:p w:rsidR="008C0D68" w:rsidRPr="008F51A0" w:rsidRDefault="008C0D68" w:rsidP="008F51A0">
      <w:pPr>
        <w:pStyle w:val="Heading2"/>
        <w:shd w:val="clear" w:color="auto" w:fill="FFFFFF"/>
        <w:spacing w:before="0" w:after="160" w:line="360" w:lineRule="auto"/>
        <w:jc w:val="both"/>
        <w:divId w:val="98331826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HTML value attribute</w:t>
      </w:r>
    </w:p>
    <w:p w:rsidR="008C0D68" w:rsidRPr="008F51A0" w:rsidRDefault="008C0D68" w:rsidP="008F51A0">
      <w:pPr>
        <w:pStyle w:val="NormalWeb"/>
        <w:shd w:val="clear" w:color="auto" w:fill="FFFFFF"/>
        <w:spacing w:before="0" w:beforeAutospacing="0" w:after="160" w:afterAutospacing="0" w:line="360" w:lineRule="auto"/>
        <w:jc w:val="both"/>
        <w:divId w:val="983318265"/>
        <w:rPr>
          <w:rFonts w:ascii="Bookman Old Style" w:eastAsiaTheme="minorEastAsia" w:hAnsi="Bookman Old Style" w:cs="Segoe UI"/>
          <w:color w:val="333333"/>
        </w:rPr>
      </w:pPr>
      <w:r w:rsidRPr="008F51A0">
        <w:rPr>
          <w:rFonts w:ascii="Bookman Old Style" w:hAnsi="Bookman Old Style" w:cs="Segoe UI"/>
          <w:color w:val="333333"/>
        </w:rPr>
        <w:t>The HTML value attribute defines the initial value or default value of an input field.</w:t>
      </w:r>
    </w:p>
    <w:p w:rsidR="008C0D68" w:rsidRPr="008F51A0" w:rsidRDefault="008C0D68" w:rsidP="008F51A0">
      <w:pPr>
        <w:pStyle w:val="Heading3"/>
        <w:shd w:val="clear" w:color="auto" w:fill="FFFFFF"/>
        <w:spacing w:before="0" w:after="160" w:line="360" w:lineRule="auto"/>
        <w:jc w:val="both"/>
        <w:divId w:val="98331826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C35E15" w:rsidRPr="008F51A0" w:rsidRDefault="00C35E15" w:rsidP="006216D3">
      <w:pPr>
        <w:pStyle w:val="alt"/>
        <w:numPr>
          <w:ilvl w:val="0"/>
          <w:numId w:val="165"/>
        </w:numPr>
        <w:spacing w:before="0" w:beforeAutospacing="0" w:after="160" w:afterAutospacing="0" w:line="360" w:lineRule="auto"/>
        <w:jc w:val="both"/>
        <w:divId w:val="183298822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numPr>
          <w:ilvl w:val="0"/>
          <w:numId w:val="165"/>
        </w:numPr>
        <w:spacing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pStyle w:val="alt"/>
        <w:numPr>
          <w:ilvl w:val="0"/>
          <w:numId w:val="165"/>
        </w:numPr>
        <w:spacing w:before="0" w:beforeAutospacing="0" w:after="160" w:afterAutospacing="0"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"Enter 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numPr>
          <w:ilvl w:val="0"/>
          <w:numId w:val="165"/>
        </w:numPr>
        <w:spacing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pStyle w:val="alt"/>
        <w:numPr>
          <w:ilvl w:val="0"/>
          <w:numId w:val="165"/>
        </w:numPr>
        <w:spacing w:before="0" w:beforeAutospacing="0" w:after="160" w:afterAutospacing="0"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"Enter email"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numPr>
          <w:ilvl w:val="0"/>
          <w:numId w:val="165"/>
        </w:numPr>
        <w:spacing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pStyle w:val="alt"/>
        <w:numPr>
          <w:ilvl w:val="0"/>
          <w:numId w:val="165"/>
        </w:numPr>
        <w:spacing w:before="0" w:beforeAutospacing="0" w:after="160" w:afterAutospacing="0"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numPr>
          <w:ilvl w:val="0"/>
          <w:numId w:val="165"/>
        </w:numPr>
        <w:spacing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35E15" w:rsidRPr="008F51A0" w:rsidRDefault="00C35E15" w:rsidP="006216D3">
      <w:pPr>
        <w:pStyle w:val="alt"/>
        <w:numPr>
          <w:ilvl w:val="0"/>
          <w:numId w:val="165"/>
        </w:numPr>
        <w:spacing w:before="0" w:beforeAutospacing="0" w:after="160" w:afterAutospacing="0" w:line="360" w:lineRule="auto"/>
        <w:jc w:val="both"/>
        <w:divId w:val="183298822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B3BE0" w:rsidRPr="008F51A0" w:rsidRDefault="004458F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4458F0" w:rsidRPr="008F51A0" w:rsidRDefault="00F52E5C"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5888" behindDoc="0" locked="0" layoutInCell="1" allowOverlap="1">
            <wp:simplePos x="0" y="0"/>
            <wp:positionH relativeFrom="column">
              <wp:posOffset>0</wp:posOffset>
            </wp:positionH>
            <wp:positionV relativeFrom="paragraph">
              <wp:posOffset>48895</wp:posOffset>
            </wp:positionV>
            <wp:extent cx="4762500" cy="333375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01">
                      <a:extLst>
                        <a:ext uri="{28A0092B-C50C-407E-A947-70E740481C1C}">
                          <a14:useLocalDpi xmlns:a14="http://schemas.microsoft.com/office/drawing/2010/main" val="0"/>
                        </a:ext>
                      </a:extLst>
                    </a:blip>
                    <a:stretch>
                      <a:fillRect/>
                    </a:stretch>
                  </pic:blipFill>
                  <pic:spPr>
                    <a:xfrm>
                      <a:off x="0" y="0"/>
                      <a:ext cx="4762500" cy="3333750"/>
                    </a:xfrm>
                    <a:prstGeom prst="rect">
                      <a:avLst/>
                    </a:prstGeom>
                  </pic:spPr>
                </pic:pic>
              </a:graphicData>
            </a:graphic>
          </wp:anchor>
        </w:drawing>
      </w:r>
    </w:p>
    <w:p w:rsidR="00ED6BE7" w:rsidRPr="008F51A0" w:rsidRDefault="00ED6BE7" w:rsidP="008F51A0">
      <w:pPr>
        <w:pStyle w:val="Heading2"/>
        <w:shd w:val="clear" w:color="auto" w:fill="FFFFFF"/>
        <w:spacing w:before="0" w:after="160" w:line="360" w:lineRule="auto"/>
        <w:jc w:val="both"/>
        <w:divId w:val="22873415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HTML required attribute HTML5</w:t>
      </w:r>
    </w:p>
    <w:p w:rsidR="00ED6BE7" w:rsidRPr="008F51A0" w:rsidRDefault="00ED6BE7" w:rsidP="008F51A0">
      <w:pPr>
        <w:pStyle w:val="NormalWeb"/>
        <w:shd w:val="clear" w:color="auto" w:fill="FFFFFF"/>
        <w:spacing w:before="0" w:beforeAutospacing="0" w:after="160" w:afterAutospacing="0" w:line="360" w:lineRule="auto"/>
        <w:jc w:val="both"/>
        <w:divId w:val="228734158"/>
        <w:rPr>
          <w:rFonts w:ascii="Bookman Old Style" w:eastAsiaTheme="minorEastAsia" w:hAnsi="Bookman Old Style" w:cs="Segoe UI"/>
          <w:color w:val="333333"/>
        </w:rPr>
      </w:pPr>
      <w:r w:rsidRPr="008F51A0">
        <w:rPr>
          <w:rFonts w:ascii="Bookman Old Style" w:hAnsi="Bookman Old Style" w:cs="Segoe UI"/>
          <w:color w:val="333333"/>
        </w:rPr>
        <w:t>HTML required is a Boolean attribute which specifies that user must fill that filed before submitting the form.</w:t>
      </w:r>
    </w:p>
    <w:p w:rsidR="00ED6BE7" w:rsidRPr="008F51A0" w:rsidRDefault="00ED6BE7" w:rsidP="008F51A0">
      <w:pPr>
        <w:pStyle w:val="Heading3"/>
        <w:shd w:val="clear" w:color="auto" w:fill="FFFFFF"/>
        <w:spacing w:before="0" w:after="160" w:line="360" w:lineRule="auto"/>
        <w:jc w:val="both"/>
        <w:divId w:val="22873415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A1037D" w:rsidRPr="008F51A0" w:rsidRDefault="00A1037D" w:rsidP="006216D3">
      <w:pPr>
        <w:pStyle w:val="alt"/>
        <w:numPr>
          <w:ilvl w:val="0"/>
          <w:numId w:val="166"/>
        </w:numPr>
        <w:spacing w:before="0" w:beforeAutospacing="0" w:after="160" w:afterAutospacing="0" w:line="360" w:lineRule="auto"/>
        <w:jc w:val="both"/>
        <w:divId w:val="47922487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numPr>
          <w:ilvl w:val="0"/>
          <w:numId w:val="166"/>
        </w:numPr>
        <w:spacing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pStyle w:val="alt"/>
        <w:numPr>
          <w:ilvl w:val="0"/>
          <w:numId w:val="166"/>
        </w:numPr>
        <w:spacing w:before="0" w:beforeAutospacing="0" w:after="160" w:afterAutospacing="0"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numPr>
          <w:ilvl w:val="0"/>
          <w:numId w:val="166"/>
        </w:numPr>
        <w:spacing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pStyle w:val="alt"/>
        <w:numPr>
          <w:ilvl w:val="0"/>
          <w:numId w:val="166"/>
        </w:numPr>
        <w:spacing w:before="0" w:beforeAutospacing="0" w:after="160" w:afterAutospacing="0"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numPr>
          <w:ilvl w:val="0"/>
          <w:numId w:val="166"/>
        </w:numPr>
        <w:spacing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037D" w:rsidRPr="008F51A0" w:rsidRDefault="00A1037D" w:rsidP="006216D3">
      <w:pPr>
        <w:pStyle w:val="alt"/>
        <w:numPr>
          <w:ilvl w:val="0"/>
          <w:numId w:val="166"/>
        </w:numPr>
        <w:spacing w:before="0" w:beforeAutospacing="0" w:after="160" w:afterAutospacing="0" w:line="360" w:lineRule="auto"/>
        <w:jc w:val="both"/>
        <w:divId w:val="47922487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52E5C" w:rsidRPr="008F51A0" w:rsidRDefault="00964992"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2816E6" w:rsidRPr="008F51A0" w:rsidRDefault="00D01C34"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inline distT="0" distB="0" distL="0" distR="0" wp14:anchorId="21A5BDE4" wp14:editId="6E729BD5">
            <wp:extent cx="4914900" cy="3143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02">
                      <a:extLst>
                        <a:ext uri="{28A0092B-C50C-407E-A947-70E740481C1C}">
                          <a14:useLocalDpi xmlns:a14="http://schemas.microsoft.com/office/drawing/2010/main" val="0"/>
                        </a:ext>
                      </a:extLst>
                    </a:blip>
                    <a:stretch>
                      <a:fillRect/>
                    </a:stretch>
                  </pic:blipFill>
                  <pic:spPr>
                    <a:xfrm>
                      <a:off x="0" y="0"/>
                      <a:ext cx="4914900" cy="3143250"/>
                    </a:xfrm>
                    <a:prstGeom prst="rect">
                      <a:avLst/>
                    </a:prstGeom>
                  </pic:spPr>
                </pic:pic>
              </a:graphicData>
            </a:graphic>
          </wp:inline>
        </w:drawing>
      </w:r>
    </w:p>
    <w:p w:rsidR="00966C75" w:rsidRPr="008F51A0" w:rsidRDefault="00966C75" w:rsidP="008F51A0">
      <w:pPr>
        <w:pStyle w:val="Heading2"/>
        <w:shd w:val="clear" w:color="auto" w:fill="FFFFFF"/>
        <w:spacing w:before="0" w:after="160" w:line="360" w:lineRule="auto"/>
        <w:jc w:val="both"/>
        <w:divId w:val="113914966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autofocus attribute HTML5</w:t>
      </w:r>
    </w:p>
    <w:p w:rsidR="00966C75" w:rsidRPr="008F51A0" w:rsidRDefault="00966C75" w:rsidP="008F51A0">
      <w:pPr>
        <w:pStyle w:val="NormalWeb"/>
        <w:shd w:val="clear" w:color="auto" w:fill="FFFFFF"/>
        <w:spacing w:before="0" w:beforeAutospacing="0" w:after="160" w:afterAutospacing="0" w:line="360" w:lineRule="auto"/>
        <w:jc w:val="both"/>
        <w:divId w:val="1139149668"/>
        <w:rPr>
          <w:rFonts w:ascii="Bookman Old Style" w:eastAsiaTheme="minorEastAsia" w:hAnsi="Bookman Old Style" w:cs="Segoe UI"/>
          <w:color w:val="333333"/>
        </w:rPr>
      </w:pPr>
      <w:r w:rsidRPr="008F51A0">
        <w:rPr>
          <w:rFonts w:ascii="Bookman Old Style" w:hAnsi="Bookman Old Style" w:cs="Segoe UI"/>
          <w:color w:val="333333"/>
        </w:rPr>
        <w:t>The autofocus is a Boolean attribute which enables a field automatically focused when a webpage loads.</w:t>
      </w:r>
    </w:p>
    <w:p w:rsidR="00966C75" w:rsidRPr="008F51A0" w:rsidRDefault="00966C75" w:rsidP="008F51A0">
      <w:pPr>
        <w:pStyle w:val="Heading3"/>
        <w:shd w:val="clear" w:color="auto" w:fill="FFFFFF"/>
        <w:spacing w:before="0" w:after="160" w:line="360" w:lineRule="auto"/>
        <w:jc w:val="both"/>
        <w:divId w:val="113914966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027834" w:rsidRPr="008F51A0" w:rsidRDefault="00027834" w:rsidP="006216D3">
      <w:pPr>
        <w:pStyle w:val="alt"/>
        <w:numPr>
          <w:ilvl w:val="0"/>
          <w:numId w:val="167"/>
        </w:numPr>
        <w:spacing w:before="0" w:beforeAutospacing="0" w:after="160" w:afterAutospacing="0" w:line="360" w:lineRule="auto"/>
        <w:jc w:val="both"/>
        <w:divId w:val="1244954337"/>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numPr>
          <w:ilvl w:val="0"/>
          <w:numId w:val="167"/>
        </w:numPr>
        <w:spacing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pStyle w:val="alt"/>
        <w:numPr>
          <w:ilvl w:val="0"/>
          <w:numId w:val="167"/>
        </w:numPr>
        <w:spacing w:before="0" w:beforeAutospacing="0" w:after="160" w:afterAutospacing="0"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autofocus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numPr>
          <w:ilvl w:val="0"/>
          <w:numId w:val="167"/>
        </w:numPr>
        <w:spacing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pStyle w:val="alt"/>
        <w:numPr>
          <w:ilvl w:val="0"/>
          <w:numId w:val="167"/>
        </w:numPr>
        <w:spacing w:before="0" w:beforeAutospacing="0" w:after="160" w:afterAutospacing="0"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numPr>
          <w:ilvl w:val="0"/>
          <w:numId w:val="167"/>
        </w:numPr>
        <w:spacing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27834" w:rsidRPr="008F51A0" w:rsidRDefault="00027834" w:rsidP="006216D3">
      <w:pPr>
        <w:pStyle w:val="alt"/>
        <w:numPr>
          <w:ilvl w:val="0"/>
          <w:numId w:val="167"/>
        </w:numPr>
        <w:spacing w:before="0" w:beforeAutospacing="0" w:after="160" w:afterAutospacing="0" w:line="360" w:lineRule="auto"/>
        <w:jc w:val="both"/>
        <w:divId w:val="124495433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B596D" w:rsidRPr="008F51A0" w:rsidRDefault="00DB596D" w:rsidP="008F51A0">
      <w:pPr>
        <w:pStyle w:val="Heading2"/>
        <w:shd w:val="clear" w:color="auto" w:fill="FFFFFF"/>
        <w:spacing w:before="0" w:after="160" w:line="360" w:lineRule="auto"/>
        <w:jc w:val="both"/>
        <w:divId w:val="30724407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placeholder attribute HTML5</w:t>
      </w:r>
    </w:p>
    <w:p w:rsidR="00DB596D" w:rsidRPr="008F51A0" w:rsidRDefault="00DB596D" w:rsidP="008F51A0">
      <w:pPr>
        <w:pStyle w:val="NormalWeb"/>
        <w:shd w:val="clear" w:color="auto" w:fill="FFFFFF"/>
        <w:spacing w:before="0" w:beforeAutospacing="0" w:after="160" w:afterAutospacing="0" w:line="360" w:lineRule="auto"/>
        <w:jc w:val="both"/>
        <w:divId w:val="307244072"/>
        <w:rPr>
          <w:rFonts w:ascii="Bookman Old Style" w:eastAsiaTheme="minorEastAsia" w:hAnsi="Bookman Old Style" w:cs="Segoe UI"/>
          <w:color w:val="333333"/>
        </w:rPr>
      </w:pPr>
      <w:r w:rsidRPr="008F51A0">
        <w:rPr>
          <w:rFonts w:ascii="Bookman Old Style" w:hAnsi="Bookman Old Style" w:cs="Segoe UI"/>
          <w:color w:val="333333"/>
        </w:rPr>
        <w:t>The placeholder attribute specifies a text within an input field which informs the user about the expected input of that filed.</w:t>
      </w:r>
    </w:p>
    <w:p w:rsidR="00DB596D" w:rsidRPr="008F51A0" w:rsidRDefault="00DB596D" w:rsidP="008F51A0">
      <w:pPr>
        <w:pStyle w:val="NormalWeb"/>
        <w:shd w:val="clear" w:color="auto" w:fill="FFFFFF"/>
        <w:spacing w:before="0" w:beforeAutospacing="0" w:after="160" w:afterAutospacing="0" w:line="360" w:lineRule="auto"/>
        <w:jc w:val="both"/>
        <w:divId w:val="307244072"/>
        <w:rPr>
          <w:rFonts w:ascii="Bookman Old Style" w:hAnsi="Bookman Old Style" w:cs="Segoe UI"/>
          <w:color w:val="333333"/>
        </w:rPr>
      </w:pPr>
      <w:r w:rsidRPr="008F51A0">
        <w:rPr>
          <w:rFonts w:ascii="Bookman Old Style" w:hAnsi="Bookman Old Style" w:cs="Segoe UI"/>
          <w:color w:val="333333"/>
        </w:rPr>
        <w:t>The placeholder attribute can be used with text, password, email, and URL values.</w:t>
      </w:r>
    </w:p>
    <w:p w:rsidR="00DB596D" w:rsidRPr="008F51A0" w:rsidRDefault="00DB596D" w:rsidP="008F51A0">
      <w:pPr>
        <w:pStyle w:val="NormalWeb"/>
        <w:shd w:val="clear" w:color="auto" w:fill="FFFFFF"/>
        <w:spacing w:before="0" w:beforeAutospacing="0" w:after="160" w:afterAutospacing="0" w:line="360" w:lineRule="auto"/>
        <w:jc w:val="both"/>
        <w:divId w:val="307244072"/>
        <w:rPr>
          <w:rFonts w:ascii="Bookman Old Style" w:hAnsi="Bookman Old Style" w:cs="Segoe UI"/>
          <w:color w:val="333333"/>
        </w:rPr>
      </w:pPr>
      <w:r w:rsidRPr="008F51A0">
        <w:rPr>
          <w:rFonts w:ascii="Bookman Old Style" w:hAnsi="Bookman Old Style" w:cs="Segoe UI"/>
          <w:color w:val="333333"/>
        </w:rPr>
        <w:t>When the user enters the value, the placeholder will be automatically removed.</w:t>
      </w:r>
    </w:p>
    <w:p w:rsidR="00DB596D" w:rsidRPr="008F51A0" w:rsidRDefault="00DB596D" w:rsidP="008F51A0">
      <w:pPr>
        <w:pStyle w:val="Heading3"/>
        <w:shd w:val="clear" w:color="auto" w:fill="FFFFFF"/>
        <w:spacing w:before="0" w:after="160" w:line="360" w:lineRule="auto"/>
        <w:jc w:val="both"/>
        <w:divId w:val="30724407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87951" w:rsidRPr="008F51A0" w:rsidRDefault="00787951" w:rsidP="006216D3">
      <w:pPr>
        <w:pStyle w:val="alt"/>
        <w:numPr>
          <w:ilvl w:val="0"/>
          <w:numId w:val="168"/>
        </w:numPr>
        <w:spacing w:before="0" w:beforeAutospacing="0" w:after="160" w:afterAutospacing="0" w:line="360" w:lineRule="auto"/>
        <w:jc w:val="both"/>
        <w:divId w:val="150832349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numPr>
          <w:ilvl w:val="0"/>
          <w:numId w:val="168"/>
        </w:numPr>
        <w:spacing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pStyle w:val="alt"/>
        <w:numPr>
          <w:ilvl w:val="0"/>
          <w:numId w:val="168"/>
        </w:numPr>
        <w:spacing w:before="0" w:beforeAutospacing="0" w:after="160" w:afterAutospacing="0"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placeholder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"Your name"</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numPr>
          <w:ilvl w:val="0"/>
          <w:numId w:val="168"/>
        </w:numPr>
        <w:spacing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Email address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pStyle w:val="alt"/>
        <w:numPr>
          <w:ilvl w:val="0"/>
          <w:numId w:val="168"/>
        </w:numPr>
        <w:spacing w:before="0" w:beforeAutospacing="0" w:after="160" w:afterAutospacing="0"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placeholder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"example@gmail.com"</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numPr>
          <w:ilvl w:val="0"/>
          <w:numId w:val="168"/>
        </w:numPr>
        <w:spacing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Enter your password</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pStyle w:val="alt"/>
        <w:numPr>
          <w:ilvl w:val="0"/>
          <w:numId w:val="168"/>
        </w:numPr>
        <w:spacing w:before="0" w:beforeAutospacing="0" w:after="160" w:afterAutospacing="0"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"password"</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"pass"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placeholder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"your password"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numPr>
          <w:ilvl w:val="0"/>
          <w:numId w:val="168"/>
        </w:numPr>
        <w:spacing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value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"login"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87951" w:rsidRPr="008F51A0" w:rsidRDefault="00787951" w:rsidP="006216D3">
      <w:pPr>
        <w:pStyle w:val="alt"/>
        <w:numPr>
          <w:ilvl w:val="0"/>
          <w:numId w:val="168"/>
        </w:numPr>
        <w:spacing w:before="0" w:beforeAutospacing="0" w:after="160" w:afterAutospacing="0" w:line="360" w:lineRule="auto"/>
        <w:jc w:val="both"/>
        <w:divId w:val="15083234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form</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01C34" w:rsidRPr="008F51A0" w:rsidRDefault="0078586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lastRenderedPageBreak/>
        <w:t>Output:</w:t>
      </w:r>
    </w:p>
    <w:p w:rsidR="00785865" w:rsidRPr="008F51A0" w:rsidRDefault="008E3AF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6912" behindDoc="0" locked="0" layoutInCell="1" allowOverlap="1">
            <wp:simplePos x="0" y="0"/>
            <wp:positionH relativeFrom="column">
              <wp:posOffset>0</wp:posOffset>
            </wp:positionH>
            <wp:positionV relativeFrom="paragraph">
              <wp:posOffset>119380</wp:posOffset>
            </wp:positionV>
            <wp:extent cx="3076575" cy="2771775"/>
            <wp:effectExtent l="0" t="0" r="9525" b="952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03">
                      <a:extLst>
                        <a:ext uri="{28A0092B-C50C-407E-A947-70E740481C1C}">
                          <a14:useLocalDpi xmlns:a14="http://schemas.microsoft.com/office/drawing/2010/main" val="0"/>
                        </a:ext>
                      </a:extLst>
                    </a:blip>
                    <a:stretch>
                      <a:fillRect/>
                    </a:stretch>
                  </pic:blipFill>
                  <pic:spPr>
                    <a:xfrm>
                      <a:off x="0" y="0"/>
                      <a:ext cx="3076575" cy="2771775"/>
                    </a:xfrm>
                    <a:prstGeom prst="rect">
                      <a:avLst/>
                    </a:prstGeom>
                  </pic:spPr>
                </pic:pic>
              </a:graphicData>
            </a:graphic>
          </wp:anchor>
        </w:drawing>
      </w:r>
    </w:p>
    <w:p w:rsidR="00C87A15" w:rsidRPr="008F51A0" w:rsidRDefault="00C87A15" w:rsidP="008F51A0">
      <w:pPr>
        <w:pStyle w:val="Heading2"/>
        <w:shd w:val="clear" w:color="auto" w:fill="FFFFFF"/>
        <w:spacing w:before="0" w:after="160" w:line="360" w:lineRule="auto"/>
        <w:jc w:val="both"/>
        <w:divId w:val="10095497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disabled attribute</w:t>
      </w:r>
    </w:p>
    <w:p w:rsidR="00C87A15" w:rsidRPr="008F51A0" w:rsidRDefault="00C87A15" w:rsidP="008F51A0">
      <w:pPr>
        <w:pStyle w:val="NormalWeb"/>
        <w:shd w:val="clear" w:color="auto" w:fill="FFFFFF"/>
        <w:spacing w:before="0" w:beforeAutospacing="0" w:after="160" w:afterAutospacing="0" w:line="360" w:lineRule="auto"/>
        <w:jc w:val="both"/>
        <w:divId w:val="100954973"/>
        <w:rPr>
          <w:rFonts w:ascii="Bookman Old Style" w:eastAsiaTheme="minorEastAsia" w:hAnsi="Bookman Old Style" w:cs="Segoe UI"/>
          <w:color w:val="333333"/>
        </w:rPr>
      </w:pPr>
      <w:r w:rsidRPr="008F51A0">
        <w:rPr>
          <w:rFonts w:ascii="Bookman Old Style" w:hAnsi="Bookman Old Style" w:cs="Segoe UI"/>
          <w:color w:val="333333"/>
        </w:rPr>
        <w:t>The HTML disabled attribute when applied then it disable that input field. The disabled field does not allow the user to interact with that field.</w:t>
      </w:r>
    </w:p>
    <w:p w:rsidR="00C87A15" w:rsidRPr="008F51A0" w:rsidRDefault="00C87A15" w:rsidP="008F51A0">
      <w:pPr>
        <w:pStyle w:val="NormalWeb"/>
        <w:shd w:val="clear" w:color="auto" w:fill="FFFFFF"/>
        <w:spacing w:before="0" w:beforeAutospacing="0" w:after="160" w:afterAutospacing="0" w:line="360" w:lineRule="auto"/>
        <w:jc w:val="both"/>
        <w:divId w:val="100954973"/>
        <w:rPr>
          <w:rFonts w:ascii="Bookman Old Style" w:hAnsi="Bookman Old Style" w:cs="Segoe UI"/>
          <w:color w:val="333333"/>
        </w:rPr>
      </w:pPr>
      <w:r w:rsidRPr="008F51A0">
        <w:rPr>
          <w:rFonts w:ascii="Bookman Old Style" w:hAnsi="Bookman Old Style" w:cs="Segoe UI"/>
          <w:color w:val="333333"/>
        </w:rPr>
        <w:t>The disabled input filed does not receive click events, and these input value will not be sent to the server when submitting the form.</w:t>
      </w:r>
    </w:p>
    <w:p w:rsidR="00C87A15" w:rsidRPr="008F51A0" w:rsidRDefault="00C87A15" w:rsidP="008F51A0">
      <w:pPr>
        <w:pStyle w:val="Heading3"/>
        <w:shd w:val="clear" w:color="auto" w:fill="FFFFFF"/>
        <w:spacing w:before="0" w:after="160" w:line="360" w:lineRule="auto"/>
        <w:jc w:val="both"/>
        <w:divId w:val="10095497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45002" w:rsidRPr="008F51A0" w:rsidRDefault="00745002" w:rsidP="006216D3">
      <w:pPr>
        <w:pStyle w:val="alt"/>
        <w:numPr>
          <w:ilvl w:val="0"/>
          <w:numId w:val="169"/>
        </w:numPr>
        <w:spacing w:before="0" w:beforeAutospacing="0" w:after="160" w:afterAutospacing="0" w:line="360" w:lineRule="auto"/>
        <w:jc w:val="both"/>
        <w:divId w:val="112553694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disabled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E3AF7" w:rsidRPr="008F51A0" w:rsidRDefault="005A5B0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A5B06" w:rsidRPr="008F51A0" w:rsidRDefault="00656A1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2676525" cy="1114425"/>
            <wp:effectExtent l="0" t="0" r="9525" b="9525"/>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04">
                      <a:extLst>
                        <a:ext uri="{28A0092B-C50C-407E-A947-70E740481C1C}">
                          <a14:useLocalDpi xmlns:a14="http://schemas.microsoft.com/office/drawing/2010/main" val="0"/>
                        </a:ext>
                      </a:extLst>
                    </a:blip>
                    <a:stretch>
                      <a:fillRect/>
                    </a:stretch>
                  </pic:blipFill>
                  <pic:spPr>
                    <a:xfrm>
                      <a:off x="0" y="0"/>
                      <a:ext cx="2676525" cy="1114425"/>
                    </a:xfrm>
                    <a:prstGeom prst="rect">
                      <a:avLst/>
                    </a:prstGeom>
                  </pic:spPr>
                </pic:pic>
              </a:graphicData>
            </a:graphic>
          </wp:anchor>
        </w:drawing>
      </w:r>
    </w:p>
    <w:p w:rsidR="0083036B" w:rsidRPr="008F51A0" w:rsidRDefault="0083036B" w:rsidP="008F51A0">
      <w:pPr>
        <w:pStyle w:val="Heading2"/>
        <w:shd w:val="clear" w:color="auto" w:fill="FFFFFF"/>
        <w:spacing w:before="0" w:after="160" w:line="360" w:lineRule="auto"/>
        <w:jc w:val="both"/>
        <w:divId w:val="106483760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size attribute</w:t>
      </w:r>
    </w:p>
    <w:p w:rsidR="0083036B" w:rsidRPr="008F51A0" w:rsidRDefault="0083036B" w:rsidP="008F51A0">
      <w:pPr>
        <w:pStyle w:val="NormalWeb"/>
        <w:shd w:val="clear" w:color="auto" w:fill="FFFFFF"/>
        <w:spacing w:before="0" w:beforeAutospacing="0" w:after="160" w:afterAutospacing="0" w:line="360" w:lineRule="auto"/>
        <w:jc w:val="both"/>
        <w:divId w:val="1064837604"/>
        <w:rPr>
          <w:rFonts w:ascii="Bookman Old Style" w:eastAsiaTheme="minorEastAsia" w:hAnsi="Bookman Old Style" w:cs="Segoe UI"/>
          <w:color w:val="333333"/>
        </w:rPr>
      </w:pPr>
      <w:r w:rsidRPr="008F51A0">
        <w:rPr>
          <w:rFonts w:ascii="Bookman Old Style" w:hAnsi="Bookman Old Style" w:cs="Segoe UI"/>
          <w:color w:val="333333"/>
        </w:rPr>
        <w:t>The size attribute controls the size of the input field in typed characters.</w:t>
      </w:r>
    </w:p>
    <w:p w:rsidR="0083036B" w:rsidRPr="008F51A0" w:rsidRDefault="0083036B" w:rsidP="008F51A0">
      <w:pPr>
        <w:pStyle w:val="Heading3"/>
        <w:shd w:val="clear" w:color="auto" w:fill="FFFFFF"/>
        <w:spacing w:before="0" w:after="160" w:line="360" w:lineRule="auto"/>
        <w:jc w:val="both"/>
        <w:divId w:val="106483760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D81844" w:rsidRPr="008F51A0" w:rsidRDefault="00D81844" w:rsidP="006216D3">
      <w:pPr>
        <w:pStyle w:val="alt"/>
        <w:numPr>
          <w:ilvl w:val="0"/>
          <w:numId w:val="170"/>
        </w:numPr>
        <w:spacing w:before="0" w:beforeAutospacing="0" w:after="160" w:afterAutospacing="0" w:line="360" w:lineRule="auto"/>
        <w:jc w:val="both"/>
        <w:divId w:val="151434224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Account holder name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844" w:rsidRPr="008F51A0" w:rsidRDefault="00D81844" w:rsidP="006216D3">
      <w:pPr>
        <w:numPr>
          <w:ilvl w:val="0"/>
          <w:numId w:val="170"/>
        </w:numPr>
        <w:spacing w:line="360" w:lineRule="auto"/>
        <w:jc w:val="both"/>
        <w:divId w:val="1514342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size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"40"</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844" w:rsidRPr="008F51A0" w:rsidRDefault="00D81844" w:rsidP="006216D3">
      <w:pPr>
        <w:pStyle w:val="alt"/>
        <w:numPr>
          <w:ilvl w:val="0"/>
          <w:numId w:val="170"/>
        </w:numPr>
        <w:spacing w:before="0" w:beforeAutospacing="0" w:after="160" w:afterAutospacing="0" w:line="360" w:lineRule="auto"/>
        <w:jc w:val="both"/>
        <w:divId w:val="1514342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Account number</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844" w:rsidRPr="008F51A0" w:rsidRDefault="00D81844" w:rsidP="006216D3">
      <w:pPr>
        <w:numPr>
          <w:ilvl w:val="0"/>
          <w:numId w:val="170"/>
        </w:numPr>
        <w:spacing w:line="360" w:lineRule="auto"/>
        <w:jc w:val="both"/>
        <w:divId w:val="1514342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"an"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size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"30"</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844" w:rsidRPr="008F51A0" w:rsidRDefault="00D81844" w:rsidP="006216D3">
      <w:pPr>
        <w:pStyle w:val="alt"/>
        <w:numPr>
          <w:ilvl w:val="0"/>
          <w:numId w:val="170"/>
        </w:numPr>
        <w:spacing w:before="0" w:beforeAutospacing="0" w:after="160" w:afterAutospacing="0" w:line="360" w:lineRule="auto"/>
        <w:jc w:val="both"/>
        <w:divId w:val="1514342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CVV</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label</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81844" w:rsidRPr="008F51A0" w:rsidRDefault="00D81844" w:rsidP="006216D3">
      <w:pPr>
        <w:numPr>
          <w:ilvl w:val="0"/>
          <w:numId w:val="170"/>
        </w:numPr>
        <w:spacing w:line="360" w:lineRule="auto"/>
        <w:jc w:val="both"/>
        <w:divId w:val="15143422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"cvv"</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size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"1"</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076E3" w:rsidRPr="008F51A0" w:rsidRDefault="00AB7BC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Fonts w:ascii="Bookman Old Style" w:eastAsiaTheme="minorEastAsia" w:hAnsi="Bookman Old Style" w:cs="Segoe UI"/>
          <w:noProof/>
          <w:color w:val="333333"/>
        </w:rPr>
        <w:drawing>
          <wp:anchor distT="0" distB="0" distL="114300" distR="114300" simplePos="0" relativeHeight="251688960" behindDoc="0" locked="0" layoutInCell="1" allowOverlap="1">
            <wp:simplePos x="0" y="0"/>
            <wp:positionH relativeFrom="column">
              <wp:posOffset>0</wp:posOffset>
            </wp:positionH>
            <wp:positionV relativeFrom="paragraph">
              <wp:posOffset>558165</wp:posOffset>
            </wp:positionV>
            <wp:extent cx="4362450" cy="2724150"/>
            <wp:effectExtent l="0" t="0" r="0" b="0"/>
            <wp:wrapTopAndBottom/>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205">
                      <a:extLst>
                        <a:ext uri="{28A0092B-C50C-407E-A947-70E740481C1C}">
                          <a14:useLocalDpi xmlns:a14="http://schemas.microsoft.com/office/drawing/2010/main" val="0"/>
                        </a:ext>
                      </a:extLst>
                    </a:blip>
                    <a:stretch>
                      <a:fillRect/>
                    </a:stretch>
                  </pic:blipFill>
                  <pic:spPr>
                    <a:xfrm>
                      <a:off x="0" y="0"/>
                      <a:ext cx="4362450" cy="2724150"/>
                    </a:xfrm>
                    <a:prstGeom prst="rect">
                      <a:avLst/>
                    </a:prstGeom>
                  </pic:spPr>
                </pic:pic>
              </a:graphicData>
            </a:graphic>
          </wp:anchor>
        </w:drawing>
      </w:r>
      <w:r w:rsidR="00467879" w:rsidRPr="008F51A0">
        <w:rPr>
          <w:rStyle w:val="Strong"/>
          <w:rFonts w:ascii="Bookman Old Style" w:hAnsi="Bookman Old Style" w:cs="Segoe UI"/>
          <w:color w:val="333333"/>
          <w:shd w:val="clear" w:color="auto" w:fill="FFFFFF"/>
        </w:rPr>
        <w:t>Output:</w:t>
      </w:r>
    </w:p>
    <w:p w:rsidR="00467879" w:rsidRPr="008F51A0" w:rsidRDefault="0046787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A97AF1" w:rsidRPr="008F51A0" w:rsidRDefault="00A97AF1" w:rsidP="008F51A0">
      <w:pPr>
        <w:pStyle w:val="Heading2"/>
        <w:shd w:val="clear" w:color="auto" w:fill="FFFFFF"/>
        <w:spacing w:before="0" w:after="160" w:line="360" w:lineRule="auto"/>
        <w:jc w:val="both"/>
        <w:divId w:val="107998530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form attribute</w:t>
      </w:r>
    </w:p>
    <w:p w:rsidR="00A97AF1" w:rsidRPr="008F51A0" w:rsidRDefault="00A97AF1" w:rsidP="008F51A0">
      <w:pPr>
        <w:pStyle w:val="NormalWeb"/>
        <w:shd w:val="clear" w:color="auto" w:fill="FFFFFF"/>
        <w:spacing w:before="0" w:beforeAutospacing="0" w:after="160" w:afterAutospacing="0" w:line="360" w:lineRule="auto"/>
        <w:jc w:val="both"/>
        <w:divId w:val="1079985304"/>
        <w:rPr>
          <w:rFonts w:ascii="Bookman Old Style" w:eastAsiaTheme="minorEastAsia" w:hAnsi="Bookman Old Style" w:cs="Segoe UI"/>
          <w:color w:val="333333"/>
        </w:rPr>
      </w:pPr>
      <w:r w:rsidRPr="008F51A0">
        <w:rPr>
          <w:rFonts w:ascii="Bookman Old Style" w:hAnsi="Bookman Old Style" w:cs="Segoe UI"/>
          <w:color w:val="333333"/>
        </w:rPr>
        <w:t>HTML form attribute allows a user to specify an input filed outside the form but remains the part of the parent form.</w:t>
      </w:r>
    </w:p>
    <w:p w:rsidR="00A97AF1" w:rsidRPr="008F51A0" w:rsidRDefault="00A97AF1" w:rsidP="008F51A0">
      <w:pPr>
        <w:pStyle w:val="Heading3"/>
        <w:shd w:val="clear" w:color="auto" w:fill="FFFFFF"/>
        <w:spacing w:before="0" w:after="160" w:line="360" w:lineRule="auto"/>
        <w:jc w:val="both"/>
        <w:divId w:val="107998530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874C50" w:rsidRPr="008F51A0" w:rsidRDefault="00874C50" w:rsidP="006216D3">
      <w:pPr>
        <w:pStyle w:val="alt"/>
        <w:numPr>
          <w:ilvl w:val="0"/>
          <w:numId w:val="171"/>
        </w:numPr>
        <w:spacing w:before="0" w:beforeAutospacing="0" w:after="160" w:afterAutospacing="0" w:line="360" w:lineRule="auto"/>
        <w:jc w:val="both"/>
        <w:divId w:val="12960573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User email: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name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form</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"fcontrol"</w:t>
      </w:r>
      <w:r w:rsidRPr="008F51A0">
        <w:rPr>
          <w:rFonts w:ascii="Bookman Old Style" w:eastAsia="Times New Roman" w:hAnsi="Bookman Old Style" w:cs="Segoe UI"/>
          <w:color w:val="000000"/>
          <w:bdr w:val="none" w:sz="0" w:space="0" w:color="auto" w:frame="1"/>
        </w:rPr>
        <w:t>  required</w:t>
      </w:r>
      <w:r w:rsidRPr="008F51A0">
        <w:rPr>
          <w:rStyle w:val="tag"/>
          <w:rFonts w:ascii="Bookman Old Style" w:eastAsia="Times New Roman" w:hAnsi="Bookman Old Style" w:cs="Segoe UI"/>
          <w:b/>
          <w:bCs/>
          <w:color w:val="006699"/>
          <w:bdr w:val="none" w:sz="0" w:space="0" w:color="auto" w:frame="1"/>
        </w:rPr>
        <w:t>&gt;&lt;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74C50" w:rsidRPr="008F51A0" w:rsidRDefault="00874C50" w:rsidP="006216D3">
      <w:pPr>
        <w:numPr>
          <w:ilvl w:val="0"/>
          <w:numId w:val="171"/>
        </w:numPr>
        <w:spacing w:line="360" w:lineRule="auto"/>
        <w:jc w:val="both"/>
        <w:divId w:val="12960573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form</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"fcontrol"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B7BC8" w:rsidRPr="008F51A0" w:rsidRDefault="009F5F3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Fonts w:ascii="Bookman Old Style" w:eastAsiaTheme="minorEastAsia" w:hAnsi="Bookman Old Style" w:cs="Segoe UI"/>
          <w:noProof/>
          <w:color w:val="333333"/>
        </w:rPr>
        <w:lastRenderedPageBreak/>
        <w:drawing>
          <wp:anchor distT="0" distB="0" distL="114300" distR="114300" simplePos="0" relativeHeight="251689984" behindDoc="0" locked="0" layoutInCell="1" allowOverlap="1">
            <wp:simplePos x="0" y="0"/>
            <wp:positionH relativeFrom="column">
              <wp:posOffset>0</wp:posOffset>
            </wp:positionH>
            <wp:positionV relativeFrom="paragraph">
              <wp:posOffset>543560</wp:posOffset>
            </wp:positionV>
            <wp:extent cx="4743450" cy="2771775"/>
            <wp:effectExtent l="0" t="0" r="0" b="9525"/>
            <wp:wrapTopAndBottom/>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206">
                      <a:extLst>
                        <a:ext uri="{28A0092B-C50C-407E-A947-70E740481C1C}">
                          <a14:useLocalDpi xmlns:a14="http://schemas.microsoft.com/office/drawing/2010/main" val="0"/>
                        </a:ext>
                      </a:extLst>
                    </a:blip>
                    <a:stretch>
                      <a:fillRect/>
                    </a:stretch>
                  </pic:blipFill>
                  <pic:spPr>
                    <a:xfrm>
                      <a:off x="0" y="0"/>
                      <a:ext cx="4743450" cy="2771775"/>
                    </a:xfrm>
                    <a:prstGeom prst="rect">
                      <a:avLst/>
                    </a:prstGeom>
                  </pic:spPr>
                </pic:pic>
              </a:graphicData>
            </a:graphic>
          </wp:anchor>
        </w:drawing>
      </w:r>
      <w:r w:rsidR="00EB3978" w:rsidRPr="008F51A0">
        <w:rPr>
          <w:rStyle w:val="Strong"/>
          <w:rFonts w:ascii="Bookman Old Style" w:hAnsi="Bookman Old Style" w:cs="Segoe UI"/>
          <w:color w:val="333333"/>
          <w:shd w:val="clear" w:color="auto" w:fill="FFFFFF"/>
        </w:rPr>
        <w:t>Output:</w:t>
      </w:r>
    </w:p>
    <w:p w:rsidR="00EB3978" w:rsidRPr="008F51A0" w:rsidRDefault="00EB3978"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152D66" w:rsidRPr="008F51A0" w:rsidRDefault="00152D66" w:rsidP="008F51A0">
      <w:pPr>
        <w:pStyle w:val="Heading1"/>
        <w:shd w:val="clear" w:color="auto" w:fill="FFFFFF"/>
        <w:spacing w:before="0" w:beforeAutospacing="0" w:after="160" w:afterAutospacing="0" w:line="360" w:lineRule="auto"/>
        <w:jc w:val="both"/>
        <w:divId w:val="1309745884"/>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style using CSS</w:t>
      </w:r>
    </w:p>
    <w:p w:rsidR="00152D66" w:rsidRPr="008F51A0" w:rsidRDefault="00152D66" w:rsidP="008F51A0">
      <w:pPr>
        <w:pStyle w:val="NormalWeb"/>
        <w:shd w:val="clear" w:color="auto" w:fill="FFFFFF"/>
        <w:spacing w:before="0" w:beforeAutospacing="0" w:after="160" w:afterAutospacing="0" w:line="360" w:lineRule="auto"/>
        <w:jc w:val="both"/>
        <w:divId w:val="1309745884"/>
        <w:rPr>
          <w:rFonts w:ascii="Bookman Old Style" w:eastAsiaTheme="minorEastAsia" w:hAnsi="Bookman Old Style" w:cs="Segoe UI"/>
          <w:color w:val="333333"/>
        </w:rPr>
      </w:pPr>
      <w:r w:rsidRPr="008F51A0">
        <w:rPr>
          <w:rFonts w:ascii="Bookman Old Style" w:hAnsi="Bookman Old Style" w:cs="Segoe UI"/>
          <w:color w:val="333333"/>
        </w:rPr>
        <w:t>Let's suppose we have created our web page using a simple HTML code, and we want something which can present our page in a correct format, and visibly attractive. So to do this, we can style our web page with CSS (Cascading Stylesheet) properties.</w:t>
      </w:r>
    </w:p>
    <w:p w:rsidR="00152D66" w:rsidRPr="008F51A0" w:rsidRDefault="00152D66" w:rsidP="008F51A0">
      <w:pPr>
        <w:pStyle w:val="NormalWeb"/>
        <w:shd w:val="clear" w:color="auto" w:fill="FFFFFF"/>
        <w:spacing w:before="0" w:beforeAutospacing="0" w:after="160" w:afterAutospacing="0" w:line="360" w:lineRule="auto"/>
        <w:jc w:val="both"/>
        <w:divId w:val="1309745884"/>
        <w:rPr>
          <w:rFonts w:ascii="Bookman Old Style" w:hAnsi="Bookman Old Style" w:cs="Segoe UI"/>
          <w:color w:val="333333"/>
        </w:rPr>
      </w:pPr>
      <w:r w:rsidRPr="008F51A0">
        <w:rPr>
          <w:rFonts w:ascii="Bookman Old Style" w:hAnsi="Bookman Old Style" w:cs="Segoe UI"/>
          <w:color w:val="333333"/>
        </w:rPr>
        <w:t>CSS is used to apply the style in the web page which is made up of HTML elements. It describes the look of the webpage.</w:t>
      </w:r>
    </w:p>
    <w:p w:rsidR="00152D66" w:rsidRPr="008F51A0" w:rsidRDefault="00152D66" w:rsidP="008F51A0">
      <w:pPr>
        <w:pStyle w:val="NormalWeb"/>
        <w:shd w:val="clear" w:color="auto" w:fill="FFFFFF"/>
        <w:spacing w:before="0" w:beforeAutospacing="0" w:after="160" w:afterAutospacing="0" w:line="360" w:lineRule="auto"/>
        <w:jc w:val="both"/>
        <w:divId w:val="1309745884"/>
        <w:rPr>
          <w:rFonts w:ascii="Bookman Old Style" w:hAnsi="Bookman Old Style" w:cs="Segoe UI"/>
          <w:color w:val="333333"/>
        </w:rPr>
      </w:pPr>
      <w:r w:rsidRPr="008F51A0">
        <w:rPr>
          <w:rFonts w:ascii="Bookman Old Style" w:hAnsi="Bookman Old Style" w:cs="Segoe UI"/>
          <w:color w:val="333333"/>
        </w:rPr>
        <w:t>CSS provides various style properties such as background color, padding, margin, border-color, and many more, to style a webpage.</w:t>
      </w:r>
    </w:p>
    <w:p w:rsidR="00152D66" w:rsidRPr="008F51A0" w:rsidRDefault="00152D66" w:rsidP="008F51A0">
      <w:pPr>
        <w:pStyle w:val="NormalWeb"/>
        <w:shd w:val="clear" w:color="auto" w:fill="FFFFFF"/>
        <w:spacing w:before="0" w:beforeAutospacing="0" w:after="160" w:afterAutospacing="0" w:line="360" w:lineRule="auto"/>
        <w:jc w:val="both"/>
        <w:divId w:val="1309745884"/>
        <w:rPr>
          <w:rFonts w:ascii="Bookman Old Style" w:hAnsi="Bookman Old Style" w:cs="Segoe UI"/>
          <w:color w:val="333333"/>
        </w:rPr>
      </w:pPr>
      <w:r w:rsidRPr="008F51A0">
        <w:rPr>
          <w:rFonts w:ascii="Bookman Old Style" w:hAnsi="Bookman Old Style" w:cs="Segoe UI"/>
          <w:color w:val="333333"/>
        </w:rPr>
        <w:t>Each property in CSS has a name-value pair, and each property is separated by a semicolon (;).</w:t>
      </w:r>
    </w:p>
    <w:p w:rsidR="00152D66" w:rsidRPr="008F51A0" w:rsidRDefault="00152D66" w:rsidP="008F51A0">
      <w:pPr>
        <w:pStyle w:val="Heading4"/>
        <w:pBdr>
          <w:left w:val="single" w:sz="18" w:space="30" w:color="FFA500"/>
        </w:pBdr>
        <w:shd w:val="clear" w:color="auto" w:fill="FAEBD7"/>
        <w:spacing w:before="0" w:after="160" w:line="360" w:lineRule="auto"/>
        <w:jc w:val="both"/>
        <w:divId w:val="130974588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In this chapter, we have given a small overview of CSS. You will learn everything in depth about CSS in our CSS tutorial.</w:t>
      </w:r>
    </w:p>
    <w:p w:rsidR="00152D66" w:rsidRPr="008F51A0" w:rsidRDefault="00152D66" w:rsidP="008F51A0">
      <w:pPr>
        <w:pStyle w:val="Heading3"/>
        <w:shd w:val="clear" w:color="auto" w:fill="FFFFFF"/>
        <w:spacing w:before="0" w:after="160" w:line="360" w:lineRule="auto"/>
        <w:jc w:val="both"/>
        <w:divId w:val="1309745884"/>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E104C3" w:rsidRPr="008F51A0" w:rsidRDefault="00E104C3" w:rsidP="006216D3">
      <w:pPr>
        <w:pStyle w:val="alt"/>
        <w:numPr>
          <w:ilvl w:val="0"/>
          <w:numId w:val="172"/>
        </w:numPr>
        <w:spacing w:before="0" w:beforeAutospacing="0" w:after="160" w:afterAutospacing="0" w:line="360" w:lineRule="auto"/>
        <w:jc w:val="both"/>
        <w:divId w:val="101923894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"text-align: center;"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104C3" w:rsidRPr="008F51A0" w:rsidRDefault="00E104C3" w:rsidP="006216D3">
      <w:pPr>
        <w:numPr>
          <w:ilvl w:val="0"/>
          <w:numId w:val="172"/>
        </w:numPr>
        <w:spacing w:line="360" w:lineRule="auto"/>
        <w:jc w:val="both"/>
        <w:divId w:val="101923894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 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Welcome to javaTpoint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104C3" w:rsidRPr="008F51A0" w:rsidRDefault="00E104C3" w:rsidP="006216D3">
      <w:pPr>
        <w:pStyle w:val="alt"/>
        <w:numPr>
          <w:ilvl w:val="0"/>
          <w:numId w:val="172"/>
        </w:numPr>
        <w:spacing w:before="0" w:beforeAutospacing="0" w:after="160" w:afterAutospacing="0" w:line="360" w:lineRule="auto"/>
        <w:jc w:val="both"/>
        <w:divId w:val="101923894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"color: blue; font-size: 25px; font-style: italic ;"</w:t>
      </w:r>
      <w:proofErr w:type="gramStart"/>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w:t>
      </w:r>
      <w:proofErr w:type="gramEnd"/>
      <w:r w:rsidRPr="008F51A0">
        <w:rPr>
          <w:rFonts w:ascii="Bookman Old Style" w:eastAsia="Times New Roman" w:hAnsi="Bookman Old Style" w:cs="Segoe UI"/>
          <w:color w:val="000000"/>
          <w:bdr w:val="none" w:sz="0" w:space="0" w:color="auto" w:frame="1"/>
        </w:rPr>
        <w:t> is a great website to learn technologies in very simple way.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E104C3" w:rsidRPr="008F51A0" w:rsidRDefault="00E104C3" w:rsidP="006216D3">
      <w:pPr>
        <w:numPr>
          <w:ilvl w:val="0"/>
          <w:numId w:val="172"/>
        </w:numPr>
        <w:spacing w:line="360" w:lineRule="auto"/>
        <w:jc w:val="both"/>
        <w:divId w:val="101923894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9F5F3B" w:rsidRPr="008F51A0" w:rsidRDefault="009714F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In the above example, we have used a style attribute to provide some styling format to our code.</w:t>
      </w:r>
    </w:p>
    <w:p w:rsidR="009714FF" w:rsidRPr="008F51A0" w:rsidRDefault="0069184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A6D0E" w:rsidRPr="008F51A0" w:rsidRDefault="00DA6D0E" w:rsidP="008F51A0">
      <w:pPr>
        <w:pStyle w:val="Heading2"/>
        <w:spacing w:before="0" w:after="160" w:line="360" w:lineRule="auto"/>
        <w:jc w:val="both"/>
        <w:divId w:val="399717376"/>
        <w:rPr>
          <w:rFonts w:ascii="Bookman Old Style" w:eastAsia="Times New Roman" w:hAnsi="Bookman Old Style" w:cs="Segoe UI"/>
          <w:color w:val="FF0000"/>
          <w:sz w:val="36"/>
          <w:szCs w:val="36"/>
        </w:rPr>
      </w:pPr>
      <w:r w:rsidRPr="008F51A0">
        <w:rPr>
          <w:rFonts w:ascii="Bookman Old Style" w:eastAsia="Times New Roman" w:hAnsi="Bookman Old Style" w:cs="Segoe UI"/>
          <w:color w:val="FF0000"/>
        </w:rPr>
        <w:t>Welcome to javaTpoint</w:t>
      </w:r>
    </w:p>
    <w:p w:rsidR="00DA6D0E" w:rsidRPr="008F51A0" w:rsidRDefault="00DA6D0E" w:rsidP="008F51A0">
      <w:pPr>
        <w:pStyle w:val="NormalWeb"/>
        <w:spacing w:before="0" w:beforeAutospacing="0" w:after="160" w:afterAutospacing="0" w:line="360" w:lineRule="auto"/>
        <w:jc w:val="both"/>
        <w:divId w:val="399717376"/>
        <w:rPr>
          <w:rFonts w:ascii="Bookman Old Style" w:eastAsiaTheme="minorEastAsia" w:hAnsi="Bookman Old Style" w:cs="Segoe UI"/>
          <w:i/>
          <w:iCs/>
          <w:color w:val="0000FF"/>
          <w:sz w:val="38"/>
          <w:szCs w:val="38"/>
        </w:rPr>
      </w:pPr>
      <w:r w:rsidRPr="008F51A0">
        <w:rPr>
          <w:rFonts w:ascii="Bookman Old Style" w:hAnsi="Bookman Old Style" w:cs="Segoe UI"/>
          <w:i/>
          <w:iCs/>
          <w:color w:val="0000FF"/>
          <w:sz w:val="38"/>
          <w:szCs w:val="38"/>
        </w:rPr>
        <w:t>This is a great website to learn technologies in very simple way.</w:t>
      </w:r>
    </w:p>
    <w:p w:rsidR="003015A9" w:rsidRPr="008F51A0" w:rsidRDefault="003015A9" w:rsidP="008F51A0">
      <w:pPr>
        <w:pStyle w:val="Heading2"/>
        <w:shd w:val="clear" w:color="auto" w:fill="FFFFFF"/>
        <w:spacing w:before="0" w:after="160" w:line="360" w:lineRule="auto"/>
        <w:jc w:val="both"/>
        <w:divId w:val="201556592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Three ways to apply CSS</w:t>
      </w:r>
    </w:p>
    <w:p w:rsidR="003015A9" w:rsidRPr="008F51A0" w:rsidRDefault="003015A9" w:rsidP="008F51A0">
      <w:pPr>
        <w:pStyle w:val="NormalWeb"/>
        <w:shd w:val="clear" w:color="auto" w:fill="FFFFFF"/>
        <w:spacing w:before="0" w:beforeAutospacing="0" w:after="160" w:afterAutospacing="0" w:line="360" w:lineRule="auto"/>
        <w:jc w:val="both"/>
        <w:divId w:val="2015565927"/>
        <w:rPr>
          <w:rFonts w:ascii="Bookman Old Style" w:eastAsiaTheme="minorEastAsia" w:hAnsi="Bookman Old Style" w:cs="Segoe UI"/>
          <w:color w:val="333333"/>
        </w:rPr>
      </w:pPr>
      <w:r w:rsidRPr="008F51A0">
        <w:rPr>
          <w:rFonts w:ascii="Bookman Old Style" w:hAnsi="Bookman Old Style" w:cs="Segoe UI"/>
          <w:color w:val="333333"/>
        </w:rPr>
        <w:t>To use CSS with HTML document, there are three ways:</w:t>
      </w:r>
    </w:p>
    <w:p w:rsidR="003015A9" w:rsidRPr="008F51A0" w:rsidRDefault="003015A9" w:rsidP="006216D3">
      <w:pPr>
        <w:numPr>
          <w:ilvl w:val="0"/>
          <w:numId w:val="173"/>
        </w:numPr>
        <w:shd w:val="clear" w:color="auto" w:fill="FFFFFF"/>
        <w:spacing w:line="360" w:lineRule="auto"/>
        <w:jc w:val="both"/>
        <w:divId w:val="2015565927"/>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Inline CSS:</w:t>
      </w:r>
      <w:r w:rsidRPr="008F51A0">
        <w:rPr>
          <w:rFonts w:ascii="Bookman Old Style" w:eastAsia="Times New Roman" w:hAnsi="Bookman Old Style" w:cs="Segoe UI"/>
          <w:color w:val="000000"/>
        </w:rPr>
        <w:t> Define CSS properties using style attribute in the HTML elements.</w:t>
      </w:r>
    </w:p>
    <w:p w:rsidR="003015A9" w:rsidRPr="008F51A0" w:rsidRDefault="003015A9" w:rsidP="006216D3">
      <w:pPr>
        <w:numPr>
          <w:ilvl w:val="0"/>
          <w:numId w:val="173"/>
        </w:numPr>
        <w:shd w:val="clear" w:color="auto" w:fill="FFFFFF"/>
        <w:spacing w:line="360" w:lineRule="auto"/>
        <w:jc w:val="both"/>
        <w:divId w:val="2015565927"/>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Internal or Embedded CSS:</w:t>
      </w:r>
      <w:r w:rsidRPr="008F51A0">
        <w:rPr>
          <w:rFonts w:ascii="Bookman Old Style" w:eastAsia="Times New Roman" w:hAnsi="Bookman Old Style" w:cs="Segoe UI"/>
          <w:color w:val="000000"/>
        </w:rPr>
        <w:t> Define CSS using &lt;style&gt; tag in &lt;head&gt; section.</w:t>
      </w:r>
    </w:p>
    <w:p w:rsidR="003015A9" w:rsidRPr="008F51A0" w:rsidRDefault="003015A9" w:rsidP="006216D3">
      <w:pPr>
        <w:numPr>
          <w:ilvl w:val="0"/>
          <w:numId w:val="173"/>
        </w:numPr>
        <w:shd w:val="clear" w:color="auto" w:fill="FFFFFF"/>
        <w:spacing w:line="360" w:lineRule="auto"/>
        <w:jc w:val="both"/>
        <w:divId w:val="2015565927"/>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External CSS:</w:t>
      </w:r>
      <w:r w:rsidRPr="008F51A0">
        <w:rPr>
          <w:rFonts w:ascii="Bookman Old Style" w:eastAsia="Times New Roman" w:hAnsi="Bookman Old Style" w:cs="Segoe UI"/>
          <w:color w:val="000000"/>
        </w:rPr>
        <w:t> Define all CSS property in a separate .css file, and then include the file with HTML file using tag in section.</w:t>
      </w:r>
    </w:p>
    <w:p w:rsidR="005E7ED9" w:rsidRPr="008F51A0" w:rsidRDefault="005E7ED9" w:rsidP="008F51A0">
      <w:pPr>
        <w:pStyle w:val="Heading2"/>
        <w:shd w:val="clear" w:color="auto" w:fill="FFFFFF"/>
        <w:spacing w:before="0" w:after="160" w:line="360" w:lineRule="auto"/>
        <w:jc w:val="both"/>
        <w:divId w:val="88102231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Inline CSS:</w:t>
      </w:r>
    </w:p>
    <w:p w:rsidR="005E7ED9" w:rsidRPr="008F51A0" w:rsidRDefault="005E7ED9" w:rsidP="008F51A0">
      <w:pPr>
        <w:pStyle w:val="NormalWeb"/>
        <w:shd w:val="clear" w:color="auto" w:fill="FFFFFF"/>
        <w:spacing w:before="0" w:beforeAutospacing="0" w:after="160" w:afterAutospacing="0" w:line="360" w:lineRule="auto"/>
        <w:jc w:val="both"/>
        <w:divId w:val="881022319"/>
        <w:rPr>
          <w:rFonts w:ascii="Bookman Old Style" w:eastAsiaTheme="minorEastAsia" w:hAnsi="Bookman Old Style" w:cs="Segoe UI"/>
          <w:color w:val="333333"/>
        </w:rPr>
      </w:pPr>
      <w:r w:rsidRPr="008F51A0">
        <w:rPr>
          <w:rFonts w:ascii="Bookman Old Style" w:hAnsi="Bookman Old Style" w:cs="Segoe UI"/>
          <w:color w:val="333333"/>
        </w:rPr>
        <w:t>Inline CSS is used to apply CSS in a single element. It can apply style uniquely in each element.</w:t>
      </w:r>
    </w:p>
    <w:p w:rsidR="005E7ED9" w:rsidRPr="008F51A0" w:rsidRDefault="005E7ED9" w:rsidP="008F51A0">
      <w:pPr>
        <w:pStyle w:val="NormalWeb"/>
        <w:shd w:val="clear" w:color="auto" w:fill="FFFFFF"/>
        <w:spacing w:before="0" w:beforeAutospacing="0" w:after="160" w:afterAutospacing="0" w:line="360" w:lineRule="auto"/>
        <w:jc w:val="both"/>
        <w:divId w:val="881022319"/>
        <w:rPr>
          <w:rFonts w:ascii="Bookman Old Style" w:hAnsi="Bookman Old Style" w:cs="Segoe UI"/>
          <w:color w:val="333333"/>
        </w:rPr>
      </w:pPr>
      <w:r w:rsidRPr="008F51A0">
        <w:rPr>
          <w:rFonts w:ascii="Bookman Old Style" w:hAnsi="Bookman Old Style" w:cs="Segoe UI"/>
          <w:color w:val="333333"/>
        </w:rPr>
        <w:t>To apply inline CSS, you need to use style attribute within HTML element. We can use as many properties as we want, but each property should be separated by a semicolon (;).</w:t>
      </w:r>
    </w:p>
    <w:p w:rsidR="005E7ED9" w:rsidRPr="008F51A0" w:rsidRDefault="005E7ED9" w:rsidP="008F51A0">
      <w:pPr>
        <w:pStyle w:val="Heading3"/>
        <w:shd w:val="clear" w:color="auto" w:fill="FFFFFF"/>
        <w:spacing w:before="0" w:after="160" w:line="360" w:lineRule="auto"/>
        <w:jc w:val="both"/>
        <w:divId w:val="88102231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0446F4" w:rsidRPr="008F51A0" w:rsidRDefault="000446F4" w:rsidP="006216D3">
      <w:pPr>
        <w:pStyle w:val="alt"/>
        <w:numPr>
          <w:ilvl w:val="0"/>
          <w:numId w:val="174"/>
        </w:numPr>
        <w:spacing w:before="0" w:beforeAutospacing="0" w:after="160" w:afterAutospacing="0" w:line="360" w:lineRule="auto"/>
        <w:jc w:val="both"/>
        <w:divId w:val="6665995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style</w:t>
      </w:r>
      <w:r w:rsidRPr="008F51A0">
        <w:rPr>
          <w:rFonts w:ascii="Bookman Old Style" w:eastAsia="Times New Roman" w:hAnsi="Bookman Old Style" w:cs="Segoe UI"/>
          <w:color w:val="000000"/>
          <w:bdr w:val="none" w:sz="0" w:space="0" w:color="auto" w:frame="1"/>
        </w:rPr>
        <w:t>="color: red;  </w:t>
      </w:r>
    </w:p>
    <w:p w:rsidR="000446F4" w:rsidRPr="008F51A0" w:rsidRDefault="000446F4" w:rsidP="006216D3">
      <w:pPr>
        <w:numPr>
          <w:ilvl w:val="0"/>
          <w:numId w:val="174"/>
        </w:numPr>
        <w:spacing w:line="360" w:lineRule="auto"/>
        <w:jc w:val="both"/>
        <w:divId w:val="666599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font-style: italic;  </w:t>
      </w:r>
    </w:p>
    <w:p w:rsidR="000446F4" w:rsidRPr="008F51A0" w:rsidRDefault="000446F4" w:rsidP="006216D3">
      <w:pPr>
        <w:pStyle w:val="alt"/>
        <w:numPr>
          <w:ilvl w:val="0"/>
          <w:numId w:val="174"/>
        </w:numPr>
        <w:spacing w:before="0" w:beforeAutospacing="0" w:after="160" w:afterAutospacing="0" w:line="360" w:lineRule="auto"/>
        <w:jc w:val="both"/>
        <w:divId w:val="666599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0446F4" w:rsidRPr="008F51A0" w:rsidRDefault="000446F4" w:rsidP="006216D3">
      <w:pPr>
        <w:numPr>
          <w:ilvl w:val="0"/>
          <w:numId w:val="174"/>
        </w:numPr>
        <w:spacing w:line="360" w:lineRule="auto"/>
        <w:jc w:val="both"/>
        <w:divId w:val="666599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font-size: 50px;  </w:t>
      </w:r>
    </w:p>
    <w:p w:rsidR="000446F4" w:rsidRPr="008F51A0" w:rsidRDefault="000446F4" w:rsidP="006216D3">
      <w:pPr>
        <w:pStyle w:val="alt"/>
        <w:numPr>
          <w:ilvl w:val="0"/>
          <w:numId w:val="174"/>
        </w:numPr>
        <w:spacing w:before="0" w:beforeAutospacing="0" w:after="160" w:afterAutospacing="0" w:line="360" w:lineRule="auto"/>
        <w:jc w:val="both"/>
        <w:divId w:val="666599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padding-top: 25px;"</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Learning HTML using Inline CSS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p>
    <w:p w:rsidR="00691843" w:rsidRPr="008F51A0" w:rsidRDefault="007C05B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719B2" w:rsidRPr="008F51A0" w:rsidRDefault="007719B2" w:rsidP="008F51A0">
      <w:pPr>
        <w:pStyle w:val="Heading3"/>
        <w:spacing w:before="0" w:after="160" w:line="360" w:lineRule="auto"/>
        <w:jc w:val="center"/>
        <w:divId w:val="1290355509"/>
        <w:rPr>
          <w:rFonts w:ascii="Bookman Old Style" w:eastAsia="Times New Roman" w:hAnsi="Bookman Old Style" w:cs="Segoe UI"/>
          <w:i/>
          <w:iCs/>
          <w:color w:val="FF0000"/>
          <w:sz w:val="75"/>
          <w:szCs w:val="75"/>
        </w:rPr>
      </w:pPr>
      <w:r w:rsidRPr="008F51A0">
        <w:rPr>
          <w:rFonts w:ascii="Bookman Old Style" w:eastAsia="Times New Roman" w:hAnsi="Bookman Old Style" w:cs="Segoe UI"/>
          <w:i/>
          <w:iCs/>
          <w:color w:val="FF0000"/>
          <w:sz w:val="75"/>
          <w:szCs w:val="75"/>
        </w:rPr>
        <w:t>Learning HTML using Inline CSS</w:t>
      </w:r>
    </w:p>
    <w:p w:rsidR="009708A6" w:rsidRPr="008F51A0" w:rsidRDefault="009708A6" w:rsidP="008F51A0">
      <w:pPr>
        <w:pStyle w:val="Heading2"/>
        <w:shd w:val="clear" w:color="auto" w:fill="FFFFFF"/>
        <w:spacing w:before="0" w:after="160" w:line="360" w:lineRule="auto"/>
        <w:jc w:val="both"/>
        <w:divId w:val="31984821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Internal CSS:</w:t>
      </w:r>
    </w:p>
    <w:p w:rsidR="009708A6" w:rsidRPr="008F51A0" w:rsidRDefault="009708A6" w:rsidP="008F51A0">
      <w:pPr>
        <w:pStyle w:val="NormalWeb"/>
        <w:shd w:val="clear" w:color="auto" w:fill="FFFFFF"/>
        <w:spacing w:before="0" w:beforeAutospacing="0" w:after="160" w:afterAutospacing="0" w:line="360" w:lineRule="auto"/>
        <w:jc w:val="both"/>
        <w:divId w:val="319848219"/>
        <w:rPr>
          <w:rFonts w:ascii="Bookman Old Style" w:eastAsiaTheme="minorEastAsia" w:hAnsi="Bookman Old Style" w:cs="Segoe UI"/>
          <w:color w:val="333333"/>
        </w:rPr>
      </w:pPr>
      <w:r w:rsidRPr="008F51A0">
        <w:rPr>
          <w:rFonts w:ascii="Bookman Old Style" w:hAnsi="Bookman Old Style" w:cs="Segoe UI"/>
          <w:color w:val="333333"/>
        </w:rPr>
        <w:t>An Internal stylesheets contains the CSS properties for a webpage in &lt;head&gt; section of HTML document. To use Internal CSS, we can use class and id attributes.</w:t>
      </w:r>
    </w:p>
    <w:p w:rsidR="009708A6" w:rsidRPr="008F51A0" w:rsidRDefault="009708A6" w:rsidP="008F51A0">
      <w:pPr>
        <w:pStyle w:val="NormalWeb"/>
        <w:shd w:val="clear" w:color="auto" w:fill="FFFFFF"/>
        <w:spacing w:before="0" w:beforeAutospacing="0" w:after="160" w:afterAutospacing="0" w:line="360" w:lineRule="auto"/>
        <w:jc w:val="both"/>
        <w:divId w:val="319848219"/>
        <w:rPr>
          <w:rFonts w:ascii="Bookman Old Style" w:hAnsi="Bookman Old Style" w:cs="Segoe UI"/>
          <w:color w:val="333333"/>
        </w:rPr>
      </w:pPr>
      <w:r w:rsidRPr="008F51A0">
        <w:rPr>
          <w:rFonts w:ascii="Bookman Old Style" w:hAnsi="Bookman Old Style" w:cs="Segoe UI"/>
          <w:color w:val="333333"/>
        </w:rPr>
        <w:t>We can use internal CSS to apply a style for a single HTML page.</w:t>
      </w:r>
    </w:p>
    <w:p w:rsidR="009708A6" w:rsidRPr="008F51A0" w:rsidRDefault="009708A6" w:rsidP="008F51A0">
      <w:pPr>
        <w:pStyle w:val="Heading3"/>
        <w:shd w:val="clear" w:color="auto" w:fill="FFFFFF"/>
        <w:spacing w:before="0" w:after="160" w:line="360" w:lineRule="auto"/>
        <w:jc w:val="both"/>
        <w:divId w:val="31984821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/*Internal CSS using element name*/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body{background-color:lavender;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h2{font-style: italic;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font-size: 30px;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#f08080;}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p{font-size: 20px;}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/*Internal CSS using class name*/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.blue{color: blue;}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.red{color: red;}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.green{color: green;}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Learning HTML with internal CSS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blue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red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"green"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green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pStyle w:val="alt"/>
        <w:numPr>
          <w:ilvl w:val="0"/>
          <w:numId w:val="175"/>
        </w:numPr>
        <w:spacing w:before="0" w:beforeAutospacing="0" w:after="160" w:afterAutospacing="0" w:line="360" w:lineRule="auto"/>
        <w:jc w:val="both"/>
        <w:divId w:val="129945450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BC2226" w:rsidRPr="008F51A0" w:rsidRDefault="00BC2226" w:rsidP="006216D3">
      <w:pPr>
        <w:numPr>
          <w:ilvl w:val="0"/>
          <w:numId w:val="175"/>
        </w:numPr>
        <w:spacing w:line="360" w:lineRule="auto"/>
        <w:jc w:val="both"/>
        <w:divId w:val="129945450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45842" w:rsidRPr="008F51A0" w:rsidRDefault="00045842" w:rsidP="008F51A0">
      <w:pPr>
        <w:pStyle w:val="Heading4"/>
        <w:pBdr>
          <w:left w:val="single" w:sz="18" w:space="30" w:color="FFA500"/>
        </w:pBdr>
        <w:shd w:val="clear" w:color="auto" w:fill="FAEBD7"/>
        <w:spacing w:before="0" w:after="160" w:line="360" w:lineRule="auto"/>
        <w:jc w:val="both"/>
        <w:divId w:val="735468702"/>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In the above example, we have used a class attribute which you will learn in the next chapter.</w:t>
      </w:r>
    </w:p>
    <w:p w:rsidR="006F7865" w:rsidRPr="008F51A0" w:rsidRDefault="006F7865" w:rsidP="008F51A0">
      <w:pPr>
        <w:pStyle w:val="Heading2"/>
        <w:shd w:val="clear" w:color="auto" w:fill="FFFFFF"/>
        <w:spacing w:before="0" w:after="160" w:line="360" w:lineRule="auto"/>
        <w:jc w:val="both"/>
        <w:divId w:val="175789491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External CSS:</w:t>
      </w:r>
    </w:p>
    <w:p w:rsidR="006F7865" w:rsidRPr="008F51A0" w:rsidRDefault="006F7865" w:rsidP="008F51A0">
      <w:pPr>
        <w:pStyle w:val="NormalWeb"/>
        <w:shd w:val="clear" w:color="auto" w:fill="FFFFFF"/>
        <w:spacing w:before="0" w:beforeAutospacing="0" w:after="160" w:afterAutospacing="0" w:line="360" w:lineRule="auto"/>
        <w:jc w:val="both"/>
        <w:divId w:val="1757894913"/>
        <w:rPr>
          <w:rFonts w:ascii="Bookman Old Style" w:eastAsiaTheme="minorEastAsia" w:hAnsi="Bookman Old Style" w:cs="Segoe UI"/>
          <w:color w:val="333333"/>
        </w:rPr>
      </w:pPr>
      <w:r w:rsidRPr="008F51A0">
        <w:rPr>
          <w:rFonts w:ascii="Bookman Old Style" w:hAnsi="Bookman Old Style" w:cs="Segoe UI"/>
          <w:color w:val="333333"/>
        </w:rPr>
        <w:t>An external CSS contains a separate CSS file which only contains style code using the class name, id name, tag name, etc. We can use this CSS file in any HTML file by including it in HTML file using &lt;link&gt; tag.</w:t>
      </w:r>
    </w:p>
    <w:p w:rsidR="006F7865" w:rsidRPr="008F51A0" w:rsidRDefault="006F7865" w:rsidP="008F51A0">
      <w:pPr>
        <w:pStyle w:val="NormalWeb"/>
        <w:shd w:val="clear" w:color="auto" w:fill="FFFFFF"/>
        <w:spacing w:before="0" w:beforeAutospacing="0" w:after="160" w:afterAutospacing="0" w:line="360" w:lineRule="auto"/>
        <w:jc w:val="both"/>
        <w:divId w:val="1757894913"/>
        <w:rPr>
          <w:rFonts w:ascii="Bookman Old Style" w:hAnsi="Bookman Old Style" w:cs="Segoe UI"/>
          <w:color w:val="333333"/>
        </w:rPr>
      </w:pPr>
      <w:r w:rsidRPr="008F51A0">
        <w:rPr>
          <w:rFonts w:ascii="Bookman Old Style" w:hAnsi="Bookman Old Style" w:cs="Segoe UI"/>
          <w:color w:val="333333"/>
        </w:rPr>
        <w:t>If we have multiple HTML pages for an application and which use similar CSS, then we can use external CSS.</w:t>
      </w:r>
    </w:p>
    <w:p w:rsidR="006F7865" w:rsidRPr="008F51A0" w:rsidRDefault="006F7865" w:rsidP="008F51A0">
      <w:pPr>
        <w:pStyle w:val="NormalWeb"/>
        <w:shd w:val="clear" w:color="auto" w:fill="FFFFFF"/>
        <w:spacing w:before="0" w:beforeAutospacing="0" w:after="160" w:afterAutospacing="0" w:line="360" w:lineRule="auto"/>
        <w:jc w:val="both"/>
        <w:divId w:val="1757894913"/>
        <w:rPr>
          <w:rFonts w:ascii="Bookman Old Style" w:hAnsi="Bookman Old Style" w:cs="Segoe UI"/>
          <w:color w:val="333333"/>
        </w:rPr>
      </w:pPr>
      <w:r w:rsidRPr="008F51A0">
        <w:rPr>
          <w:rFonts w:ascii="Bookman Old Style" w:hAnsi="Bookman Old Style" w:cs="Segoe UI"/>
          <w:color w:val="333333"/>
        </w:rPr>
        <w:t>There are two files need to create to apply external CSS</w:t>
      </w:r>
    </w:p>
    <w:p w:rsidR="006F7865" w:rsidRPr="008F51A0" w:rsidRDefault="006F7865" w:rsidP="006216D3">
      <w:pPr>
        <w:numPr>
          <w:ilvl w:val="0"/>
          <w:numId w:val="176"/>
        </w:numPr>
        <w:shd w:val="clear" w:color="auto" w:fill="FFFFFF"/>
        <w:spacing w:line="360" w:lineRule="auto"/>
        <w:jc w:val="both"/>
        <w:divId w:val="1757894913"/>
        <w:rPr>
          <w:rFonts w:ascii="Bookman Old Style" w:eastAsia="Times New Roman" w:hAnsi="Bookman Old Style" w:cs="Segoe UI"/>
          <w:color w:val="000000"/>
        </w:rPr>
      </w:pPr>
      <w:r w:rsidRPr="008F51A0">
        <w:rPr>
          <w:rFonts w:ascii="Bookman Old Style" w:eastAsia="Times New Roman" w:hAnsi="Bookman Old Style" w:cs="Segoe UI"/>
          <w:color w:val="000000"/>
        </w:rPr>
        <w:t>First, create the HTML file</w:t>
      </w:r>
    </w:p>
    <w:p w:rsidR="006F7865" w:rsidRPr="008F51A0" w:rsidRDefault="006F7865" w:rsidP="006216D3">
      <w:pPr>
        <w:numPr>
          <w:ilvl w:val="0"/>
          <w:numId w:val="176"/>
        </w:numPr>
        <w:shd w:val="clear" w:color="auto" w:fill="FFFFFF"/>
        <w:spacing w:line="360" w:lineRule="auto"/>
        <w:jc w:val="both"/>
        <w:divId w:val="1757894913"/>
        <w:rPr>
          <w:rFonts w:ascii="Bookman Old Style" w:eastAsia="Times New Roman" w:hAnsi="Bookman Old Style" w:cs="Segoe UI"/>
          <w:color w:val="000000"/>
        </w:rPr>
      </w:pPr>
      <w:r w:rsidRPr="008F51A0">
        <w:rPr>
          <w:rFonts w:ascii="Bookman Old Style" w:eastAsia="Times New Roman" w:hAnsi="Bookman Old Style" w:cs="Segoe UI"/>
          <w:color w:val="000000"/>
        </w:rPr>
        <w:t>Create a CSS file and save it using the .css extension (This file only will only contain the styling code.)</w:t>
      </w:r>
    </w:p>
    <w:p w:rsidR="006F7865" w:rsidRPr="008F51A0" w:rsidRDefault="006F7865" w:rsidP="006216D3">
      <w:pPr>
        <w:numPr>
          <w:ilvl w:val="0"/>
          <w:numId w:val="176"/>
        </w:numPr>
        <w:shd w:val="clear" w:color="auto" w:fill="FFFFFF"/>
        <w:spacing w:line="360" w:lineRule="auto"/>
        <w:jc w:val="both"/>
        <w:divId w:val="1757894913"/>
        <w:rPr>
          <w:rFonts w:ascii="Bookman Old Style" w:eastAsia="Times New Roman" w:hAnsi="Bookman Old Style" w:cs="Segoe UI"/>
          <w:color w:val="000000"/>
        </w:rPr>
      </w:pPr>
      <w:r w:rsidRPr="008F51A0">
        <w:rPr>
          <w:rFonts w:ascii="Bookman Old Style" w:eastAsia="Times New Roman" w:hAnsi="Bookman Old Style" w:cs="Segoe UI"/>
          <w:color w:val="000000"/>
        </w:rPr>
        <w:t>Link the CSS file in your HTML file using tag in header section of HTML document.</w:t>
      </w:r>
    </w:p>
    <w:p w:rsidR="006F7865" w:rsidRPr="008F51A0" w:rsidRDefault="006F7865" w:rsidP="008F51A0">
      <w:pPr>
        <w:pStyle w:val="Heading3"/>
        <w:shd w:val="clear" w:color="auto" w:fill="FFFFFF"/>
        <w:spacing w:before="0" w:after="160" w:line="360" w:lineRule="auto"/>
        <w:jc w:val="both"/>
        <w:divId w:val="175789491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link</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rel</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"stylesheet"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"text/css"</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href</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"style.css"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Learning HTML with External CSS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blue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"red"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red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"green"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a green color paragraph</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pStyle w:val="alt"/>
        <w:numPr>
          <w:ilvl w:val="0"/>
          <w:numId w:val="177"/>
        </w:numPr>
        <w:spacing w:before="0" w:beforeAutospacing="0" w:after="160" w:afterAutospacing="0" w:line="360" w:lineRule="auto"/>
        <w:jc w:val="both"/>
        <w:divId w:val="94890137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0D4A60" w:rsidRPr="008F51A0" w:rsidRDefault="000D4A60" w:rsidP="006216D3">
      <w:pPr>
        <w:numPr>
          <w:ilvl w:val="0"/>
          <w:numId w:val="177"/>
        </w:numPr>
        <w:spacing w:line="360" w:lineRule="auto"/>
        <w:jc w:val="both"/>
        <w:divId w:val="948901378"/>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C05B5" w:rsidRPr="008F51A0" w:rsidRDefault="00481BC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CSS file:</w:t>
      </w:r>
    </w:p>
    <w:p w:rsidR="00481BCE" w:rsidRPr="008F51A0" w:rsidRDefault="00AF2BE9"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535559"/>
          <w:shd w:val="clear" w:color="auto" w:fill="EEEEEE"/>
        </w:rPr>
      </w:pPr>
      <w:r w:rsidRPr="008F51A0">
        <w:rPr>
          <w:rFonts w:ascii="Bookman Old Style" w:hAnsi="Bookman Old Style" w:cs="Segoe UI"/>
          <w:color w:val="535559"/>
          <w:shd w:val="clear" w:color="auto" w:fill="EEEEEE"/>
        </w:rPr>
        <w:t>body{</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background-color:lavender;</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text-align: center;</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h2{</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font-style: italic;</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size: 30px;</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color: #f08080;</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p{</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font-size: 20px;</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w:t>
      </w:r>
      <w:r w:rsidRPr="008F51A0">
        <w:rPr>
          <w:rFonts w:ascii="Bookman Old Style" w:hAnsi="Bookman Old Style" w:cs="Segoe UI"/>
          <w:color w:val="535559"/>
        </w:rPr>
        <w:br/>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.blue{</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color: blue;</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.red{</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color: red;</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lastRenderedPageBreak/>
        <w:t>}</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.green{</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color: green;</w:t>
      </w:r>
      <w:r w:rsidRPr="008F51A0">
        <w:rPr>
          <w:rFonts w:ascii="Bookman Old Style" w:hAnsi="Bookman Old Style" w:cs="Segoe UI"/>
          <w:color w:val="535559"/>
        </w:rPr>
        <w:br/>
      </w:r>
      <w:r w:rsidRPr="008F51A0">
        <w:rPr>
          <w:rFonts w:ascii="Bookman Old Style" w:hAnsi="Bookman Old Style" w:cs="Segoe UI"/>
          <w:color w:val="535559"/>
          <w:shd w:val="clear" w:color="auto" w:fill="EEEEEE"/>
        </w:rPr>
        <w:t>}</w:t>
      </w:r>
    </w:p>
    <w:p w:rsidR="002775F3" w:rsidRPr="008F51A0" w:rsidRDefault="002775F3" w:rsidP="008F51A0">
      <w:pPr>
        <w:pStyle w:val="Heading2"/>
        <w:shd w:val="clear" w:color="auto" w:fill="FFFFFF"/>
        <w:spacing w:before="0" w:after="160" w:line="360" w:lineRule="auto"/>
        <w:jc w:val="both"/>
        <w:divId w:val="3604704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Commonly used CSS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38"/>
        <w:gridCol w:w="1801"/>
        <w:gridCol w:w="2441"/>
      </w:tblGrid>
      <w:tr w:rsidR="002775F3" w:rsidRPr="008F51A0">
        <w:trPr>
          <w:divId w:val="36047048"/>
        </w:trPr>
        <w:tc>
          <w:tcPr>
            <w:tcW w:w="0" w:type="auto"/>
            <w:shd w:val="clear" w:color="auto" w:fill="C7CCBE"/>
            <w:tcMar>
              <w:top w:w="180" w:type="dxa"/>
              <w:left w:w="180" w:type="dxa"/>
              <w:bottom w:w="180" w:type="dxa"/>
              <w:right w:w="180" w:type="dxa"/>
            </w:tcMar>
            <w:hideMark/>
          </w:tcPr>
          <w:p w:rsidR="002775F3" w:rsidRPr="008F51A0" w:rsidRDefault="002775F3"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Properties-name</w:t>
            </w:r>
          </w:p>
        </w:tc>
        <w:tc>
          <w:tcPr>
            <w:tcW w:w="0" w:type="auto"/>
            <w:shd w:val="clear" w:color="auto" w:fill="C7CCBE"/>
            <w:tcMar>
              <w:top w:w="180" w:type="dxa"/>
              <w:left w:w="180" w:type="dxa"/>
              <w:bottom w:w="180" w:type="dxa"/>
              <w:right w:w="180" w:type="dxa"/>
            </w:tcMar>
            <w:hideMark/>
          </w:tcPr>
          <w:p w:rsidR="002775F3" w:rsidRPr="008F51A0" w:rsidRDefault="002775F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Syntax</w:t>
            </w:r>
          </w:p>
        </w:tc>
        <w:tc>
          <w:tcPr>
            <w:tcW w:w="0" w:type="auto"/>
            <w:shd w:val="clear" w:color="auto" w:fill="C7CCBE"/>
            <w:tcMar>
              <w:top w:w="180" w:type="dxa"/>
              <w:left w:w="180" w:type="dxa"/>
              <w:bottom w:w="180" w:type="dxa"/>
              <w:right w:w="180" w:type="dxa"/>
            </w:tcMar>
            <w:hideMark/>
          </w:tcPr>
          <w:p w:rsidR="002775F3" w:rsidRPr="008F51A0" w:rsidRDefault="002775F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background-color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background-color:red;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background color of that element.</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color: lightgreen;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color of text of an element</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padding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padding: 20px;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space between content and the border.</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margin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margin: 30px; margin-left: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creates space around an element.</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font-family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font-family: cursive;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Font-family defines a font for a particular element.</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font-size: 50px;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Font-size defines a font size for a particular element.</w:t>
            </w:r>
          </w:p>
        </w:tc>
      </w:tr>
      <w:tr w:rsidR="002775F3" w:rsidRPr="008F51A0">
        <w:trPr>
          <w:divId w:val="360470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text-align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text-align: left;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75F3" w:rsidRPr="008F51A0" w:rsidRDefault="002775F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align the text in a selected position.</w:t>
            </w:r>
          </w:p>
        </w:tc>
      </w:tr>
    </w:tbl>
    <w:p w:rsidR="000B4333" w:rsidRPr="008F51A0" w:rsidRDefault="000B4333" w:rsidP="008F51A0">
      <w:pPr>
        <w:pStyle w:val="Heading1"/>
        <w:shd w:val="clear" w:color="auto" w:fill="FFFFFF"/>
        <w:spacing w:before="0" w:beforeAutospacing="0" w:after="160" w:afterAutospacing="0" w:line="360" w:lineRule="auto"/>
        <w:jc w:val="both"/>
        <w:divId w:val="1183586851"/>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lastRenderedPageBreak/>
        <w:t>HTML Classes</w:t>
      </w:r>
    </w:p>
    <w:p w:rsidR="000B4333" w:rsidRPr="008F51A0" w:rsidRDefault="000B4333" w:rsidP="008F51A0">
      <w:pPr>
        <w:pStyle w:val="Heading2"/>
        <w:shd w:val="clear" w:color="auto" w:fill="FFFFFF"/>
        <w:spacing w:before="0" w:after="160" w:line="360" w:lineRule="auto"/>
        <w:jc w:val="both"/>
        <w:divId w:val="1183586851"/>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Class Attribute in HTML</w:t>
      </w:r>
    </w:p>
    <w:p w:rsidR="000B4333" w:rsidRPr="008F51A0" w:rsidRDefault="000B4333" w:rsidP="008F51A0">
      <w:pPr>
        <w:pStyle w:val="NormalWeb"/>
        <w:shd w:val="clear" w:color="auto" w:fill="FFFFFF"/>
        <w:spacing w:before="0" w:beforeAutospacing="0" w:after="160" w:afterAutospacing="0" w:line="360" w:lineRule="auto"/>
        <w:jc w:val="both"/>
        <w:divId w:val="1183586851"/>
        <w:rPr>
          <w:rFonts w:ascii="Bookman Old Style" w:eastAsiaTheme="minorEastAsia" w:hAnsi="Bookman Old Style" w:cs="Segoe UI"/>
          <w:color w:val="333333"/>
        </w:rPr>
      </w:pPr>
      <w:r w:rsidRPr="008F51A0">
        <w:rPr>
          <w:rFonts w:ascii="Bookman Old Style" w:hAnsi="Bookman Old Style" w:cs="Segoe UI"/>
          <w:color w:val="333333"/>
        </w:rPr>
        <w:t>The HTML class attribute is used to specify a single or multiple class names for an HTML element. The class name can be used by CSS and JavaScript to do some tasks for HTML elements. You can use this class in CSS with a specific class, write a period (.) character, followed by the name of the class for selecting elements.</w:t>
      </w:r>
    </w:p>
    <w:p w:rsidR="000B4333" w:rsidRPr="008F51A0" w:rsidRDefault="000B4333" w:rsidP="008F51A0">
      <w:pPr>
        <w:pStyle w:val="NormalWeb"/>
        <w:shd w:val="clear" w:color="auto" w:fill="FFFFFF"/>
        <w:spacing w:before="0" w:beforeAutospacing="0" w:after="160" w:afterAutospacing="0" w:line="360" w:lineRule="auto"/>
        <w:jc w:val="both"/>
        <w:divId w:val="1183586851"/>
        <w:rPr>
          <w:rFonts w:ascii="Bookman Old Style" w:hAnsi="Bookman Old Style" w:cs="Segoe UI"/>
          <w:color w:val="333333"/>
        </w:rPr>
      </w:pPr>
      <w:r w:rsidRPr="008F51A0">
        <w:rPr>
          <w:rFonts w:ascii="Bookman Old Style" w:hAnsi="Bookman Old Style" w:cs="Segoe UI"/>
          <w:color w:val="333333"/>
        </w:rPr>
        <w:t>A class attribute can be defined within &lt;style&gt; tag or in separate file using the (.) character.</w:t>
      </w:r>
    </w:p>
    <w:p w:rsidR="000B4333" w:rsidRPr="008F51A0" w:rsidRDefault="000B4333" w:rsidP="008F51A0">
      <w:pPr>
        <w:pStyle w:val="NormalWeb"/>
        <w:shd w:val="clear" w:color="auto" w:fill="FFFFFF"/>
        <w:spacing w:before="0" w:beforeAutospacing="0" w:after="160" w:afterAutospacing="0" w:line="360" w:lineRule="auto"/>
        <w:jc w:val="both"/>
        <w:divId w:val="1183586851"/>
        <w:rPr>
          <w:rFonts w:ascii="Bookman Old Style" w:hAnsi="Bookman Old Style" w:cs="Segoe UI"/>
          <w:color w:val="333333"/>
        </w:rPr>
      </w:pPr>
      <w:r w:rsidRPr="008F51A0">
        <w:rPr>
          <w:rFonts w:ascii="Bookman Old Style" w:hAnsi="Bookman Old Style" w:cs="Segoe UI"/>
          <w:color w:val="333333"/>
        </w:rPr>
        <w:t>In an HTML document, we can use the same class attribute name with different elements.</w:t>
      </w:r>
    </w:p>
    <w:p w:rsidR="000B4333" w:rsidRPr="008F51A0" w:rsidRDefault="000B4333" w:rsidP="008F51A0">
      <w:pPr>
        <w:pStyle w:val="Heading2"/>
        <w:shd w:val="clear" w:color="auto" w:fill="FFFFFF"/>
        <w:spacing w:before="0" w:after="160" w:line="360" w:lineRule="auto"/>
        <w:jc w:val="both"/>
        <w:divId w:val="118358685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Defining an HTML class</w:t>
      </w:r>
    </w:p>
    <w:p w:rsidR="000B4333" w:rsidRPr="008F51A0" w:rsidRDefault="000B4333" w:rsidP="008F51A0">
      <w:pPr>
        <w:pStyle w:val="NormalWeb"/>
        <w:shd w:val="clear" w:color="auto" w:fill="FFFFFF"/>
        <w:spacing w:before="0" w:beforeAutospacing="0" w:after="160" w:afterAutospacing="0" w:line="360" w:lineRule="auto"/>
        <w:jc w:val="both"/>
        <w:divId w:val="1183586851"/>
        <w:rPr>
          <w:rFonts w:ascii="Bookman Old Style" w:eastAsiaTheme="minorEastAsia" w:hAnsi="Bookman Old Style" w:cs="Segoe UI"/>
          <w:color w:val="333333"/>
        </w:rPr>
      </w:pPr>
      <w:r w:rsidRPr="008F51A0">
        <w:rPr>
          <w:rFonts w:ascii="Bookman Old Style" w:hAnsi="Bookman Old Style" w:cs="Segoe UI"/>
          <w:color w:val="333333"/>
        </w:rPr>
        <w:t>To create an HTML class, firstly define style for HTML class using &lt;style&gt; tag within &lt;head&gt; section as following example:</w:t>
      </w:r>
    </w:p>
    <w:p w:rsidR="000B4333" w:rsidRPr="008F51A0" w:rsidRDefault="000B4333" w:rsidP="008F51A0">
      <w:pPr>
        <w:pStyle w:val="Heading3"/>
        <w:shd w:val="clear" w:color="auto" w:fill="FFFFFF"/>
        <w:spacing w:before="0" w:after="160" w:line="360" w:lineRule="auto"/>
        <w:jc w:val="both"/>
        <w:divId w:val="118358685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5F76C6" w:rsidRPr="008F51A0" w:rsidRDefault="005F76C6" w:rsidP="006216D3">
      <w:pPr>
        <w:pStyle w:val="alt"/>
        <w:numPr>
          <w:ilvl w:val="0"/>
          <w:numId w:val="178"/>
        </w:numPr>
        <w:spacing w:before="0" w:beforeAutospacing="0" w:after="160" w:afterAutospacing="0" w:line="360" w:lineRule="auto"/>
        <w:jc w:val="both"/>
        <w:divId w:val="19183944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F76C6" w:rsidRPr="008F51A0" w:rsidRDefault="005F76C6" w:rsidP="006216D3">
      <w:pPr>
        <w:numPr>
          <w:ilvl w:val="0"/>
          <w:numId w:val="178"/>
        </w:numPr>
        <w:spacing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F76C6" w:rsidRPr="008F51A0" w:rsidRDefault="005F76C6" w:rsidP="006216D3">
      <w:pPr>
        <w:pStyle w:val="alt"/>
        <w:numPr>
          <w:ilvl w:val="0"/>
          <w:numId w:val="178"/>
        </w:numPr>
        <w:spacing w:before="0" w:beforeAutospacing="0" w:after="160" w:afterAutospacing="0"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.headings{   </w:t>
      </w:r>
    </w:p>
    <w:p w:rsidR="005F76C6" w:rsidRPr="008F51A0" w:rsidRDefault="005F76C6" w:rsidP="006216D3">
      <w:pPr>
        <w:numPr>
          <w:ilvl w:val="0"/>
          <w:numId w:val="178"/>
        </w:numPr>
        <w:spacing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lightgreen;  </w:t>
      </w:r>
    </w:p>
    <w:p w:rsidR="005F76C6" w:rsidRPr="008F51A0" w:rsidRDefault="005F76C6" w:rsidP="006216D3">
      <w:pPr>
        <w:pStyle w:val="alt"/>
        <w:numPr>
          <w:ilvl w:val="0"/>
          <w:numId w:val="178"/>
        </w:numPr>
        <w:spacing w:before="0" w:beforeAutospacing="0" w:after="160" w:afterAutospacing="0"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font-family: cursive;  </w:t>
      </w:r>
    </w:p>
    <w:p w:rsidR="005F76C6" w:rsidRPr="008F51A0" w:rsidRDefault="005F76C6" w:rsidP="006216D3">
      <w:pPr>
        <w:numPr>
          <w:ilvl w:val="0"/>
          <w:numId w:val="178"/>
        </w:numPr>
        <w:spacing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black; }  </w:t>
      </w:r>
    </w:p>
    <w:p w:rsidR="005F76C6" w:rsidRPr="008F51A0" w:rsidRDefault="005F76C6" w:rsidP="006216D3">
      <w:pPr>
        <w:pStyle w:val="alt"/>
        <w:numPr>
          <w:ilvl w:val="0"/>
          <w:numId w:val="178"/>
        </w:numPr>
        <w:spacing w:before="0" w:beforeAutospacing="0" w:after="160" w:afterAutospacing="0" w:line="360" w:lineRule="auto"/>
        <w:jc w:val="both"/>
        <w:divId w:val="19183944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F76C6" w:rsidRPr="008F51A0" w:rsidRDefault="005F76C6" w:rsidP="006216D3">
      <w:pPr>
        <w:numPr>
          <w:ilvl w:val="0"/>
          <w:numId w:val="178"/>
        </w:numPr>
        <w:spacing w:line="360" w:lineRule="auto"/>
        <w:jc w:val="both"/>
        <w:divId w:val="19183944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F2BE9" w:rsidRPr="008F51A0" w:rsidRDefault="008E7066"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We have define style for a class name "headings", and we can use this class name with any of HTML element in which we want to provide such styling. We just need to follow the following syntax to use it.</w:t>
      </w:r>
    </w:p>
    <w:p w:rsidR="008C01FF" w:rsidRPr="008F51A0" w:rsidRDefault="008C01FF" w:rsidP="006216D3">
      <w:pPr>
        <w:pStyle w:val="alt"/>
        <w:numPr>
          <w:ilvl w:val="0"/>
          <w:numId w:val="179"/>
        </w:numPr>
        <w:spacing w:before="0" w:beforeAutospacing="0" w:after="160" w:afterAutospacing="0" w:line="360" w:lineRule="auto"/>
        <w:jc w:val="both"/>
        <w:divId w:val="270090085"/>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"ghf"</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content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tag</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612DC8" w:rsidRPr="008F51A0" w:rsidRDefault="00612DC8" w:rsidP="008F51A0">
      <w:pPr>
        <w:pStyle w:val="Heading3"/>
        <w:shd w:val="clear" w:color="auto" w:fill="FFFFFF"/>
        <w:spacing w:before="0" w:after="160" w:line="360" w:lineRule="auto"/>
        <w:jc w:val="both"/>
        <w:divId w:val="110056788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 1:</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.headings{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lightgreen;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font-family: cursive;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black; }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"headings"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first 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"headings"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Second 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"headings"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third 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h3</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h4</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"headings"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This is fourth heading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h4</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numPr>
          <w:ilvl w:val="0"/>
          <w:numId w:val="180"/>
        </w:numPr>
        <w:spacing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76580" w:rsidRPr="008F51A0" w:rsidRDefault="00576580" w:rsidP="006216D3">
      <w:pPr>
        <w:pStyle w:val="alt"/>
        <w:numPr>
          <w:ilvl w:val="0"/>
          <w:numId w:val="180"/>
        </w:numPr>
        <w:spacing w:before="0" w:beforeAutospacing="0" w:after="160" w:afterAutospacing="0" w:line="360" w:lineRule="auto"/>
        <w:jc w:val="both"/>
        <w:divId w:val="23193480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26376" w:rsidRPr="008F51A0" w:rsidRDefault="00726376" w:rsidP="008F51A0">
      <w:pPr>
        <w:pStyle w:val="Heading2"/>
        <w:shd w:val="clear" w:color="auto" w:fill="FFFFFF"/>
        <w:spacing w:before="0" w:after="160" w:line="360" w:lineRule="auto"/>
        <w:jc w:val="both"/>
        <w:divId w:val="163533488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Another Example with different class name</w:t>
      </w:r>
    </w:p>
    <w:p w:rsidR="00726376" w:rsidRPr="008F51A0" w:rsidRDefault="00726376" w:rsidP="008F51A0">
      <w:pPr>
        <w:pStyle w:val="Heading3"/>
        <w:shd w:val="clear" w:color="auto" w:fill="FFFFFF"/>
        <w:spacing w:before="0" w:after="160" w:line="360" w:lineRule="auto"/>
        <w:jc w:val="both"/>
        <w:divId w:val="1635334881"/>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Example:</w:t>
      </w:r>
    </w:p>
    <w:p w:rsidR="00726376" w:rsidRPr="008F51A0" w:rsidRDefault="00726376" w:rsidP="008F51A0">
      <w:pPr>
        <w:pStyle w:val="NormalWeb"/>
        <w:shd w:val="clear" w:color="auto" w:fill="FFFFFF"/>
        <w:spacing w:before="0" w:beforeAutospacing="0" w:after="160" w:afterAutospacing="0" w:line="360" w:lineRule="auto"/>
        <w:jc w:val="both"/>
        <w:divId w:val="1635334881"/>
        <w:rPr>
          <w:rFonts w:ascii="Bookman Old Style" w:eastAsiaTheme="minorEastAsia" w:hAnsi="Bookman Old Style" w:cs="Segoe UI"/>
          <w:color w:val="333333"/>
        </w:rPr>
      </w:pPr>
      <w:r w:rsidRPr="008F51A0">
        <w:rPr>
          <w:rFonts w:ascii="Bookman Old Style" w:hAnsi="Bookman Old Style" w:cs="Segoe UI"/>
          <w:color w:val="333333"/>
        </w:rPr>
        <w:t>Let's use a class name "Fruit" with CSS to style all elements.</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.fruit {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orange;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white;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padding: 10px;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 is king of all fruits.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Orange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Oranges are full of Vitamin C.</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C659E" w:rsidRPr="008F51A0" w:rsidRDefault="00DC659E" w:rsidP="006216D3">
      <w:pPr>
        <w:pStyle w:val="alt"/>
        <w:numPr>
          <w:ilvl w:val="0"/>
          <w:numId w:val="181"/>
        </w:numPr>
        <w:spacing w:before="0" w:beforeAutospacing="0" w:after="160" w:afterAutospacing="0"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Apple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DC659E" w:rsidRPr="008F51A0" w:rsidRDefault="00DC659E" w:rsidP="006216D3">
      <w:pPr>
        <w:numPr>
          <w:ilvl w:val="0"/>
          <w:numId w:val="181"/>
        </w:numPr>
        <w:spacing w:line="360" w:lineRule="auto"/>
        <w:jc w:val="both"/>
        <w:divId w:val="777408893"/>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An apple a day, keeps the Doctor away.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8E7066" w:rsidRPr="008F51A0" w:rsidRDefault="00F76081"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Here you can see that we have used the class name "fruit" with (.) to use all its elements.</w:t>
      </w:r>
    </w:p>
    <w:p w:rsidR="00B75265" w:rsidRPr="008F51A0" w:rsidRDefault="00B75265" w:rsidP="008F51A0">
      <w:pPr>
        <w:pStyle w:val="Heading4"/>
        <w:pBdr>
          <w:left w:val="single" w:sz="18" w:space="30" w:color="FFA500"/>
        </w:pBdr>
        <w:shd w:val="clear" w:color="auto" w:fill="FAEBD7"/>
        <w:spacing w:before="0" w:after="160" w:line="360" w:lineRule="auto"/>
        <w:jc w:val="both"/>
        <w:divId w:val="1677925676"/>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You can use class attribute on any HTML element. The class name is case-sensitive.</w:t>
      </w:r>
    </w:p>
    <w:p w:rsidR="00B75265" w:rsidRPr="008F51A0" w:rsidRDefault="00B75265" w:rsidP="008F51A0">
      <w:pPr>
        <w:spacing w:line="360" w:lineRule="auto"/>
        <w:divId w:val="1677925676"/>
        <w:rPr>
          <w:rFonts w:ascii="Bookman Old Style" w:eastAsia="Times New Roman" w:hAnsi="Bookman Old Style" w:cs="Times New Roman"/>
          <w:sz w:val="24"/>
          <w:szCs w:val="24"/>
        </w:rPr>
      </w:pPr>
      <w:r w:rsidRPr="008F51A0">
        <w:rPr>
          <w:rFonts w:ascii="Bookman Old Style" w:eastAsia="Times New Roman" w:hAnsi="Bookman Old Style"/>
          <w:noProof/>
        </w:rPr>
        <mc:AlternateContent>
          <mc:Choice Requires="wps">
            <w:drawing>
              <wp:inline distT="0" distB="0" distL="0" distR="0" wp14:anchorId="3DF3C7C8" wp14:editId="4EB3685F">
                <wp:extent cx="6097905" cy="4445"/>
                <wp:effectExtent l="0" t="0" r="0" b="0"/>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A068C6" id="Rectangle 20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B75265" w:rsidRPr="008F51A0" w:rsidRDefault="00B75265" w:rsidP="008F51A0">
      <w:pPr>
        <w:pStyle w:val="Heading2"/>
        <w:shd w:val="clear" w:color="auto" w:fill="FFFFFF"/>
        <w:spacing w:before="0" w:after="160" w:line="360" w:lineRule="auto"/>
        <w:jc w:val="both"/>
        <w:divId w:val="167792567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Class Attribute in JavaScript</w:t>
      </w:r>
    </w:p>
    <w:p w:rsidR="00B75265" w:rsidRPr="008F51A0" w:rsidRDefault="00B75265" w:rsidP="008F51A0">
      <w:pPr>
        <w:pStyle w:val="NormalWeb"/>
        <w:shd w:val="clear" w:color="auto" w:fill="FFFFFF"/>
        <w:spacing w:before="0" w:beforeAutospacing="0" w:after="160" w:afterAutospacing="0" w:line="360" w:lineRule="auto"/>
        <w:jc w:val="both"/>
        <w:divId w:val="1677925676"/>
        <w:rPr>
          <w:rFonts w:ascii="Bookman Old Style" w:eastAsiaTheme="minorEastAsia" w:hAnsi="Bookman Old Style" w:cs="Segoe UI"/>
          <w:color w:val="333333"/>
        </w:rPr>
      </w:pPr>
      <w:r w:rsidRPr="008F51A0">
        <w:rPr>
          <w:rFonts w:ascii="Bookman Old Style" w:hAnsi="Bookman Old Style" w:cs="Segoe UI"/>
          <w:color w:val="333333"/>
        </w:rPr>
        <w:t xml:space="preserve">You can use JavaScript access elements with a specified class name by using the </w:t>
      </w:r>
      <w:proofErr w:type="gramStart"/>
      <w:r w:rsidRPr="008F51A0">
        <w:rPr>
          <w:rFonts w:ascii="Bookman Old Style" w:hAnsi="Bookman Old Style" w:cs="Segoe UI"/>
          <w:color w:val="333333"/>
        </w:rPr>
        <w:t>getElementsByClassName(</w:t>
      </w:r>
      <w:proofErr w:type="gramEnd"/>
      <w:r w:rsidRPr="008F51A0">
        <w:rPr>
          <w:rFonts w:ascii="Bookman Old Style" w:hAnsi="Bookman Old Style" w:cs="Segoe UI"/>
          <w:color w:val="333333"/>
        </w:rPr>
        <w:t>) method.</w:t>
      </w:r>
    </w:p>
    <w:p w:rsidR="00B75265" w:rsidRPr="008F51A0" w:rsidRDefault="00B75265" w:rsidP="008F51A0">
      <w:pPr>
        <w:pStyle w:val="Heading3"/>
        <w:shd w:val="clear" w:color="auto" w:fill="FFFFFF"/>
        <w:spacing w:before="0" w:after="160" w:line="360" w:lineRule="auto"/>
        <w:jc w:val="both"/>
        <w:divId w:val="167792567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75265" w:rsidRPr="008F51A0" w:rsidRDefault="00B75265" w:rsidP="008F51A0">
      <w:pPr>
        <w:pStyle w:val="NormalWeb"/>
        <w:shd w:val="clear" w:color="auto" w:fill="FFFFFF"/>
        <w:spacing w:before="0" w:beforeAutospacing="0" w:after="160" w:afterAutospacing="0" w:line="360" w:lineRule="auto"/>
        <w:jc w:val="both"/>
        <w:divId w:val="1677925676"/>
        <w:rPr>
          <w:rFonts w:ascii="Bookman Old Style" w:eastAsiaTheme="minorEastAsia" w:hAnsi="Bookman Old Style" w:cs="Segoe UI"/>
          <w:color w:val="333333"/>
        </w:rPr>
      </w:pPr>
      <w:r w:rsidRPr="008F51A0">
        <w:rPr>
          <w:rFonts w:ascii="Bookman Old Style" w:hAnsi="Bookman Old Style" w:cs="Segoe UI"/>
          <w:color w:val="333333"/>
        </w:rPr>
        <w:t>Let's hide all the elements with class name "fruit" when the user click on the button.</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Class Attribute with 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Click the button, to hide all elements with the class name "fruit", with JavaScript: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button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onclick</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"myFunction()"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Hide elements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button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 is king of all fruits.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Orange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Oranges are full of Vitamin C.</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Apple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An apple a day, keeps the Doctor away.</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script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myFunction() {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var </w:t>
      </w:r>
      <w:r w:rsidRPr="008F51A0">
        <w:rPr>
          <w:rStyle w:val="attribute"/>
          <w:rFonts w:ascii="Bookman Old Style" w:eastAsia="Times New Roman" w:hAnsi="Bookman Old Style" w:cs="Segoe UI"/>
          <w:color w:val="FF0000"/>
          <w:bdr w:val="none" w:sz="0" w:space="0" w:color="auto" w:frame="1"/>
        </w:rPr>
        <w:t>x</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document</w:t>
      </w:r>
      <w:r w:rsidRPr="008F51A0">
        <w:rPr>
          <w:rFonts w:ascii="Bookman Old Style" w:eastAsia="Times New Roman" w:hAnsi="Bookman Old Style" w:cs="Segoe UI"/>
          <w:color w:val="000000"/>
          <w:bdr w:val="none" w:sz="0" w:space="0" w:color="auto" w:frame="1"/>
        </w:rPr>
        <w:t>.getElementsByClassName("fruit");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for (var </w:t>
      </w:r>
      <w:r w:rsidRPr="008F51A0">
        <w:rPr>
          <w:rStyle w:val="attribute"/>
          <w:rFonts w:ascii="Bookman Old Style" w:eastAsia="Times New Roman" w:hAnsi="Bookman Old Style" w:cs="Segoe UI"/>
          <w:color w:val="FF0000"/>
          <w:bdr w:val="none" w:sz="0" w:space="0" w:color="auto" w:frame="1"/>
        </w:rPr>
        <w:t>i</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0</w:t>
      </w:r>
      <w:r w:rsidRPr="008F51A0">
        <w:rPr>
          <w:rFonts w:ascii="Bookman Old Style" w:eastAsia="Times New Roman" w:hAnsi="Bookman Old Style" w:cs="Segoe UI"/>
          <w:color w:val="000000"/>
          <w:bdr w:val="none" w:sz="0" w:space="0" w:color="auto" w:frame="1"/>
        </w:rPr>
        <w:t>; i </w:t>
      </w:r>
      <w:r w:rsidRPr="008F51A0">
        <w:rPr>
          <w:rStyle w:val="tag"/>
          <w:rFonts w:ascii="Bookman Old Style" w:eastAsia="Times New Roman" w:hAnsi="Bookman Old Style" w:cs="Segoe UI"/>
          <w:b/>
          <w:bCs/>
          <w:color w:val="006699"/>
          <w:bdr w:val="none" w:sz="0" w:space="0" w:color="auto" w:frame="1"/>
        </w:rPr>
        <w:t>&lt;</w:t>
      </w:r>
      <w:r w:rsidRPr="008F51A0">
        <w:rPr>
          <w:rFonts w:ascii="Bookman Old Style" w:eastAsia="Times New Roman" w:hAnsi="Bookman Old Style" w:cs="Segoe UI"/>
          <w:color w:val="000000"/>
          <w:bdr w:val="none" w:sz="0" w:space="0" w:color="auto" w:frame="1"/>
        </w:rPr>
        <w:t> </w:t>
      </w:r>
      <w:r w:rsidRPr="008F51A0">
        <w:rPr>
          <w:rStyle w:val="tag-name"/>
          <w:rFonts w:ascii="Bookman Old Style" w:eastAsia="Times New Roman" w:hAnsi="Bookman Old Style" w:cs="Segoe UI"/>
          <w:b/>
          <w:bCs/>
          <w:color w:val="006699"/>
          <w:bdr w:val="none" w:sz="0" w:space="0" w:color="auto" w:frame="1"/>
        </w:rPr>
        <w:t>x.length</w:t>
      </w:r>
      <w:r w:rsidRPr="008F51A0">
        <w:rPr>
          <w:rFonts w:ascii="Bookman Old Style" w:eastAsia="Times New Roman" w:hAnsi="Bookman Old Style" w:cs="Segoe UI"/>
          <w:color w:val="000000"/>
          <w:bdr w:val="none" w:sz="0" w:space="0" w:color="auto" w:frame="1"/>
        </w:rPr>
        <w:t>; i++) {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x[i]</w:t>
      </w:r>
      <w:r w:rsidRPr="008F51A0">
        <w:rPr>
          <w:rStyle w:val="attribute"/>
          <w:rFonts w:ascii="Bookman Old Style" w:eastAsia="Times New Roman" w:hAnsi="Bookman Old Style" w:cs="Segoe UI"/>
          <w:color w:val="FF0000"/>
          <w:bdr w:val="none" w:sz="0" w:space="0" w:color="auto" w:frame="1"/>
        </w:rPr>
        <w:t>.style.display</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"none"</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script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2F0E27" w:rsidRPr="008F51A0" w:rsidRDefault="002F0E27" w:rsidP="006216D3">
      <w:pPr>
        <w:pStyle w:val="alt"/>
        <w:numPr>
          <w:ilvl w:val="0"/>
          <w:numId w:val="182"/>
        </w:numPr>
        <w:spacing w:before="0" w:beforeAutospacing="0" w:after="160" w:afterAutospacing="0"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2F0E27" w:rsidRPr="008F51A0" w:rsidRDefault="002F0E27" w:rsidP="006216D3">
      <w:pPr>
        <w:numPr>
          <w:ilvl w:val="0"/>
          <w:numId w:val="182"/>
        </w:numPr>
        <w:spacing w:line="360" w:lineRule="auto"/>
        <w:jc w:val="both"/>
        <w:divId w:val="1469595004"/>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CF07F5" w:rsidRPr="008F51A0" w:rsidRDefault="00CF07F5" w:rsidP="008F51A0">
      <w:pPr>
        <w:pStyle w:val="Heading4"/>
        <w:pBdr>
          <w:left w:val="single" w:sz="18" w:space="30" w:color="FFA500"/>
        </w:pBdr>
        <w:shd w:val="clear" w:color="auto" w:fill="FAEBD7"/>
        <w:spacing w:before="0" w:after="160" w:line="360" w:lineRule="auto"/>
        <w:jc w:val="both"/>
        <w:divId w:val="1200318872"/>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You will learn more about JavaScript in our JavaScript tutorial.</w:t>
      </w:r>
    </w:p>
    <w:p w:rsidR="00382ABF" w:rsidRPr="008F51A0" w:rsidRDefault="00382ABF" w:rsidP="008F51A0">
      <w:pPr>
        <w:pStyle w:val="Heading2"/>
        <w:shd w:val="clear" w:color="auto" w:fill="FFFFFF"/>
        <w:spacing w:before="0" w:after="160" w:line="360" w:lineRule="auto"/>
        <w:jc w:val="both"/>
        <w:divId w:val="171156952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Multiple Classes</w:t>
      </w:r>
    </w:p>
    <w:p w:rsidR="00382ABF" w:rsidRPr="008F51A0" w:rsidRDefault="00382ABF" w:rsidP="008F51A0">
      <w:pPr>
        <w:pStyle w:val="NormalWeb"/>
        <w:shd w:val="clear" w:color="auto" w:fill="FFFFFF"/>
        <w:spacing w:before="0" w:beforeAutospacing="0" w:after="160" w:afterAutospacing="0" w:line="360" w:lineRule="auto"/>
        <w:jc w:val="both"/>
        <w:divId w:val="1711569526"/>
        <w:rPr>
          <w:rFonts w:ascii="Bookman Old Style" w:eastAsiaTheme="minorEastAsia" w:hAnsi="Bookman Old Style" w:cs="Segoe UI"/>
          <w:color w:val="333333"/>
        </w:rPr>
      </w:pPr>
      <w:r w:rsidRPr="008F51A0">
        <w:rPr>
          <w:rFonts w:ascii="Bookman Old Style" w:hAnsi="Bookman Old Style" w:cs="Segoe UI"/>
          <w:color w:val="333333"/>
        </w:rPr>
        <w:t>You can use multiple class names (more than one) with HTML elements. These class names must be separated by a space.</w:t>
      </w:r>
    </w:p>
    <w:p w:rsidR="00382ABF" w:rsidRPr="008F51A0" w:rsidRDefault="00382ABF" w:rsidP="008F51A0">
      <w:pPr>
        <w:pStyle w:val="Heading3"/>
        <w:shd w:val="clear" w:color="auto" w:fill="FFFFFF"/>
        <w:spacing w:before="0" w:after="160" w:line="360" w:lineRule="auto"/>
        <w:jc w:val="both"/>
        <w:divId w:val="171156952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382ABF" w:rsidRPr="008F51A0" w:rsidRDefault="00382ABF" w:rsidP="008F51A0">
      <w:pPr>
        <w:pStyle w:val="NormalWeb"/>
        <w:shd w:val="clear" w:color="auto" w:fill="FFFFFF"/>
        <w:spacing w:before="0" w:beforeAutospacing="0" w:after="160" w:afterAutospacing="0" w:line="360" w:lineRule="auto"/>
        <w:jc w:val="both"/>
        <w:divId w:val="1711569526"/>
        <w:rPr>
          <w:rFonts w:ascii="Bookman Old Style" w:eastAsiaTheme="minorEastAsia" w:hAnsi="Bookman Old Style" w:cs="Segoe UI"/>
          <w:color w:val="333333"/>
        </w:rPr>
      </w:pPr>
      <w:r w:rsidRPr="008F51A0">
        <w:rPr>
          <w:rFonts w:ascii="Bookman Old Style" w:hAnsi="Bookman Old Style" w:cs="Segoe UI"/>
          <w:color w:val="333333"/>
        </w:rPr>
        <w:t>Let's style elements with class name "fruit" and also with a class name "center".</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.fruit {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orange;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white;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.center {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Multiple Classes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proofErr w:type="gramStart"/>
      <w:r w:rsidRPr="008F51A0">
        <w:rPr>
          <w:rFonts w:ascii="Bookman Old Style" w:eastAsia="Times New Roman" w:hAnsi="Bookman Old Style" w:cs="Segoe UI"/>
          <w:color w:val="000000"/>
          <w:bdr w:val="none" w:sz="0" w:space="0" w:color="auto" w:frame="1"/>
        </w:rPr>
        <w:t>All</w:t>
      </w:r>
      <w:proofErr w:type="gramEnd"/>
      <w:r w:rsidRPr="008F51A0">
        <w:rPr>
          <w:rFonts w:ascii="Bookman Old Style" w:eastAsia="Times New Roman" w:hAnsi="Bookman Old Style" w:cs="Segoe UI"/>
          <w:color w:val="000000"/>
          <w:bdr w:val="none" w:sz="0" w:space="0" w:color="auto" w:frame="1"/>
        </w:rPr>
        <w:t> three elements have the class name "fruit". In addition, Mango also have the class name "center", which center-aligns the text.</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 center"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Orange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Apple</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3710DD" w:rsidRPr="008F51A0" w:rsidRDefault="003710DD" w:rsidP="006216D3">
      <w:pPr>
        <w:pStyle w:val="alt"/>
        <w:numPr>
          <w:ilvl w:val="0"/>
          <w:numId w:val="183"/>
        </w:numPr>
        <w:spacing w:before="0" w:beforeAutospacing="0" w:after="160" w:afterAutospacing="0"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3710DD" w:rsidRPr="008F51A0" w:rsidRDefault="003710DD" w:rsidP="006216D3">
      <w:pPr>
        <w:numPr>
          <w:ilvl w:val="0"/>
          <w:numId w:val="183"/>
        </w:numPr>
        <w:spacing w:line="360" w:lineRule="auto"/>
        <w:jc w:val="both"/>
        <w:divId w:val="518204691"/>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76081" w:rsidRPr="008F51A0" w:rsidRDefault="00205128"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You can see that the first element &lt;h2&gt; belongs to both the "fruit" class and the "center" class.</w:t>
      </w:r>
    </w:p>
    <w:p w:rsidR="00F2586D" w:rsidRPr="008F51A0" w:rsidRDefault="00F2586D" w:rsidP="008F51A0">
      <w:pPr>
        <w:pStyle w:val="Heading2"/>
        <w:shd w:val="clear" w:color="auto" w:fill="FFFFFF"/>
        <w:spacing w:before="0" w:after="160" w:line="360" w:lineRule="auto"/>
        <w:jc w:val="both"/>
        <w:divId w:val="22703721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Same class with Different Tag</w:t>
      </w:r>
    </w:p>
    <w:p w:rsidR="00F2586D" w:rsidRPr="008F51A0" w:rsidRDefault="00F2586D" w:rsidP="008F51A0">
      <w:pPr>
        <w:pStyle w:val="NormalWeb"/>
        <w:shd w:val="clear" w:color="auto" w:fill="FFFFFF"/>
        <w:spacing w:before="0" w:beforeAutospacing="0" w:after="160" w:afterAutospacing="0" w:line="360" w:lineRule="auto"/>
        <w:jc w:val="both"/>
        <w:divId w:val="227037212"/>
        <w:rPr>
          <w:rFonts w:ascii="Bookman Old Style" w:eastAsiaTheme="minorEastAsia" w:hAnsi="Bookman Old Style" w:cs="Segoe UI"/>
          <w:color w:val="333333"/>
        </w:rPr>
      </w:pPr>
      <w:r w:rsidRPr="008F51A0">
        <w:rPr>
          <w:rFonts w:ascii="Bookman Old Style" w:hAnsi="Bookman Old Style" w:cs="Segoe UI"/>
          <w:color w:val="333333"/>
        </w:rPr>
        <w:t>You can use the same class name with different tags like &lt;h2&gt; and &lt;p&gt; etc. to share the same style.</w:t>
      </w:r>
    </w:p>
    <w:p w:rsidR="00F2586D" w:rsidRPr="008F51A0" w:rsidRDefault="00F2586D" w:rsidP="008F51A0">
      <w:pPr>
        <w:pStyle w:val="Heading3"/>
        <w:shd w:val="clear" w:color="auto" w:fill="FFFFFF"/>
        <w:spacing w:before="0" w:after="160" w:line="360" w:lineRule="auto"/>
        <w:jc w:val="both"/>
        <w:divId w:val="22703721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.fruit {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orange;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white;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Same Class with Different Tag</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"fruit"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Mango is the king of all fruits.</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numPr>
          <w:ilvl w:val="0"/>
          <w:numId w:val="184"/>
        </w:numPr>
        <w:spacing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lastRenderedPageBreak/>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92AD9" w:rsidP="006216D3">
      <w:pPr>
        <w:pStyle w:val="alt"/>
        <w:numPr>
          <w:ilvl w:val="0"/>
          <w:numId w:val="184"/>
        </w:numPr>
        <w:spacing w:before="0" w:beforeAutospacing="0" w:after="160" w:afterAutospacing="0" w:line="360" w:lineRule="auto"/>
        <w:jc w:val="both"/>
        <w:divId w:val="206915499"/>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F2586D" w:rsidRPr="008F51A0" w:rsidRDefault="00F2586D"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BA2595" w:rsidRPr="008F51A0" w:rsidRDefault="00BA2595" w:rsidP="008F51A0">
      <w:pPr>
        <w:pStyle w:val="Heading1"/>
        <w:shd w:val="clear" w:color="auto" w:fill="FFFFFF"/>
        <w:spacing w:before="0" w:beforeAutospacing="0" w:after="160" w:afterAutospacing="0" w:line="360" w:lineRule="auto"/>
        <w:jc w:val="both"/>
        <w:divId w:val="1363240287"/>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Id Attribute</w:t>
      </w:r>
    </w:p>
    <w:p w:rsidR="00BA2595" w:rsidRPr="008F51A0" w:rsidRDefault="00BA2595" w:rsidP="008F51A0">
      <w:pPr>
        <w:pStyle w:val="NormalWeb"/>
        <w:shd w:val="clear" w:color="auto" w:fill="FFFFFF"/>
        <w:spacing w:before="0" w:beforeAutospacing="0" w:after="160" w:afterAutospacing="0" w:line="360" w:lineRule="auto"/>
        <w:jc w:val="both"/>
        <w:divId w:val="1363240287"/>
        <w:rPr>
          <w:rFonts w:ascii="Bookman Old Style" w:eastAsiaTheme="minorEastAsia" w:hAnsi="Bookman Old Style" w:cs="Segoe UI"/>
          <w:color w:val="333333"/>
        </w:rPr>
      </w:pPr>
      <w:r w:rsidRPr="008F51A0">
        <w:rPr>
          <w:rFonts w:ascii="Bookman Old Style" w:hAnsi="Bookman Old Style" w:cs="Segoe UI"/>
          <w:color w:val="333333"/>
        </w:rPr>
        <w:t>The </w:t>
      </w:r>
      <w:r w:rsidRPr="008F51A0">
        <w:rPr>
          <w:rStyle w:val="Strong"/>
          <w:rFonts w:ascii="Bookman Old Style" w:eastAsiaTheme="majorEastAsia" w:hAnsi="Bookman Old Style" w:cs="Segoe UI"/>
          <w:color w:val="333333"/>
        </w:rPr>
        <w:t>id attribute</w:t>
      </w:r>
      <w:r w:rsidRPr="008F51A0">
        <w:rPr>
          <w:rFonts w:ascii="Bookman Old Style" w:hAnsi="Bookman Old Style" w:cs="Segoe UI"/>
          <w:color w:val="333333"/>
        </w:rPr>
        <w:t> is used to specify the unique ID for an element of the HTML document. It allocates the unique identifier which is used by the </w:t>
      </w:r>
      <w:r w:rsidRPr="008F51A0">
        <w:rPr>
          <w:rStyle w:val="Strong"/>
          <w:rFonts w:ascii="Bookman Old Style" w:eastAsiaTheme="majorEastAsia" w:hAnsi="Bookman Old Style" w:cs="Segoe UI"/>
          <w:color w:val="333333"/>
        </w:rPr>
        <w:t>CSS</w:t>
      </w:r>
      <w:r w:rsidRPr="008F51A0">
        <w:rPr>
          <w:rFonts w:ascii="Bookman Old Style" w:hAnsi="Bookman Old Style" w:cs="Segoe UI"/>
          <w:color w:val="333333"/>
        </w:rPr>
        <w:t> and the </w:t>
      </w:r>
      <w:r w:rsidRPr="008F51A0">
        <w:rPr>
          <w:rStyle w:val="Strong"/>
          <w:rFonts w:ascii="Bookman Old Style" w:eastAsiaTheme="majorEastAsia" w:hAnsi="Bookman Old Style" w:cs="Segoe UI"/>
          <w:color w:val="333333"/>
        </w:rPr>
        <w:t>JavaScript</w:t>
      </w:r>
      <w:r w:rsidRPr="008F51A0">
        <w:rPr>
          <w:rFonts w:ascii="Bookman Old Style" w:hAnsi="Bookman Old Style" w:cs="Segoe UI"/>
          <w:color w:val="333333"/>
        </w:rPr>
        <w:t> for performing certain tasks.</w:t>
      </w:r>
    </w:p>
    <w:p w:rsidR="00BA2595" w:rsidRPr="008F51A0" w:rsidRDefault="00BA2595" w:rsidP="008F51A0">
      <w:pPr>
        <w:pStyle w:val="Heading4"/>
        <w:pBdr>
          <w:left w:val="single" w:sz="18" w:space="30" w:color="FFA500"/>
        </w:pBdr>
        <w:shd w:val="clear" w:color="auto" w:fill="FAEBD7"/>
        <w:spacing w:before="0" w:after="160" w:line="360" w:lineRule="auto"/>
        <w:jc w:val="both"/>
        <w:divId w:val="1363240287"/>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In the Cascading Style sheet (CSS), we can easily select an element with the specific id by using the # symbol followed by id.</w:t>
      </w:r>
    </w:p>
    <w:p w:rsidR="00BA2595" w:rsidRPr="008F51A0" w:rsidRDefault="00BA2595" w:rsidP="008F51A0">
      <w:pPr>
        <w:pStyle w:val="Heading4"/>
        <w:pBdr>
          <w:left w:val="single" w:sz="18" w:space="30" w:color="FFA500"/>
        </w:pBdr>
        <w:shd w:val="clear" w:color="auto" w:fill="FAEBD7"/>
        <w:spacing w:before="0" w:after="160" w:line="360" w:lineRule="auto"/>
        <w:jc w:val="both"/>
        <w:divId w:val="1363240287"/>
        <w:rPr>
          <w:rFonts w:ascii="Bookman Old Style" w:eastAsia="Times New Roman" w:hAnsi="Bookman Old Style" w:cs="Arial"/>
          <w:b/>
          <w:bCs/>
          <w:color w:val="333333"/>
          <w:sz w:val="23"/>
          <w:szCs w:val="23"/>
        </w:rPr>
      </w:pPr>
      <w:r w:rsidRPr="008F51A0">
        <w:rPr>
          <w:rFonts w:ascii="Bookman Old Style" w:eastAsia="Times New Roman" w:hAnsi="Bookman Old Style" w:cs="Arial"/>
          <w:b/>
          <w:bCs/>
          <w:color w:val="333333"/>
          <w:sz w:val="23"/>
          <w:szCs w:val="23"/>
        </w:rPr>
        <w:t xml:space="preserve">Note: JavaScript can access an element with the given ID by using the </w:t>
      </w:r>
      <w:proofErr w:type="gramStart"/>
      <w:r w:rsidRPr="008F51A0">
        <w:rPr>
          <w:rFonts w:ascii="Bookman Old Style" w:eastAsia="Times New Roman" w:hAnsi="Bookman Old Style" w:cs="Arial"/>
          <w:b/>
          <w:bCs/>
          <w:color w:val="333333"/>
          <w:sz w:val="23"/>
          <w:szCs w:val="23"/>
        </w:rPr>
        <w:t>getElementById(</w:t>
      </w:r>
      <w:proofErr w:type="gramEnd"/>
      <w:r w:rsidRPr="008F51A0">
        <w:rPr>
          <w:rFonts w:ascii="Bookman Old Style" w:eastAsia="Times New Roman" w:hAnsi="Bookman Old Style" w:cs="Arial"/>
          <w:b/>
          <w:bCs/>
          <w:color w:val="333333"/>
          <w:sz w:val="23"/>
          <w:szCs w:val="23"/>
        </w:rPr>
        <w:t>) method.</w:t>
      </w:r>
    </w:p>
    <w:p w:rsidR="00BA2595" w:rsidRPr="008F51A0" w:rsidRDefault="00BA2595" w:rsidP="008F51A0">
      <w:pPr>
        <w:pStyle w:val="Heading3"/>
        <w:shd w:val="clear" w:color="auto" w:fill="FFFFFF"/>
        <w:spacing w:before="0" w:after="160" w:line="360" w:lineRule="auto"/>
        <w:jc w:val="both"/>
        <w:divId w:val="1363240287"/>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Syntax</w:t>
      </w:r>
    </w:p>
    <w:p w:rsidR="00670FCF" w:rsidRPr="008F51A0" w:rsidRDefault="00670FCF" w:rsidP="006216D3">
      <w:pPr>
        <w:pStyle w:val="alt"/>
        <w:numPr>
          <w:ilvl w:val="0"/>
          <w:numId w:val="185"/>
        </w:numPr>
        <w:spacing w:before="0" w:beforeAutospacing="0" w:after="160" w:afterAutospacing="0" w:line="360" w:lineRule="auto"/>
        <w:jc w:val="both"/>
        <w:divId w:val="1098990752"/>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tag</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"value"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92AD9" w:rsidRPr="008F51A0" w:rsidRDefault="00771801"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 1:</w:t>
      </w:r>
      <w:r w:rsidRPr="008F51A0">
        <w:rPr>
          <w:rFonts w:ascii="Bookman Old Style" w:hAnsi="Bookman Old Style" w:cs="Segoe UI"/>
          <w:color w:val="333333"/>
          <w:shd w:val="clear" w:color="auto" w:fill="FFFFFF"/>
        </w:rPr>
        <w:t> The following example describes how to use the id attribute in CSS document:</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Example of Id attribute in CSS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#Cars {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padding: 40px;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background-color: lightblue;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color: black;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text-align: center;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#Bikes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padding: 50px;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background-color: lightGreen;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text-align: center;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style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Use CSS to style an element with the id: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p</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"Cars"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Cars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"Bikes"</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Bikes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h1</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pStyle w:val="alt"/>
        <w:numPr>
          <w:ilvl w:val="0"/>
          <w:numId w:val="186"/>
        </w:numPr>
        <w:spacing w:before="0" w:beforeAutospacing="0" w:after="160" w:afterAutospacing="0"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5A307E" w:rsidRPr="008F51A0" w:rsidRDefault="005A307E" w:rsidP="006216D3">
      <w:pPr>
        <w:numPr>
          <w:ilvl w:val="0"/>
          <w:numId w:val="186"/>
        </w:numPr>
        <w:spacing w:line="360" w:lineRule="auto"/>
        <w:jc w:val="both"/>
        <w:divId w:val="127587083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71801" w:rsidRPr="008F51A0" w:rsidRDefault="00A11C3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D56834" w:rsidRPr="008F51A0" w:rsidRDefault="00D56834" w:rsidP="008F51A0">
      <w:pPr>
        <w:spacing w:line="360" w:lineRule="auto"/>
        <w:divId w:val="1505900977"/>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3FA1EEC3" wp14:editId="09AB407D">
            <wp:extent cx="5542915" cy="4403090"/>
            <wp:effectExtent l="0" t="0" r="635" b="0"/>
            <wp:docPr id="216" name="Picture 216" descr="HTML Id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Id Attribut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542915" cy="4403090"/>
                    </a:xfrm>
                    <a:prstGeom prst="rect">
                      <a:avLst/>
                    </a:prstGeom>
                    <a:noFill/>
                    <a:ln>
                      <a:noFill/>
                    </a:ln>
                  </pic:spPr>
                </pic:pic>
              </a:graphicData>
            </a:graphic>
          </wp:inline>
        </w:drawing>
      </w:r>
    </w:p>
    <w:p w:rsidR="00D56834" w:rsidRPr="008F51A0" w:rsidRDefault="00D56834" w:rsidP="008F51A0">
      <w:pPr>
        <w:pStyle w:val="NormalWeb"/>
        <w:shd w:val="clear" w:color="auto" w:fill="FFFFFF"/>
        <w:spacing w:before="0" w:beforeAutospacing="0" w:after="160" w:afterAutospacing="0" w:line="360" w:lineRule="auto"/>
        <w:jc w:val="both"/>
        <w:divId w:val="1505900977"/>
        <w:rPr>
          <w:rFonts w:ascii="Bookman Old Style" w:eastAsiaTheme="minorEastAsia" w:hAnsi="Bookman Old Style" w:cs="Segoe UI"/>
          <w:color w:val="333333"/>
        </w:rPr>
      </w:pPr>
      <w:r w:rsidRPr="008F51A0">
        <w:rPr>
          <w:rStyle w:val="Strong"/>
          <w:rFonts w:ascii="Bookman Old Style" w:hAnsi="Bookman Old Style" w:cs="Segoe UI"/>
          <w:color w:val="333333"/>
        </w:rPr>
        <w:t>Example 2:</w:t>
      </w:r>
      <w:r w:rsidRPr="008F51A0">
        <w:rPr>
          <w:rFonts w:ascii="Bookman Old Style" w:hAnsi="Bookman Old Style" w:cs="Segoe UI"/>
          <w:color w:val="333333"/>
        </w:rPr>
        <w:t> The following example describes how to use the ID attribute in JavaScript.</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Date Attribute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title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script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viewdate() {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var </w:t>
      </w:r>
      <w:r w:rsidRPr="008F51A0">
        <w:rPr>
          <w:rStyle w:val="attribute"/>
          <w:rFonts w:ascii="Bookman Old Style" w:eastAsia="Times New Roman" w:hAnsi="Bookman Old Style" w:cs="Segoe UI"/>
          <w:color w:val="FF0000"/>
          <w:bdr w:val="none" w:sz="0" w:space="0" w:color="auto" w:frame="1"/>
        </w:rPr>
        <w:t>x</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document</w:t>
      </w:r>
      <w:r w:rsidRPr="008F51A0">
        <w:rPr>
          <w:rFonts w:ascii="Bookman Old Style" w:eastAsia="Times New Roman" w:hAnsi="Bookman Old Style" w:cs="Segoe UI"/>
          <w:color w:val="000000"/>
          <w:bdr w:val="none" w:sz="0" w:space="0" w:color="auto" w:frame="1"/>
        </w:rPr>
        <w:t>.getElementById("dob").value;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document.getElementById("demo")</w:t>
      </w:r>
      <w:r w:rsidRPr="008F51A0">
        <w:rPr>
          <w:rStyle w:val="attribute"/>
          <w:rFonts w:ascii="Bookman Old Style" w:eastAsia="Times New Roman" w:hAnsi="Bookman Old Style" w:cs="Segoe UI"/>
          <w:color w:val="FF0000"/>
          <w:bdr w:val="none" w:sz="0" w:space="0" w:color="auto" w:frame="1"/>
        </w:rPr>
        <w:t>.innerHTML</w:t>
      </w:r>
      <w:r w:rsidRPr="008F51A0">
        <w:rPr>
          <w:rFonts w:ascii="Bookman Old Style" w:eastAsia="Times New Roman" w:hAnsi="Bookman Old Style" w:cs="Segoe UI"/>
          <w:color w:val="000000"/>
          <w:bdr w:val="none" w:sz="0" w:space="0" w:color="auto" w:frame="1"/>
        </w:rPr>
        <w:t> = </w:t>
      </w:r>
      <w:r w:rsidRPr="008F51A0">
        <w:rPr>
          <w:rStyle w:val="attribute-value"/>
          <w:rFonts w:ascii="Bookman Old Style" w:eastAsia="Times New Roman" w:hAnsi="Bookman Old Style" w:cs="Segoe UI"/>
          <w:color w:val="0000FF"/>
          <w:bdr w:val="none" w:sz="0" w:space="0" w:color="auto" w:frame="1"/>
        </w:rPr>
        <w:t>x</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script</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head</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Employee Name: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placeholder</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"Your Good name"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Date of Joining: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input</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type</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"date"</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"dob"</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button</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onclick</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"viewdate()"</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Submit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button</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br</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Fonts w:ascii="Bookman Old Style" w:eastAsia="Times New Roman" w:hAnsi="Bookman Old Style" w:cs="Segoe UI"/>
          <w:color w:val="000000"/>
          <w:bdr w:val="none" w:sz="0" w:space="0" w:color="auto" w:frame="1"/>
        </w:rPr>
        <w:t> </w:t>
      </w:r>
      <w:r w:rsidRPr="008F51A0">
        <w:rPr>
          <w:rStyle w:val="attribute"/>
          <w:rFonts w:ascii="Bookman Old Style" w:eastAsia="Times New Roman" w:hAnsi="Bookman Old Style" w:cs="Segoe UI"/>
          <w:color w:val="FF0000"/>
          <w:bdr w:val="none" w:sz="0" w:space="0" w:color="auto" w:frame="1"/>
        </w:rPr>
        <w:t>id</w:t>
      </w:r>
      <w:r w:rsidRPr="008F51A0">
        <w:rPr>
          <w:rFonts w:ascii="Bookman Old Style" w:eastAsia="Times New Roman" w:hAnsi="Bookman Old Style" w:cs="Segoe UI"/>
          <w:color w:val="000000"/>
          <w:bdr w:val="none" w:sz="0" w:space="0" w:color="auto" w:frame="1"/>
        </w:rPr>
        <w:t>=</w:t>
      </w:r>
      <w:r w:rsidRPr="008F51A0">
        <w:rPr>
          <w:rStyle w:val="attribute-value"/>
          <w:rFonts w:ascii="Bookman Old Style" w:eastAsia="Times New Roman" w:hAnsi="Bookman Old Style" w:cs="Segoe UI"/>
          <w:color w:val="0000FF"/>
          <w:bdr w:val="none" w:sz="0" w:space="0" w:color="auto" w:frame="1"/>
        </w:rPr>
        <w:t>"demo"</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h2</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numPr>
          <w:ilvl w:val="0"/>
          <w:numId w:val="187"/>
        </w:numPr>
        <w:spacing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body</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7A12F2" w:rsidRPr="008F51A0" w:rsidRDefault="007A12F2" w:rsidP="006216D3">
      <w:pPr>
        <w:pStyle w:val="alt"/>
        <w:numPr>
          <w:ilvl w:val="0"/>
          <w:numId w:val="187"/>
        </w:numPr>
        <w:spacing w:before="0" w:beforeAutospacing="0" w:after="160" w:afterAutospacing="0" w:line="360" w:lineRule="auto"/>
        <w:jc w:val="both"/>
        <w:divId w:val="499974460"/>
        <w:rPr>
          <w:rFonts w:ascii="Bookman Old Style" w:eastAsia="Times New Roman" w:hAnsi="Bookman Old Style" w:cs="Segoe UI"/>
          <w:color w:val="000000"/>
        </w:rPr>
      </w:pPr>
      <w:r w:rsidRPr="008F51A0">
        <w:rPr>
          <w:rStyle w:val="tag"/>
          <w:rFonts w:ascii="Bookman Old Style" w:eastAsia="Times New Roman" w:hAnsi="Bookman Old Style" w:cs="Segoe UI"/>
          <w:b/>
          <w:bCs/>
          <w:color w:val="006699"/>
          <w:bdr w:val="none" w:sz="0" w:space="0" w:color="auto" w:frame="1"/>
        </w:rPr>
        <w:t>&lt;/</w:t>
      </w:r>
      <w:r w:rsidRPr="008F51A0">
        <w:rPr>
          <w:rStyle w:val="tag-name"/>
          <w:rFonts w:ascii="Bookman Old Style" w:eastAsia="Times New Roman" w:hAnsi="Bookman Old Style" w:cs="Segoe UI"/>
          <w:b/>
          <w:bCs/>
          <w:color w:val="006699"/>
          <w:bdr w:val="none" w:sz="0" w:space="0" w:color="auto" w:frame="1"/>
        </w:rPr>
        <w:t>html</w:t>
      </w:r>
      <w:r w:rsidRPr="008F51A0">
        <w:rPr>
          <w:rStyle w:val="tag"/>
          <w:rFonts w:ascii="Bookman Old Style" w:eastAsia="Times New Roman" w:hAnsi="Bookman Old Style" w:cs="Segoe UI"/>
          <w:b/>
          <w:bCs/>
          <w:color w:val="006699"/>
          <w:bdr w:val="none" w:sz="0" w:space="0" w:color="auto" w:frame="1"/>
        </w:rPr>
        <w:t>&gt;</w:t>
      </w:r>
      <w:r w:rsidRPr="008F51A0">
        <w:rPr>
          <w:rFonts w:ascii="Bookman Old Style" w:eastAsia="Times New Roman" w:hAnsi="Bookman Old Style" w:cs="Segoe UI"/>
          <w:color w:val="000000"/>
          <w:bdr w:val="none" w:sz="0" w:space="0" w:color="auto" w:frame="1"/>
        </w:rPr>
        <w:t>  </w:t>
      </w:r>
    </w:p>
    <w:p w:rsidR="00A11C3A" w:rsidRPr="008F51A0" w:rsidRDefault="006B0F7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F821A8" w:rsidRPr="008F51A0" w:rsidRDefault="00F821A8" w:rsidP="008F51A0">
      <w:pPr>
        <w:spacing w:line="360" w:lineRule="auto"/>
        <w:divId w:val="589699343"/>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7DAB7036" wp14:editId="3FD7342C">
            <wp:extent cx="4783455" cy="4735830"/>
            <wp:effectExtent l="0" t="0" r="0" b="7620"/>
            <wp:docPr id="217" name="Picture 217" descr="HTML Id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Id Attribute"/>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783455" cy="4735830"/>
                    </a:xfrm>
                    <a:prstGeom prst="rect">
                      <a:avLst/>
                    </a:prstGeom>
                    <a:noFill/>
                    <a:ln>
                      <a:noFill/>
                    </a:ln>
                  </pic:spPr>
                </pic:pic>
              </a:graphicData>
            </a:graphic>
          </wp:inline>
        </w:drawing>
      </w:r>
    </w:p>
    <w:p w:rsidR="00F821A8" w:rsidRPr="008F51A0" w:rsidRDefault="00F821A8" w:rsidP="008F51A0">
      <w:pPr>
        <w:pStyle w:val="Heading2"/>
        <w:shd w:val="clear" w:color="auto" w:fill="FFFFFF"/>
        <w:spacing w:before="0" w:after="160" w:line="360" w:lineRule="auto"/>
        <w:jc w:val="both"/>
        <w:divId w:val="58969934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Browser Support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411"/>
        <w:gridCol w:w="795"/>
        <w:gridCol w:w="1297"/>
        <w:gridCol w:w="1213"/>
        <w:gridCol w:w="1196"/>
      </w:tblGrid>
      <w:tr w:rsidR="00F821A8" w:rsidRPr="008F51A0">
        <w:trPr>
          <w:divId w:val="5896993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34FCB131" wp14:editId="198D522C">
                  <wp:extent cx="156845" cy="156845"/>
                  <wp:effectExtent l="0" t="0" r="0" b="0"/>
                  <wp:docPr id="218" name="Picture 21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8F51A0">
              <w:rPr>
                <w:rFonts w:ascii="Bookman Old Style" w:eastAsia="Times New Roman" w:hAnsi="Bookman Old Style"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D267C17" wp14:editId="64173182">
                  <wp:extent cx="156845" cy="156845"/>
                  <wp:effectExtent l="0" t="0" r="0" b="0"/>
                  <wp:docPr id="219" name="Picture 21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8F51A0">
              <w:rPr>
                <w:rFonts w:ascii="Bookman Old Style" w:eastAsia="Times New Roman" w:hAnsi="Bookman Old Style"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28736FA6" wp14:editId="43942C35">
                  <wp:extent cx="156845" cy="156845"/>
                  <wp:effectExtent l="0" t="0" r="0" b="0"/>
                  <wp:docPr id="220" name="Picture 22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8F51A0">
              <w:rPr>
                <w:rFonts w:ascii="Bookman Old Style" w:eastAsia="Times New Roman" w:hAnsi="Bookman Old Style"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6F8EFF5B" wp14:editId="240B76EA">
                  <wp:extent cx="156845" cy="156845"/>
                  <wp:effectExtent l="0" t="0" r="0" b="0"/>
                  <wp:docPr id="221" name="Picture 22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8F51A0">
              <w:rPr>
                <w:rFonts w:ascii="Bookman Old Style" w:eastAsia="Times New Roman" w:hAnsi="Bookman Old Style"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noProof/>
                <w:color w:val="333333"/>
              </w:rPr>
              <w:drawing>
                <wp:inline distT="0" distB="0" distL="0" distR="0" wp14:anchorId="5BE72DE8" wp14:editId="0A9F41CF">
                  <wp:extent cx="156845" cy="156845"/>
                  <wp:effectExtent l="0" t="0" r="0" b="0"/>
                  <wp:docPr id="222" name="Picture 22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8F51A0">
              <w:rPr>
                <w:rFonts w:ascii="Bookman Old Style" w:eastAsia="Times New Roman" w:hAnsi="Bookman Old Style" w:cs="Segoe UI"/>
                <w:color w:val="333333"/>
              </w:rPr>
              <w:t> Safari</w:t>
            </w:r>
          </w:p>
        </w:tc>
      </w:tr>
      <w:tr w:rsidR="00F821A8" w:rsidRPr="008F51A0">
        <w:trPr>
          <w:divId w:val="5896993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Style w:val="Strong"/>
                <w:rFonts w:ascii="Bookman Old Style" w:eastAsia="Times New Roman" w:hAnsi="Bookman Old Style" w:cs="Segoe UI"/>
                <w:color w:val="333333"/>
              </w:rPr>
              <w:t>&lt;id&gt;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21A8" w:rsidRPr="008F51A0" w:rsidRDefault="00F821A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r>
    </w:tbl>
    <w:p w:rsidR="006B0F73" w:rsidRPr="008F51A0" w:rsidRDefault="006B0F7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19676D" w:rsidRPr="008F51A0" w:rsidRDefault="0019676D" w:rsidP="008F51A0">
      <w:pPr>
        <w:pStyle w:val="Heading1"/>
        <w:shd w:val="clear" w:color="auto" w:fill="FFFFFF"/>
        <w:spacing w:before="0" w:beforeAutospacing="0" w:after="160" w:afterAutospacing="0" w:line="360" w:lineRule="auto"/>
        <w:jc w:val="both"/>
        <w:divId w:val="1143811401"/>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iframes</w:t>
      </w:r>
    </w:p>
    <w:p w:rsidR="0019676D" w:rsidRPr="008F51A0" w:rsidRDefault="0019676D" w:rsidP="008F51A0">
      <w:pPr>
        <w:pStyle w:val="NormalWeb"/>
        <w:shd w:val="clear" w:color="auto" w:fill="FFFFFF"/>
        <w:spacing w:before="0" w:beforeAutospacing="0" w:after="160" w:afterAutospacing="0" w:line="360" w:lineRule="auto"/>
        <w:jc w:val="both"/>
        <w:divId w:val="1143811401"/>
        <w:rPr>
          <w:rFonts w:ascii="Bookman Old Style" w:eastAsiaTheme="minorEastAsia" w:hAnsi="Bookman Old Style" w:cs="Segoe UI"/>
          <w:color w:val="333333"/>
        </w:rPr>
      </w:pPr>
      <w:r w:rsidRPr="008F51A0">
        <w:rPr>
          <w:rFonts w:ascii="Bookman Old Style" w:hAnsi="Bookman Old Style" w:cs="Segoe UI"/>
          <w:color w:val="333333"/>
        </w:rPr>
        <w:t>HTML Iframe is used to display a nested webpage (a webpage within a webpage). The HTML &lt;iframe&gt; tag defines an inline frame, hence it is also called as an Inline frame.</w:t>
      </w:r>
    </w:p>
    <w:p w:rsidR="0019676D" w:rsidRPr="008F51A0" w:rsidRDefault="0019676D" w:rsidP="008F51A0">
      <w:pPr>
        <w:pStyle w:val="NormalWeb"/>
        <w:shd w:val="clear" w:color="auto" w:fill="FFFFFF"/>
        <w:spacing w:before="0" w:beforeAutospacing="0" w:after="160" w:afterAutospacing="0" w:line="360" w:lineRule="auto"/>
        <w:jc w:val="both"/>
        <w:divId w:val="1143811401"/>
        <w:rPr>
          <w:rFonts w:ascii="Bookman Old Style" w:hAnsi="Bookman Old Style" w:cs="Segoe UI"/>
          <w:color w:val="333333"/>
        </w:rPr>
      </w:pPr>
      <w:r w:rsidRPr="008F51A0">
        <w:rPr>
          <w:rFonts w:ascii="Bookman Old Style" w:hAnsi="Bookman Old Style" w:cs="Segoe UI"/>
          <w:color w:val="333333"/>
        </w:rPr>
        <w:t>An HTML iframe embeds another document within the current HTML document in the rectangular region.</w:t>
      </w:r>
    </w:p>
    <w:p w:rsidR="0019676D" w:rsidRPr="008F51A0" w:rsidRDefault="0019676D" w:rsidP="008F51A0">
      <w:pPr>
        <w:pStyle w:val="NormalWeb"/>
        <w:shd w:val="clear" w:color="auto" w:fill="FFFFFF"/>
        <w:spacing w:before="0" w:beforeAutospacing="0" w:after="160" w:afterAutospacing="0" w:line="360" w:lineRule="auto"/>
        <w:jc w:val="both"/>
        <w:divId w:val="1143811401"/>
        <w:rPr>
          <w:rFonts w:ascii="Bookman Old Style" w:hAnsi="Bookman Old Style" w:cs="Segoe UI"/>
          <w:color w:val="333333"/>
        </w:rPr>
      </w:pPr>
      <w:r w:rsidRPr="008F51A0">
        <w:rPr>
          <w:rFonts w:ascii="Bookman Old Style" w:hAnsi="Bookman Old Style" w:cs="Segoe UI"/>
          <w:color w:val="333333"/>
        </w:rPr>
        <w:lastRenderedPageBreak/>
        <w:t>The webpage content and iframe contents can interact with each other using JavaScript.</w:t>
      </w:r>
    </w:p>
    <w:p w:rsidR="0019676D" w:rsidRPr="008F51A0" w:rsidRDefault="0019676D" w:rsidP="008F51A0">
      <w:pPr>
        <w:pStyle w:val="Heading3"/>
        <w:shd w:val="clear" w:color="auto" w:fill="FFFFFF"/>
        <w:spacing w:before="0" w:after="160" w:line="360" w:lineRule="auto"/>
        <w:jc w:val="both"/>
        <w:divId w:val="114381140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Iframe Syntax</w:t>
      </w:r>
    </w:p>
    <w:p w:rsidR="0019676D" w:rsidRPr="008F51A0" w:rsidRDefault="0019676D" w:rsidP="008F51A0">
      <w:pPr>
        <w:pStyle w:val="NormalWeb"/>
        <w:shd w:val="clear" w:color="auto" w:fill="FFFFFF"/>
        <w:spacing w:before="0" w:beforeAutospacing="0" w:after="160" w:afterAutospacing="0" w:line="360" w:lineRule="auto"/>
        <w:jc w:val="both"/>
        <w:divId w:val="1143811401"/>
        <w:rPr>
          <w:rFonts w:ascii="Bookman Old Style" w:eastAsiaTheme="minorEastAsia" w:hAnsi="Bookman Old Style" w:cs="Segoe UI"/>
          <w:color w:val="333333"/>
        </w:rPr>
      </w:pPr>
      <w:r w:rsidRPr="008F51A0">
        <w:rPr>
          <w:rFonts w:ascii="Bookman Old Style" w:hAnsi="Bookman Old Style" w:cs="Segoe UI"/>
          <w:color w:val="333333"/>
        </w:rPr>
        <w:t>An HTML iframe is defined with the &lt;iframe&gt; tag:</w:t>
      </w:r>
    </w:p>
    <w:p w:rsidR="000D4648" w:rsidRPr="008F51A0" w:rsidRDefault="000D4648" w:rsidP="006216D3">
      <w:pPr>
        <w:pStyle w:val="alt"/>
        <w:numPr>
          <w:ilvl w:val="0"/>
          <w:numId w:val="188"/>
        </w:numPr>
        <w:spacing w:before="0" w:beforeAutospacing="0" w:after="160" w:afterAutospacing="0" w:line="360" w:lineRule="auto"/>
        <w:jc w:val="both"/>
        <w:divId w:val="4385243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"URL"</w:t>
      </w:r>
      <w:r w:rsidRPr="008F51A0">
        <w:rPr>
          <w:rFonts w:ascii="Bookman Old Style" w:eastAsia="Times New Roman" w:hAnsi="Bookman Old Style" w:cs="Segoe UI"/>
          <w:color w:val="000000"/>
          <w:bdr w:val="none" w:sz="0" w:space="0" w:color="auto" w:frame="1"/>
        </w:rPr>
        <w:t>&gt;&lt;/iframe&gt;  </w:t>
      </w:r>
    </w:p>
    <w:p w:rsidR="00F821A8" w:rsidRPr="008F51A0" w:rsidRDefault="00D5005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Here, "src" attribute specifies the web address (URL) of the inline frame page.</w:t>
      </w:r>
    </w:p>
    <w:p w:rsidR="001A4235" w:rsidRPr="008F51A0" w:rsidRDefault="001A4235" w:rsidP="008F51A0">
      <w:pPr>
        <w:pStyle w:val="Heading2"/>
        <w:shd w:val="clear" w:color="auto" w:fill="FFFFFF"/>
        <w:spacing w:before="0" w:after="160" w:line="360" w:lineRule="auto"/>
        <w:jc w:val="both"/>
        <w:divId w:val="163475148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Set Width and Height of iframe</w:t>
      </w:r>
    </w:p>
    <w:p w:rsidR="001A4235" w:rsidRPr="008F51A0" w:rsidRDefault="001A4235" w:rsidP="008F51A0">
      <w:pPr>
        <w:pStyle w:val="NormalWeb"/>
        <w:shd w:val="clear" w:color="auto" w:fill="FFFFFF"/>
        <w:spacing w:before="0" w:beforeAutospacing="0" w:after="160" w:afterAutospacing="0" w:line="360" w:lineRule="auto"/>
        <w:jc w:val="both"/>
        <w:divId w:val="1634751482"/>
        <w:rPr>
          <w:rFonts w:ascii="Bookman Old Style" w:eastAsiaTheme="minorEastAsia" w:hAnsi="Bookman Old Style" w:cs="Segoe UI"/>
          <w:color w:val="333333"/>
        </w:rPr>
      </w:pPr>
      <w:r w:rsidRPr="008F51A0">
        <w:rPr>
          <w:rFonts w:ascii="Bookman Old Style" w:hAnsi="Bookman Old Style" w:cs="Segoe UI"/>
          <w:color w:val="333333"/>
        </w:rPr>
        <w:t xml:space="preserve">You can set the width and height of iframe by using "width" and "height" attributes. By default, the attributes values are specified in pixels but you can also set them in percent. </w:t>
      </w:r>
      <w:proofErr w:type="gramStart"/>
      <w:r w:rsidRPr="008F51A0">
        <w:rPr>
          <w:rFonts w:ascii="Bookman Old Style" w:hAnsi="Bookman Old Style" w:cs="Segoe UI"/>
          <w:color w:val="333333"/>
        </w:rPr>
        <w:t>i.e</w:t>
      </w:r>
      <w:proofErr w:type="gramEnd"/>
      <w:r w:rsidRPr="008F51A0">
        <w:rPr>
          <w:rFonts w:ascii="Bookman Old Style" w:hAnsi="Bookman Old Style" w:cs="Segoe UI"/>
          <w:color w:val="333333"/>
        </w:rPr>
        <w:t>. 50%, 60% etc.</w:t>
      </w:r>
    </w:p>
    <w:p w:rsidR="001A4235" w:rsidRPr="008F51A0" w:rsidRDefault="001A4235" w:rsidP="008F51A0">
      <w:pPr>
        <w:pStyle w:val="Heading3"/>
        <w:shd w:val="clear" w:color="auto" w:fill="FFFFFF"/>
        <w:spacing w:before="0" w:after="160" w:line="360" w:lineRule="auto"/>
        <w:jc w:val="both"/>
        <w:divId w:val="163475148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 (Pixels)</w:t>
      </w:r>
    </w:p>
    <w:p w:rsidR="005B358C" w:rsidRPr="008F51A0" w:rsidRDefault="005B358C" w:rsidP="006216D3">
      <w:pPr>
        <w:pStyle w:val="alt"/>
        <w:numPr>
          <w:ilvl w:val="0"/>
          <w:numId w:val="189"/>
        </w:numPr>
        <w:spacing w:before="0" w:beforeAutospacing="0" w:after="160" w:afterAutospacing="0"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5B358C" w:rsidRPr="008F51A0" w:rsidRDefault="005B358C" w:rsidP="006216D3">
      <w:pPr>
        <w:numPr>
          <w:ilvl w:val="0"/>
          <w:numId w:val="189"/>
        </w:numPr>
        <w:spacing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B358C" w:rsidRPr="008F51A0" w:rsidRDefault="005B358C" w:rsidP="006216D3">
      <w:pPr>
        <w:pStyle w:val="alt"/>
        <w:numPr>
          <w:ilvl w:val="0"/>
          <w:numId w:val="189"/>
        </w:numPr>
        <w:spacing w:before="0" w:beforeAutospacing="0" w:after="160" w:afterAutospacing="0"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5B358C" w:rsidRPr="008F51A0" w:rsidRDefault="005B358C" w:rsidP="006216D3">
      <w:pPr>
        <w:numPr>
          <w:ilvl w:val="0"/>
          <w:numId w:val="189"/>
        </w:numPr>
        <w:spacing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&lt;h2&gt;HTML Iframes example&lt;/h2&gt;    </w:t>
      </w:r>
    </w:p>
    <w:p w:rsidR="005B358C" w:rsidRPr="008F51A0" w:rsidRDefault="005B358C" w:rsidP="006216D3">
      <w:pPr>
        <w:pStyle w:val="alt"/>
        <w:numPr>
          <w:ilvl w:val="0"/>
          <w:numId w:val="189"/>
        </w:numPr>
        <w:spacing w:before="0" w:beforeAutospacing="0" w:after="160" w:afterAutospacing="0"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&lt;p&gt;Use the height and width attributes to specify the size of the iframe:&lt;/p&gt;    </w:t>
      </w:r>
    </w:p>
    <w:p w:rsidR="005B358C" w:rsidRPr="008F51A0" w:rsidRDefault="005B358C" w:rsidP="006216D3">
      <w:pPr>
        <w:numPr>
          <w:ilvl w:val="0"/>
          <w:numId w:val="189"/>
        </w:numPr>
        <w:spacing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"300"</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"400"</w:t>
      </w:r>
      <w:r w:rsidRPr="008F51A0">
        <w:rPr>
          <w:rFonts w:ascii="Bookman Old Style" w:eastAsia="Times New Roman" w:hAnsi="Bookman Old Style" w:cs="Segoe UI"/>
          <w:color w:val="000000"/>
          <w:bdr w:val="none" w:sz="0" w:space="0" w:color="auto" w:frame="1"/>
        </w:rPr>
        <w:t>&gt;&lt;/iframe&gt;    </w:t>
      </w:r>
    </w:p>
    <w:p w:rsidR="005B358C" w:rsidRPr="008F51A0" w:rsidRDefault="005B358C" w:rsidP="006216D3">
      <w:pPr>
        <w:pStyle w:val="alt"/>
        <w:numPr>
          <w:ilvl w:val="0"/>
          <w:numId w:val="189"/>
        </w:numPr>
        <w:spacing w:before="0" w:beforeAutospacing="0" w:after="160" w:afterAutospacing="0"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5B358C" w:rsidRPr="008F51A0" w:rsidRDefault="005B358C" w:rsidP="006216D3">
      <w:pPr>
        <w:numPr>
          <w:ilvl w:val="0"/>
          <w:numId w:val="189"/>
        </w:numPr>
        <w:spacing w:line="360" w:lineRule="auto"/>
        <w:jc w:val="both"/>
        <w:divId w:val="1277437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DA47D3" w:rsidRPr="008F51A0" w:rsidRDefault="00DA47D3" w:rsidP="008F51A0">
      <w:pPr>
        <w:pStyle w:val="Heading3"/>
        <w:shd w:val="clear" w:color="auto" w:fill="FFFFFF"/>
        <w:spacing w:before="0" w:after="160" w:line="360" w:lineRule="auto"/>
        <w:jc w:val="both"/>
        <w:divId w:val="132979663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 (Percentage)</w:t>
      </w:r>
    </w:p>
    <w:p w:rsidR="00735497" w:rsidRPr="008F51A0" w:rsidRDefault="00735497" w:rsidP="006216D3">
      <w:pPr>
        <w:pStyle w:val="alt"/>
        <w:numPr>
          <w:ilvl w:val="0"/>
          <w:numId w:val="190"/>
        </w:numPr>
        <w:spacing w:before="0" w:beforeAutospacing="0" w:after="160" w:afterAutospacing="0"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735497" w:rsidRPr="008F51A0" w:rsidRDefault="00735497" w:rsidP="006216D3">
      <w:pPr>
        <w:numPr>
          <w:ilvl w:val="0"/>
          <w:numId w:val="190"/>
        </w:numPr>
        <w:spacing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35497" w:rsidRPr="008F51A0" w:rsidRDefault="00735497" w:rsidP="006216D3">
      <w:pPr>
        <w:pStyle w:val="alt"/>
        <w:numPr>
          <w:ilvl w:val="0"/>
          <w:numId w:val="190"/>
        </w:numPr>
        <w:spacing w:before="0" w:beforeAutospacing="0" w:after="160" w:afterAutospacing="0"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35497" w:rsidRPr="008F51A0" w:rsidRDefault="00735497" w:rsidP="006216D3">
      <w:pPr>
        <w:numPr>
          <w:ilvl w:val="0"/>
          <w:numId w:val="190"/>
        </w:numPr>
        <w:spacing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&lt;h2&gt;HTML Iframes&lt;/h2&gt;    </w:t>
      </w:r>
    </w:p>
    <w:p w:rsidR="00735497" w:rsidRPr="008F51A0" w:rsidRDefault="00735497" w:rsidP="006216D3">
      <w:pPr>
        <w:pStyle w:val="alt"/>
        <w:numPr>
          <w:ilvl w:val="0"/>
          <w:numId w:val="190"/>
        </w:numPr>
        <w:spacing w:before="0" w:beforeAutospacing="0" w:after="160" w:afterAutospacing="0"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&lt;p&gt;You can use the height and width attributes to specify the size of the iframe:&lt;/p&gt;    </w:t>
      </w:r>
    </w:p>
    <w:p w:rsidR="00735497" w:rsidRPr="008F51A0" w:rsidRDefault="00735497" w:rsidP="006216D3">
      <w:pPr>
        <w:numPr>
          <w:ilvl w:val="0"/>
          <w:numId w:val="190"/>
        </w:numPr>
        <w:spacing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"50%"</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"70%"</w:t>
      </w:r>
      <w:r w:rsidRPr="008F51A0">
        <w:rPr>
          <w:rFonts w:ascii="Bookman Old Style" w:eastAsia="Times New Roman" w:hAnsi="Bookman Old Style" w:cs="Segoe UI"/>
          <w:color w:val="000000"/>
          <w:bdr w:val="none" w:sz="0" w:space="0" w:color="auto" w:frame="1"/>
        </w:rPr>
        <w:t>&gt;&lt;/iframe&gt;    </w:t>
      </w:r>
    </w:p>
    <w:p w:rsidR="00735497" w:rsidRPr="008F51A0" w:rsidRDefault="00735497" w:rsidP="006216D3">
      <w:pPr>
        <w:pStyle w:val="alt"/>
        <w:numPr>
          <w:ilvl w:val="0"/>
          <w:numId w:val="190"/>
        </w:numPr>
        <w:spacing w:before="0" w:beforeAutospacing="0" w:after="160" w:afterAutospacing="0"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35497" w:rsidRPr="008F51A0" w:rsidRDefault="00735497" w:rsidP="006216D3">
      <w:pPr>
        <w:numPr>
          <w:ilvl w:val="0"/>
          <w:numId w:val="190"/>
        </w:numPr>
        <w:spacing w:line="360" w:lineRule="auto"/>
        <w:jc w:val="both"/>
        <w:divId w:val="8525695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D5005F" w:rsidRPr="008F51A0" w:rsidRDefault="00515393"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You can also use CSS to set the height and width of the iframe.</w:t>
      </w:r>
    </w:p>
    <w:p w:rsidR="008228FB" w:rsidRPr="008F51A0" w:rsidRDefault="008228FB" w:rsidP="008F51A0">
      <w:pPr>
        <w:pStyle w:val="Heading3"/>
        <w:shd w:val="clear" w:color="auto" w:fill="FFFFFF"/>
        <w:spacing w:before="0" w:after="160" w:line="360" w:lineRule="auto"/>
        <w:jc w:val="both"/>
        <w:divId w:val="121465787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F3474C" w:rsidRPr="008F51A0" w:rsidRDefault="00F3474C" w:rsidP="006216D3">
      <w:pPr>
        <w:pStyle w:val="alt"/>
        <w:numPr>
          <w:ilvl w:val="0"/>
          <w:numId w:val="191"/>
        </w:numPr>
        <w:spacing w:before="0" w:beforeAutospacing="0" w:after="160" w:afterAutospacing="0"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F3474C" w:rsidRPr="008F51A0" w:rsidRDefault="00F3474C" w:rsidP="006216D3">
      <w:pPr>
        <w:numPr>
          <w:ilvl w:val="0"/>
          <w:numId w:val="191"/>
        </w:numPr>
        <w:spacing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F3474C" w:rsidRPr="008F51A0" w:rsidRDefault="00F3474C" w:rsidP="006216D3">
      <w:pPr>
        <w:pStyle w:val="alt"/>
        <w:numPr>
          <w:ilvl w:val="0"/>
          <w:numId w:val="191"/>
        </w:numPr>
        <w:spacing w:before="0" w:beforeAutospacing="0" w:after="160" w:afterAutospacing="0"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3474C" w:rsidRPr="008F51A0" w:rsidRDefault="00F3474C" w:rsidP="006216D3">
      <w:pPr>
        <w:numPr>
          <w:ilvl w:val="0"/>
          <w:numId w:val="191"/>
        </w:numPr>
        <w:spacing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&lt;h2&gt;HTML Iframes&lt;/h2&gt;    </w:t>
      </w:r>
    </w:p>
    <w:p w:rsidR="00F3474C" w:rsidRPr="008F51A0" w:rsidRDefault="00F3474C" w:rsidP="006216D3">
      <w:pPr>
        <w:pStyle w:val="alt"/>
        <w:numPr>
          <w:ilvl w:val="0"/>
          <w:numId w:val="191"/>
        </w:numPr>
        <w:spacing w:before="0" w:beforeAutospacing="0" w:after="160" w:afterAutospacing="0"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&lt;p&gt;Use the CSS height and width properties to specify the size of the iframe:&lt;/p&gt;    </w:t>
      </w:r>
    </w:p>
    <w:p w:rsidR="00F3474C" w:rsidRPr="008F51A0" w:rsidRDefault="00F3474C" w:rsidP="006216D3">
      <w:pPr>
        <w:numPr>
          <w:ilvl w:val="0"/>
          <w:numId w:val="191"/>
        </w:numPr>
        <w:spacing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"height:300px;width:400px"</w:t>
      </w:r>
      <w:r w:rsidRPr="008F51A0">
        <w:rPr>
          <w:rFonts w:ascii="Bookman Old Style" w:eastAsia="Times New Roman" w:hAnsi="Bookman Old Style" w:cs="Segoe UI"/>
          <w:color w:val="000000"/>
          <w:bdr w:val="none" w:sz="0" w:space="0" w:color="auto" w:frame="1"/>
        </w:rPr>
        <w:t>&gt;&lt;/iframe&gt;    </w:t>
      </w:r>
    </w:p>
    <w:p w:rsidR="00F3474C" w:rsidRPr="008F51A0" w:rsidRDefault="00F3474C" w:rsidP="006216D3">
      <w:pPr>
        <w:pStyle w:val="alt"/>
        <w:numPr>
          <w:ilvl w:val="0"/>
          <w:numId w:val="191"/>
        </w:numPr>
        <w:spacing w:before="0" w:beforeAutospacing="0" w:after="160" w:afterAutospacing="0"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3474C" w:rsidRPr="008F51A0" w:rsidRDefault="00F3474C" w:rsidP="006216D3">
      <w:pPr>
        <w:numPr>
          <w:ilvl w:val="0"/>
          <w:numId w:val="191"/>
        </w:numPr>
        <w:spacing w:line="360" w:lineRule="auto"/>
        <w:jc w:val="both"/>
        <w:divId w:val="98797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B844E2" w:rsidRPr="008F51A0" w:rsidRDefault="00B844E2" w:rsidP="008F51A0">
      <w:pPr>
        <w:pStyle w:val="Heading2"/>
        <w:shd w:val="clear" w:color="auto" w:fill="FFFFFF"/>
        <w:spacing w:before="0" w:after="160" w:line="360" w:lineRule="auto"/>
        <w:jc w:val="both"/>
        <w:divId w:val="104421647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Remove the border of iframe</w:t>
      </w:r>
    </w:p>
    <w:p w:rsidR="00B844E2" w:rsidRPr="008F51A0" w:rsidRDefault="00B844E2" w:rsidP="008F51A0">
      <w:pPr>
        <w:pStyle w:val="NormalWeb"/>
        <w:shd w:val="clear" w:color="auto" w:fill="FFFFFF"/>
        <w:spacing w:before="0" w:beforeAutospacing="0" w:after="160" w:afterAutospacing="0" w:line="360" w:lineRule="auto"/>
        <w:jc w:val="both"/>
        <w:divId w:val="1044216473"/>
        <w:rPr>
          <w:rFonts w:ascii="Bookman Old Style" w:eastAsiaTheme="minorEastAsia" w:hAnsi="Bookman Old Style" w:cs="Segoe UI"/>
          <w:color w:val="333333"/>
        </w:rPr>
      </w:pPr>
      <w:r w:rsidRPr="008F51A0">
        <w:rPr>
          <w:rFonts w:ascii="Bookman Old Style" w:hAnsi="Bookman Old Style" w:cs="Segoe UI"/>
          <w:color w:val="333333"/>
        </w:rPr>
        <w:t>By default, an iframe contains a border around it. You can remove the border by using &lt;style&gt; attribute and CSS border property.</w:t>
      </w:r>
    </w:p>
    <w:p w:rsidR="00B844E2" w:rsidRPr="008F51A0" w:rsidRDefault="00B844E2" w:rsidP="008F51A0">
      <w:pPr>
        <w:pStyle w:val="Heading3"/>
        <w:shd w:val="clear" w:color="auto" w:fill="FFFFFF"/>
        <w:spacing w:before="0" w:after="160" w:line="360" w:lineRule="auto"/>
        <w:jc w:val="both"/>
        <w:divId w:val="104421647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E763B5" w:rsidRPr="008F51A0" w:rsidRDefault="00E763B5" w:rsidP="006216D3">
      <w:pPr>
        <w:pStyle w:val="alt"/>
        <w:numPr>
          <w:ilvl w:val="0"/>
          <w:numId w:val="192"/>
        </w:numPr>
        <w:spacing w:before="0" w:beforeAutospacing="0" w:after="160" w:afterAutospacing="0"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E763B5" w:rsidRPr="008F51A0" w:rsidRDefault="00E763B5" w:rsidP="006216D3">
      <w:pPr>
        <w:numPr>
          <w:ilvl w:val="0"/>
          <w:numId w:val="192"/>
        </w:numPr>
        <w:spacing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E763B5" w:rsidRPr="008F51A0" w:rsidRDefault="00E763B5" w:rsidP="006216D3">
      <w:pPr>
        <w:pStyle w:val="alt"/>
        <w:numPr>
          <w:ilvl w:val="0"/>
          <w:numId w:val="192"/>
        </w:numPr>
        <w:spacing w:before="0" w:beforeAutospacing="0" w:after="160" w:afterAutospacing="0"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763B5" w:rsidRPr="008F51A0" w:rsidRDefault="00E763B5" w:rsidP="006216D3">
      <w:pPr>
        <w:numPr>
          <w:ilvl w:val="0"/>
          <w:numId w:val="192"/>
        </w:numPr>
        <w:spacing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&lt;h2&gt;Remove the Iframe Border&lt;/h2&gt;    </w:t>
      </w:r>
    </w:p>
    <w:p w:rsidR="00E763B5" w:rsidRPr="008F51A0" w:rsidRDefault="00E763B5" w:rsidP="006216D3">
      <w:pPr>
        <w:pStyle w:val="alt"/>
        <w:numPr>
          <w:ilvl w:val="0"/>
          <w:numId w:val="192"/>
        </w:numPr>
        <w:spacing w:before="0" w:beforeAutospacing="0" w:after="160" w:afterAutospacing="0"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&lt;p&gt;This iframe example doesn't have any border&lt;/p&gt;     </w:t>
      </w:r>
    </w:p>
    <w:p w:rsidR="00E763B5" w:rsidRPr="008F51A0" w:rsidRDefault="00E763B5" w:rsidP="006216D3">
      <w:pPr>
        <w:numPr>
          <w:ilvl w:val="0"/>
          <w:numId w:val="192"/>
        </w:numPr>
        <w:spacing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"border:none;"</w:t>
      </w:r>
      <w:r w:rsidRPr="008F51A0">
        <w:rPr>
          <w:rFonts w:ascii="Bookman Old Style" w:eastAsia="Times New Roman" w:hAnsi="Bookman Old Style" w:cs="Segoe UI"/>
          <w:color w:val="000000"/>
          <w:bdr w:val="none" w:sz="0" w:space="0" w:color="auto" w:frame="1"/>
        </w:rPr>
        <w:t>&gt;&lt;/iframe&gt;    </w:t>
      </w:r>
    </w:p>
    <w:p w:rsidR="00E763B5" w:rsidRPr="008F51A0" w:rsidRDefault="00E763B5" w:rsidP="006216D3">
      <w:pPr>
        <w:pStyle w:val="alt"/>
        <w:numPr>
          <w:ilvl w:val="0"/>
          <w:numId w:val="192"/>
        </w:numPr>
        <w:spacing w:before="0" w:beforeAutospacing="0" w:after="160" w:afterAutospacing="0"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763B5" w:rsidRPr="008F51A0" w:rsidRDefault="00E763B5" w:rsidP="006216D3">
      <w:pPr>
        <w:numPr>
          <w:ilvl w:val="0"/>
          <w:numId w:val="192"/>
        </w:numPr>
        <w:spacing w:line="360" w:lineRule="auto"/>
        <w:jc w:val="both"/>
        <w:divId w:val="31564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15393" w:rsidRPr="008F51A0" w:rsidRDefault="004B6AD1"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You can also change the size, color, style of the iframe's border.</w:t>
      </w:r>
    </w:p>
    <w:p w:rsidR="00DA20CF" w:rsidRPr="008F51A0" w:rsidRDefault="00DA20CF" w:rsidP="008F51A0">
      <w:pPr>
        <w:pStyle w:val="Heading3"/>
        <w:shd w:val="clear" w:color="auto" w:fill="FFFFFF"/>
        <w:spacing w:before="0" w:after="160" w:line="360" w:lineRule="auto"/>
        <w:jc w:val="both"/>
        <w:divId w:val="51473001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936A18" w:rsidRPr="008F51A0" w:rsidRDefault="00936A18" w:rsidP="006216D3">
      <w:pPr>
        <w:pStyle w:val="alt"/>
        <w:numPr>
          <w:ilvl w:val="0"/>
          <w:numId w:val="193"/>
        </w:numPr>
        <w:spacing w:before="0" w:beforeAutospacing="0" w:after="160" w:afterAutospacing="0"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936A18" w:rsidRPr="008F51A0" w:rsidRDefault="00936A18" w:rsidP="006216D3">
      <w:pPr>
        <w:numPr>
          <w:ilvl w:val="0"/>
          <w:numId w:val="193"/>
        </w:numPr>
        <w:spacing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936A18" w:rsidRPr="008F51A0" w:rsidRDefault="00936A18" w:rsidP="006216D3">
      <w:pPr>
        <w:pStyle w:val="alt"/>
        <w:numPr>
          <w:ilvl w:val="0"/>
          <w:numId w:val="193"/>
        </w:numPr>
        <w:spacing w:before="0" w:beforeAutospacing="0" w:after="160" w:afterAutospacing="0"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36A18" w:rsidRPr="008F51A0" w:rsidRDefault="00936A18" w:rsidP="006216D3">
      <w:pPr>
        <w:numPr>
          <w:ilvl w:val="0"/>
          <w:numId w:val="193"/>
        </w:numPr>
        <w:spacing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&lt;h2&gt;Custom Iframe Border&lt;/h2&gt;    </w:t>
      </w:r>
    </w:p>
    <w:p w:rsidR="00936A18" w:rsidRPr="008F51A0" w:rsidRDefault="00936A18" w:rsidP="006216D3">
      <w:pPr>
        <w:pStyle w:val="alt"/>
        <w:numPr>
          <w:ilvl w:val="0"/>
          <w:numId w:val="193"/>
        </w:numPr>
        <w:spacing w:before="0" w:beforeAutospacing="0" w:after="160" w:afterAutospacing="0"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src=</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"border:2px solid tomato;"</w:t>
      </w:r>
      <w:r w:rsidRPr="008F51A0">
        <w:rPr>
          <w:rFonts w:ascii="Bookman Old Style" w:eastAsia="Times New Roman" w:hAnsi="Bookman Old Style" w:cs="Segoe UI"/>
          <w:color w:val="000000"/>
          <w:bdr w:val="none" w:sz="0" w:space="0" w:color="auto" w:frame="1"/>
        </w:rPr>
        <w:t>&gt;&lt;/iframe&gt;    </w:t>
      </w:r>
    </w:p>
    <w:p w:rsidR="00936A18" w:rsidRPr="008F51A0" w:rsidRDefault="00936A18" w:rsidP="006216D3">
      <w:pPr>
        <w:numPr>
          <w:ilvl w:val="0"/>
          <w:numId w:val="193"/>
        </w:numPr>
        <w:spacing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36A18" w:rsidRPr="008F51A0" w:rsidRDefault="00936A18" w:rsidP="006216D3">
      <w:pPr>
        <w:pStyle w:val="alt"/>
        <w:numPr>
          <w:ilvl w:val="0"/>
          <w:numId w:val="193"/>
        </w:numPr>
        <w:spacing w:before="0" w:beforeAutospacing="0" w:after="160" w:afterAutospacing="0" w:line="360" w:lineRule="auto"/>
        <w:jc w:val="both"/>
        <w:divId w:val="19700130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DB09CA" w:rsidRPr="008F51A0" w:rsidRDefault="00DB09CA" w:rsidP="008F51A0">
      <w:pPr>
        <w:pStyle w:val="Heading2"/>
        <w:shd w:val="clear" w:color="auto" w:fill="FFFFFF"/>
        <w:spacing w:before="0" w:after="160" w:line="360" w:lineRule="auto"/>
        <w:jc w:val="both"/>
        <w:divId w:val="143782473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Iframe Target for a link</w:t>
      </w:r>
    </w:p>
    <w:p w:rsidR="00DB09CA" w:rsidRPr="008F51A0" w:rsidRDefault="00DB09CA" w:rsidP="008F51A0">
      <w:pPr>
        <w:pStyle w:val="NormalWeb"/>
        <w:shd w:val="clear" w:color="auto" w:fill="FFFFFF"/>
        <w:spacing w:before="0" w:beforeAutospacing="0" w:after="160" w:afterAutospacing="0" w:line="360" w:lineRule="auto"/>
        <w:jc w:val="both"/>
        <w:divId w:val="1437824737"/>
        <w:rPr>
          <w:rFonts w:ascii="Bookman Old Style" w:eastAsiaTheme="minorEastAsia" w:hAnsi="Bookman Old Style" w:cs="Segoe UI"/>
          <w:color w:val="333333"/>
        </w:rPr>
      </w:pPr>
      <w:r w:rsidRPr="008F51A0">
        <w:rPr>
          <w:rFonts w:ascii="Bookman Old Style" w:hAnsi="Bookman Old Style" w:cs="Segoe UI"/>
          <w:color w:val="333333"/>
        </w:rPr>
        <w:t>You can set a target frame for a link by using iframe. Your specified target attribute of the link must refer to the name attribute of the iframe.</w:t>
      </w:r>
    </w:p>
    <w:p w:rsidR="00DB09CA" w:rsidRPr="008F51A0" w:rsidRDefault="00DB09CA" w:rsidP="008F51A0">
      <w:pPr>
        <w:pStyle w:val="Heading3"/>
        <w:shd w:val="clear" w:color="auto" w:fill="FFFFFF"/>
        <w:spacing w:before="0" w:after="160" w:line="360" w:lineRule="auto"/>
        <w:jc w:val="both"/>
        <w:divId w:val="143782473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E532B8" w:rsidRPr="008F51A0" w:rsidRDefault="00E532B8" w:rsidP="006216D3">
      <w:pPr>
        <w:numPr>
          <w:ilvl w:val="0"/>
          <w:numId w:val="194"/>
        </w:numPr>
        <w:spacing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532B8" w:rsidRPr="008F51A0" w:rsidRDefault="00E532B8" w:rsidP="006216D3">
      <w:pPr>
        <w:numPr>
          <w:ilvl w:val="0"/>
          <w:numId w:val="194"/>
        </w:numPr>
        <w:spacing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&lt;h2&gt;Iframe - Target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a Link&lt;/h2&gt;  </w:t>
      </w:r>
    </w:p>
    <w:p w:rsidR="00E532B8" w:rsidRPr="008F51A0" w:rsidRDefault="00E532B8" w:rsidP="006216D3">
      <w:pPr>
        <w:numPr>
          <w:ilvl w:val="0"/>
          <w:numId w:val="194"/>
        </w:numPr>
        <w:spacing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height=</w:t>
      </w:r>
      <w:r w:rsidRPr="008F51A0">
        <w:rPr>
          <w:rStyle w:val="string"/>
          <w:rFonts w:ascii="Bookman Old Style" w:eastAsia="Times New Roman" w:hAnsi="Bookman Old Style" w:cs="Segoe UI"/>
          <w:color w:val="0000FF"/>
          <w:bdr w:val="none" w:sz="0" w:space="0" w:color="auto" w:frame="1"/>
        </w:rPr>
        <w:t>"300px"</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"100%"</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"new.html"</w:t>
      </w:r>
      <w:r w:rsidRPr="008F51A0">
        <w:rPr>
          <w:rFonts w:ascii="Bookman Old Style" w:eastAsia="Times New Roman" w:hAnsi="Bookman Old Style" w:cs="Segoe UI"/>
          <w:color w:val="000000"/>
          <w:bdr w:val="none" w:sz="0" w:space="0" w:color="auto" w:frame="1"/>
        </w:rPr>
        <w:t> name=</w:t>
      </w:r>
      <w:r w:rsidRPr="008F51A0">
        <w:rPr>
          <w:rStyle w:val="string"/>
          <w:rFonts w:ascii="Bookman Old Style" w:eastAsia="Times New Roman" w:hAnsi="Bookman Old Style" w:cs="Segoe UI"/>
          <w:color w:val="0000FF"/>
          <w:bdr w:val="none" w:sz="0" w:space="0" w:color="auto" w:frame="1"/>
        </w:rPr>
        <w:t>"iframe_a"</w:t>
      </w:r>
      <w:r w:rsidRPr="008F51A0">
        <w:rPr>
          <w:rFonts w:ascii="Bookman Old Style" w:eastAsia="Times New Roman" w:hAnsi="Bookman Old Style" w:cs="Segoe UI"/>
          <w:color w:val="000000"/>
          <w:bdr w:val="none" w:sz="0" w:space="0" w:color="auto" w:frame="1"/>
        </w:rPr>
        <w:t>&gt;&lt;/iframe&gt;  </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&lt;p&gt;&lt;a href=</w:t>
      </w:r>
      <w:r w:rsidRPr="008F51A0">
        <w:rPr>
          <w:rStyle w:val="string"/>
          <w:rFonts w:ascii="Bookman Old Style" w:eastAsia="Times New Roman" w:hAnsi="Bookman Old Style" w:cs="Segoe UI"/>
          <w:color w:val="0000FF"/>
          <w:bdr w:val="none" w:sz="0" w:space="0" w:color="auto" w:frame="1"/>
        </w:rPr>
        <w:t>"https://www.javatpoint.com"</w:t>
      </w:r>
      <w:r w:rsidRPr="008F51A0">
        <w:rPr>
          <w:rFonts w:ascii="Bookman Old Style" w:eastAsia="Times New Roman" w:hAnsi="Bookman Old Style" w:cs="Segoe UI"/>
          <w:color w:val="000000"/>
          <w:bdr w:val="none" w:sz="0" w:space="0" w:color="auto" w:frame="1"/>
        </w:rPr>
        <w:t> target=</w:t>
      </w:r>
      <w:r w:rsidRPr="008F51A0">
        <w:rPr>
          <w:rStyle w:val="string"/>
          <w:rFonts w:ascii="Bookman Old Style" w:eastAsia="Times New Roman" w:hAnsi="Bookman Old Style" w:cs="Segoe UI"/>
          <w:color w:val="0000FF"/>
          <w:bdr w:val="none" w:sz="0" w:space="0" w:color="auto" w:frame="1"/>
        </w:rPr>
        <w:t>"iframe_a"</w:t>
      </w:r>
      <w:r w:rsidRPr="008F51A0">
        <w:rPr>
          <w:rFonts w:ascii="Bookman Old Style" w:eastAsia="Times New Roman" w:hAnsi="Bookman Old Style" w:cs="Segoe UI"/>
          <w:color w:val="000000"/>
          <w:bdr w:val="none" w:sz="0" w:space="0" w:color="auto" w:frame="1"/>
        </w:rPr>
        <w:t>&gt;JavaTpoint.com&lt;/a&gt;&lt;/p&gt;  </w:t>
      </w:r>
    </w:p>
    <w:p w:rsidR="00E532B8" w:rsidRPr="008F51A0" w:rsidRDefault="00E532B8" w:rsidP="006216D3">
      <w:pPr>
        <w:numPr>
          <w:ilvl w:val="0"/>
          <w:numId w:val="194"/>
        </w:numPr>
        <w:spacing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w:t>
      </w:r>
      <w:proofErr w:type="gramStart"/>
      <w:r w:rsidRPr="008F51A0">
        <w:rPr>
          <w:rFonts w:ascii="Bookman Old Style" w:eastAsia="Times New Roman" w:hAnsi="Bookman Old Style" w:cs="Segoe UI"/>
          <w:color w:val="000000"/>
          <w:bdr w:val="none" w:sz="0" w:space="0" w:color="auto" w:frame="1"/>
        </w:rPr>
        <w:t>The</w:t>
      </w:r>
      <w:proofErr w:type="gramEnd"/>
      <w:r w:rsidRPr="008F51A0">
        <w:rPr>
          <w:rFonts w:ascii="Bookman Old Style" w:eastAsia="Times New Roman" w:hAnsi="Bookman Old Style" w:cs="Segoe UI"/>
          <w:color w:val="000000"/>
          <w:bdr w:val="none" w:sz="0" w:space="0" w:color="auto" w:frame="1"/>
        </w:rPr>
        <w:t> name of iframe and link target must have same value </w:t>
      </w:r>
      <w:r w:rsidRPr="008F51A0">
        <w:rPr>
          <w:rStyle w:val="keyword"/>
          <w:rFonts w:ascii="Bookman Old Style" w:eastAsia="Times New Roman" w:hAnsi="Bookman Old Style" w:cs="Segoe UI"/>
          <w:b/>
          <w:bCs/>
          <w:color w:val="006699"/>
          <w:bdr w:val="none" w:sz="0" w:space="0" w:color="auto" w:frame="1"/>
        </w:rPr>
        <w:t>else</w:t>
      </w:r>
      <w:r w:rsidRPr="008F51A0">
        <w:rPr>
          <w:rFonts w:ascii="Bookman Old Style" w:eastAsia="Times New Roman" w:hAnsi="Bookman Old Style" w:cs="Segoe UI"/>
          <w:color w:val="000000"/>
          <w:bdr w:val="none" w:sz="0" w:space="0" w:color="auto" w:frame="1"/>
        </w:rPr>
        <w:t> link will not open as a frame. &lt;/p&gt;  </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E532B8" w:rsidRPr="008F51A0" w:rsidRDefault="00E532B8" w:rsidP="006216D3">
      <w:pPr>
        <w:numPr>
          <w:ilvl w:val="0"/>
          <w:numId w:val="194"/>
        </w:numPr>
        <w:spacing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532B8" w:rsidRPr="008F51A0" w:rsidRDefault="00E532B8" w:rsidP="006216D3">
      <w:pPr>
        <w:pStyle w:val="alt"/>
        <w:numPr>
          <w:ilvl w:val="0"/>
          <w:numId w:val="194"/>
        </w:numPr>
        <w:spacing w:before="0" w:beforeAutospacing="0" w:after="160" w:afterAutospacing="0" w:line="360" w:lineRule="auto"/>
        <w:jc w:val="both"/>
        <w:divId w:val="20469812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B6AD1" w:rsidRPr="008F51A0" w:rsidRDefault="003D13F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8380D" w:rsidRPr="008F51A0" w:rsidRDefault="0078380D" w:rsidP="008F51A0">
      <w:pPr>
        <w:spacing w:line="360" w:lineRule="auto"/>
        <w:divId w:val="1603489718"/>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579CB61B" wp14:editId="496A84E4">
            <wp:extent cx="9417050" cy="4032885"/>
            <wp:effectExtent l="0" t="0" r="0" b="5715"/>
            <wp:docPr id="223" name="Picture 223" descr="HTML i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iframes"/>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9417050" cy="4032885"/>
                    </a:xfrm>
                    <a:prstGeom prst="rect">
                      <a:avLst/>
                    </a:prstGeom>
                    <a:noFill/>
                    <a:ln>
                      <a:noFill/>
                    </a:ln>
                  </pic:spPr>
                </pic:pic>
              </a:graphicData>
            </a:graphic>
          </wp:inline>
        </w:drawing>
      </w:r>
    </w:p>
    <w:p w:rsidR="0078380D" w:rsidRPr="008F51A0" w:rsidRDefault="0078380D" w:rsidP="008F51A0">
      <w:pPr>
        <w:pStyle w:val="NormalWeb"/>
        <w:shd w:val="clear" w:color="auto" w:fill="FFFFFF"/>
        <w:spacing w:before="0" w:beforeAutospacing="0" w:after="160" w:afterAutospacing="0" w:line="360" w:lineRule="auto"/>
        <w:jc w:val="both"/>
        <w:divId w:val="1603489718"/>
        <w:rPr>
          <w:rFonts w:ascii="Bookman Old Style" w:eastAsiaTheme="minorEastAsia" w:hAnsi="Bookman Old Style" w:cs="Segoe UI"/>
          <w:color w:val="333333"/>
        </w:rPr>
      </w:pPr>
      <w:proofErr w:type="gramStart"/>
      <w:r w:rsidRPr="008F51A0">
        <w:rPr>
          <w:rStyle w:val="Strong"/>
          <w:rFonts w:ascii="Bookman Old Style" w:hAnsi="Bookman Old Style" w:cs="Segoe UI"/>
          <w:color w:val="333333"/>
        </w:rPr>
        <w:t>new.hmtl</w:t>
      </w:r>
      <w:proofErr w:type="gramEnd"/>
      <w:r w:rsidRPr="008F51A0">
        <w:rPr>
          <w:rStyle w:val="Strong"/>
          <w:rFonts w:ascii="Bookman Old Style" w:hAnsi="Bookman Old Style" w:cs="Segoe UI"/>
          <w:color w:val="333333"/>
        </w:rPr>
        <w:t xml:space="preserve"> output code:</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proofErr w:type="gramStart"/>
      <w:r w:rsidRPr="008F51A0">
        <w:rPr>
          <w:rFonts w:ascii="Bookman Old Style" w:hAnsi="Bookman Old Style"/>
          <w:color w:val="535559"/>
          <w:sz w:val="24"/>
          <w:szCs w:val="24"/>
        </w:rPr>
        <w:t>&lt;!DOCTYPE</w:t>
      </w:r>
      <w:proofErr w:type="gramEnd"/>
      <w:r w:rsidRPr="008F51A0">
        <w:rPr>
          <w:rFonts w:ascii="Bookman Old Style" w:hAnsi="Bookman Old Style"/>
          <w:color w:val="535559"/>
          <w:sz w:val="24"/>
          <w:szCs w:val="24"/>
        </w:rPr>
        <w:t xml:space="preserve"> html&gt;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w:t>
      </w:r>
      <w:proofErr w:type="gramStart"/>
      <w:r w:rsidRPr="008F51A0">
        <w:rPr>
          <w:rFonts w:ascii="Bookman Old Style" w:hAnsi="Bookman Old Style"/>
          <w:color w:val="535559"/>
          <w:sz w:val="24"/>
          <w:szCs w:val="24"/>
        </w:rPr>
        <w:t>html</w:t>
      </w:r>
      <w:proofErr w:type="gramEnd"/>
      <w:r w:rsidRPr="008F51A0">
        <w:rPr>
          <w:rFonts w:ascii="Bookman Old Style" w:hAnsi="Bookman Old Style"/>
          <w:color w:val="535559"/>
          <w:sz w:val="24"/>
          <w:szCs w:val="24"/>
        </w:rPr>
        <w:t>&gt;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w:t>
      </w:r>
      <w:proofErr w:type="gramStart"/>
      <w:r w:rsidRPr="008F51A0">
        <w:rPr>
          <w:rFonts w:ascii="Bookman Old Style" w:hAnsi="Bookman Old Style"/>
          <w:color w:val="535559"/>
          <w:sz w:val="24"/>
          <w:szCs w:val="24"/>
        </w:rPr>
        <w:t>head</w:t>
      </w:r>
      <w:proofErr w:type="gramEnd"/>
      <w:r w:rsidRPr="008F51A0">
        <w:rPr>
          <w:rFonts w:ascii="Bookman Old Style" w:hAnsi="Bookman Old Style"/>
          <w:color w:val="535559"/>
          <w:sz w:val="24"/>
          <w:szCs w:val="24"/>
        </w:rPr>
        <w:t>&gt;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ab/>
        <w:t>&lt;</w:t>
      </w:r>
      <w:proofErr w:type="gramStart"/>
      <w:r w:rsidRPr="008F51A0">
        <w:rPr>
          <w:rFonts w:ascii="Bookman Old Style" w:hAnsi="Bookman Old Style"/>
          <w:color w:val="535559"/>
          <w:sz w:val="24"/>
          <w:szCs w:val="24"/>
        </w:rPr>
        <w:t>style</w:t>
      </w:r>
      <w:proofErr w:type="gramEnd"/>
      <w:r w:rsidRPr="008F51A0">
        <w:rPr>
          <w:rFonts w:ascii="Bookman Old Style" w:hAnsi="Bookman Old Style"/>
          <w:color w:val="535559"/>
          <w:sz w:val="24"/>
          <w:szCs w:val="24"/>
        </w:rPr>
        <w:t>&gt;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lastRenderedPageBreak/>
        <w:tab/>
      </w:r>
      <w:proofErr w:type="gramStart"/>
      <w:r w:rsidRPr="008F51A0">
        <w:rPr>
          <w:rFonts w:ascii="Bookman Old Style" w:hAnsi="Bookman Old Style"/>
          <w:color w:val="535559"/>
          <w:sz w:val="24"/>
          <w:szCs w:val="24"/>
        </w:rPr>
        <w:t>p{</w:t>
      </w:r>
      <w:proofErr w:type="gramEnd"/>
      <w:r w:rsidRPr="008F51A0">
        <w:rPr>
          <w:rFonts w:ascii="Bookman Old Style" w:hAnsi="Bookman Old Style"/>
          <w:color w:val="535559"/>
          <w:sz w:val="24"/>
          <w:szCs w:val="24"/>
        </w:rPr>
        <w:t xml:space="preserve"> font-size: 50px;</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 xml:space="preserve">         </w:t>
      </w:r>
      <w:proofErr w:type="gramStart"/>
      <w:r w:rsidRPr="008F51A0">
        <w:rPr>
          <w:rFonts w:ascii="Bookman Old Style" w:hAnsi="Bookman Old Style"/>
          <w:color w:val="535559"/>
          <w:sz w:val="24"/>
          <w:szCs w:val="24"/>
        </w:rPr>
        <w:t>color</w:t>
      </w:r>
      <w:proofErr w:type="gramEnd"/>
      <w:r w:rsidRPr="008F51A0">
        <w:rPr>
          <w:rFonts w:ascii="Bookman Old Style" w:hAnsi="Bookman Old Style"/>
          <w:color w:val="535559"/>
          <w:sz w:val="24"/>
          <w:szCs w:val="24"/>
        </w:rPr>
        <w:t>: red;}</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&lt;/style&gt;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&lt;/head&gt;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&lt;body style="background-color: #</w:t>
      </w:r>
      <w:proofErr w:type="gramStart"/>
      <w:r w:rsidRPr="008F51A0">
        <w:rPr>
          <w:rFonts w:ascii="Bookman Old Style" w:hAnsi="Bookman Old Style"/>
          <w:color w:val="535559"/>
          <w:sz w:val="24"/>
          <w:szCs w:val="24"/>
        </w:rPr>
        <w:t>c7f15e;</w:t>
      </w:r>
      <w:proofErr w:type="gramEnd"/>
      <w:r w:rsidRPr="008F51A0">
        <w:rPr>
          <w:rFonts w:ascii="Bookman Old Style" w:hAnsi="Bookman Old Style"/>
          <w:color w:val="535559"/>
          <w:sz w:val="24"/>
          <w:szCs w:val="24"/>
        </w:rPr>
        <w:t>"&gt;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 xml:space="preserve">  &lt;p&gt;This is a </w:t>
      </w:r>
      <w:proofErr w:type="gramStart"/>
      <w:r w:rsidRPr="008F51A0">
        <w:rPr>
          <w:rFonts w:ascii="Bookman Old Style" w:hAnsi="Bookman Old Style"/>
          <w:color w:val="535559"/>
          <w:sz w:val="24"/>
          <w:szCs w:val="24"/>
        </w:rPr>
        <w:t>link  below</w:t>
      </w:r>
      <w:proofErr w:type="gramEnd"/>
      <w:r w:rsidRPr="008F51A0">
        <w:rPr>
          <w:rFonts w:ascii="Bookman Old Style" w:hAnsi="Bookman Old Style"/>
          <w:color w:val="535559"/>
          <w:sz w:val="24"/>
          <w:szCs w:val="24"/>
        </w:rPr>
        <w:t xml:space="preserve"> the ifarme click on link to open new iframe. &lt;/p&gt;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&lt;/body&gt;</w:t>
      </w:r>
    </w:p>
    <w:p w:rsidR="000B6BBD" w:rsidRPr="008F51A0" w:rsidRDefault="000B6BBD" w:rsidP="008F51A0">
      <w:pPr>
        <w:pStyle w:val="HTMLPreformatted"/>
        <w:spacing w:after="160" w:line="360" w:lineRule="auto"/>
        <w:jc w:val="both"/>
        <w:divId w:val="493953775"/>
        <w:rPr>
          <w:rFonts w:ascii="Bookman Old Style" w:hAnsi="Bookman Old Style"/>
          <w:color w:val="535559"/>
          <w:sz w:val="24"/>
          <w:szCs w:val="24"/>
        </w:rPr>
      </w:pPr>
      <w:r w:rsidRPr="008F51A0">
        <w:rPr>
          <w:rFonts w:ascii="Bookman Old Style" w:hAnsi="Bookman Old Style"/>
          <w:color w:val="535559"/>
          <w:sz w:val="24"/>
          <w:szCs w:val="24"/>
        </w:rPr>
        <w:t>&lt;/html&gt;</w:t>
      </w:r>
    </w:p>
    <w:p w:rsidR="00E742AE" w:rsidRPr="008F51A0" w:rsidRDefault="00E742AE" w:rsidP="008F51A0">
      <w:pPr>
        <w:pStyle w:val="Heading2"/>
        <w:shd w:val="clear" w:color="auto" w:fill="FFFFFF"/>
        <w:spacing w:before="0" w:after="160" w:line="360" w:lineRule="auto"/>
        <w:jc w:val="both"/>
        <w:divId w:val="131428742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Embed YouTube video using iframe</w:t>
      </w:r>
    </w:p>
    <w:p w:rsidR="00E742AE" w:rsidRPr="008F51A0" w:rsidRDefault="00E742AE" w:rsidP="008F51A0">
      <w:pPr>
        <w:pStyle w:val="NormalWeb"/>
        <w:shd w:val="clear" w:color="auto" w:fill="FFFFFF"/>
        <w:spacing w:before="0" w:beforeAutospacing="0" w:after="160" w:afterAutospacing="0" w:line="360" w:lineRule="auto"/>
        <w:jc w:val="both"/>
        <w:divId w:val="1314287420"/>
        <w:rPr>
          <w:rFonts w:ascii="Bookman Old Style" w:eastAsiaTheme="minorEastAsia" w:hAnsi="Bookman Old Style" w:cs="Segoe UI"/>
          <w:color w:val="333333"/>
        </w:rPr>
      </w:pPr>
      <w:r w:rsidRPr="008F51A0">
        <w:rPr>
          <w:rFonts w:ascii="Bookman Old Style" w:hAnsi="Bookman Old Style" w:cs="Segoe UI"/>
          <w:color w:val="333333"/>
        </w:rPr>
        <w:t>You can also add a YouTube video on your webpage using the &lt;iframe&gt; tag. The attached video will be played at your webpage and you can also set height, width, autoplay, and many more properties for the video.</w:t>
      </w:r>
    </w:p>
    <w:p w:rsidR="00E742AE" w:rsidRPr="008F51A0" w:rsidRDefault="00E742AE" w:rsidP="008F51A0">
      <w:pPr>
        <w:pStyle w:val="NormalWeb"/>
        <w:shd w:val="clear" w:color="auto" w:fill="FFFFFF"/>
        <w:spacing w:before="0" w:beforeAutospacing="0" w:after="160" w:afterAutospacing="0" w:line="360" w:lineRule="auto"/>
        <w:jc w:val="both"/>
        <w:divId w:val="1314287420"/>
        <w:rPr>
          <w:rFonts w:ascii="Bookman Old Style" w:hAnsi="Bookman Old Style" w:cs="Segoe UI"/>
          <w:color w:val="333333"/>
        </w:rPr>
      </w:pPr>
      <w:r w:rsidRPr="008F51A0">
        <w:rPr>
          <w:rFonts w:ascii="Bookman Old Style" w:hAnsi="Bookman Old Style" w:cs="Segoe UI"/>
          <w:color w:val="333333"/>
        </w:rPr>
        <w:t>Following are some steps to add YouTube video on your webpage:</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Goto YouTube video which you want to embed.</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 xml:space="preserve">Click on SHARE </w:t>
      </w:r>
      <w:r w:rsidRPr="008F51A0">
        <w:rPr>
          <w:rFonts w:ascii="Segoe UI Symbol" w:eastAsia="Times New Roman" w:hAnsi="Segoe UI Symbol" w:cs="Segoe UI Symbol"/>
          <w:color w:val="000000"/>
        </w:rPr>
        <w:t>➦</w:t>
      </w:r>
      <w:r w:rsidRPr="008F51A0">
        <w:rPr>
          <w:rFonts w:ascii="Bookman Old Style" w:eastAsia="Times New Roman" w:hAnsi="Bookman Old Style" w:cs="Segoe UI"/>
          <w:color w:val="000000"/>
        </w:rPr>
        <w:t xml:space="preserve"> under the video.</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Click on Embed &lt;&gt; option.</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Copy HTML code.</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Paste the code in your HTML file</w:t>
      </w:r>
    </w:p>
    <w:p w:rsidR="00E742AE" w:rsidRPr="008F51A0" w:rsidRDefault="00E742AE" w:rsidP="006216D3">
      <w:pPr>
        <w:numPr>
          <w:ilvl w:val="0"/>
          <w:numId w:val="195"/>
        </w:numPr>
        <w:shd w:val="clear" w:color="auto" w:fill="FFFFFF"/>
        <w:spacing w:line="360" w:lineRule="auto"/>
        <w:jc w:val="both"/>
        <w:divId w:val="1314287420"/>
        <w:rPr>
          <w:rFonts w:ascii="Bookman Old Style" w:eastAsia="Times New Roman" w:hAnsi="Bookman Old Style" w:cs="Segoe UI"/>
          <w:color w:val="000000"/>
        </w:rPr>
      </w:pPr>
      <w:r w:rsidRPr="008F51A0">
        <w:rPr>
          <w:rFonts w:ascii="Bookman Old Style" w:eastAsia="Times New Roman" w:hAnsi="Bookman Old Style" w:cs="Segoe UI"/>
          <w:color w:val="000000"/>
        </w:rPr>
        <w:t>Change height, width, and other properties (as per requirement).</w:t>
      </w:r>
    </w:p>
    <w:p w:rsidR="00E742AE" w:rsidRPr="008F51A0" w:rsidRDefault="00E742AE" w:rsidP="008F51A0">
      <w:pPr>
        <w:pStyle w:val="Heading3"/>
        <w:shd w:val="clear" w:color="auto" w:fill="FFFFFF"/>
        <w:spacing w:before="0" w:after="160" w:line="360" w:lineRule="auto"/>
        <w:jc w:val="both"/>
        <w:divId w:val="131428742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56462B" w:rsidRPr="008F51A0" w:rsidRDefault="0056462B" w:rsidP="006216D3">
      <w:pPr>
        <w:pStyle w:val="alt"/>
        <w:numPr>
          <w:ilvl w:val="0"/>
          <w:numId w:val="196"/>
        </w:numPr>
        <w:spacing w:before="0" w:beforeAutospacing="0" w:after="160" w:afterAutospacing="0" w:line="360" w:lineRule="auto"/>
        <w:jc w:val="both"/>
        <w:divId w:val="16741847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&lt;iframe width=</w:t>
      </w:r>
      <w:r w:rsidRPr="008F51A0">
        <w:rPr>
          <w:rStyle w:val="string"/>
          <w:rFonts w:ascii="Bookman Old Style" w:eastAsia="Times New Roman" w:hAnsi="Bookman Old Style" w:cs="Segoe UI"/>
          <w:color w:val="0000FF"/>
          <w:bdr w:val="none" w:sz="0" w:space="0" w:color="auto" w:frame="1"/>
        </w:rPr>
        <w:t>"550"</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"315"</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"https://www.youtube.com/embed/JHq3pL4cdy4"</w:t>
      </w:r>
      <w:r w:rsidRPr="008F51A0">
        <w:rPr>
          <w:rFonts w:ascii="Bookman Old Style" w:eastAsia="Times New Roman" w:hAnsi="Bookman Old Style" w:cs="Segoe UI"/>
          <w:color w:val="000000"/>
          <w:bdr w:val="none" w:sz="0" w:space="0" w:color="auto" w:frame="1"/>
        </w:rPr>
        <w:t> frameborder=</w:t>
      </w:r>
      <w:r w:rsidRPr="008F51A0">
        <w:rPr>
          <w:rStyle w:val="string"/>
          <w:rFonts w:ascii="Bookman Old Style" w:eastAsia="Times New Roman" w:hAnsi="Bookman Old Style" w:cs="Segoe UI"/>
          <w:color w:val="0000FF"/>
          <w:bdr w:val="none" w:sz="0" w:space="0" w:color="auto" w:frame="1"/>
        </w:rPr>
        <w:t>"0"</w:t>
      </w:r>
      <w:r w:rsidRPr="008F51A0">
        <w:rPr>
          <w:rFonts w:ascii="Bookman Old Style" w:eastAsia="Times New Roman" w:hAnsi="Bookman Old Style" w:cs="Segoe UI"/>
          <w:color w:val="000000"/>
          <w:bdr w:val="none" w:sz="0" w:space="0" w:color="auto" w:frame="1"/>
        </w:rPr>
        <w:t> allow=</w:t>
      </w:r>
      <w:r w:rsidRPr="008F51A0">
        <w:rPr>
          <w:rStyle w:val="string"/>
          <w:rFonts w:ascii="Bookman Old Style" w:eastAsia="Times New Roman" w:hAnsi="Bookman Old Style" w:cs="Segoe UI"/>
          <w:color w:val="0000FF"/>
          <w:bdr w:val="none" w:sz="0" w:space="0" w:color="auto" w:frame="1"/>
        </w:rPr>
        <w:t>"accelerometer; autoplay; encrypted-media; gyroscope; picture-in-picture"</w:t>
      </w:r>
      <w:r w:rsidRPr="008F51A0">
        <w:rPr>
          <w:rFonts w:ascii="Bookman Old Style" w:eastAsia="Times New Roman" w:hAnsi="Bookman Old Style" w:cs="Segoe UI"/>
          <w:color w:val="000000"/>
          <w:bdr w:val="none" w:sz="0" w:space="0" w:color="auto" w:frame="1"/>
        </w:rPr>
        <w:t> allowfullscreen style=</w:t>
      </w:r>
      <w:r w:rsidRPr="008F51A0">
        <w:rPr>
          <w:rStyle w:val="string"/>
          <w:rFonts w:ascii="Bookman Old Style" w:eastAsia="Times New Roman" w:hAnsi="Bookman Old Style" w:cs="Segoe UI"/>
          <w:color w:val="0000FF"/>
          <w:bdr w:val="none" w:sz="0" w:space="0" w:color="auto" w:frame="1"/>
        </w:rPr>
        <w:t>"padding:20px;"</w:t>
      </w:r>
      <w:r w:rsidRPr="008F51A0">
        <w:rPr>
          <w:rFonts w:ascii="Bookman Old Style" w:eastAsia="Times New Roman" w:hAnsi="Bookman Old Style" w:cs="Segoe UI"/>
          <w:color w:val="000000"/>
          <w:bdr w:val="none" w:sz="0" w:space="0" w:color="auto" w:frame="1"/>
        </w:rPr>
        <w:t>&gt;&lt;/iframe&gt;  </w:t>
      </w:r>
    </w:p>
    <w:p w:rsidR="0056462B" w:rsidRPr="008F51A0" w:rsidRDefault="0056462B" w:rsidP="006216D3">
      <w:pPr>
        <w:numPr>
          <w:ilvl w:val="0"/>
          <w:numId w:val="196"/>
        </w:numPr>
        <w:spacing w:line="360" w:lineRule="auto"/>
        <w:jc w:val="both"/>
        <w:divId w:val="16741847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&lt;iframe width=</w:t>
      </w:r>
      <w:r w:rsidRPr="008F51A0">
        <w:rPr>
          <w:rStyle w:val="string"/>
          <w:rFonts w:ascii="Bookman Old Style" w:eastAsia="Times New Roman" w:hAnsi="Bookman Old Style" w:cs="Segoe UI"/>
          <w:color w:val="0000FF"/>
          <w:bdr w:val="none" w:sz="0" w:space="0" w:color="auto" w:frame="1"/>
        </w:rPr>
        <w:t>"550"</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"315"</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"https://www.youtube.com/embed/O5hShUO6wxs"</w:t>
      </w:r>
      <w:r w:rsidRPr="008F51A0">
        <w:rPr>
          <w:rFonts w:ascii="Bookman Old Style" w:eastAsia="Times New Roman" w:hAnsi="Bookman Old Style" w:cs="Segoe UI"/>
          <w:color w:val="000000"/>
          <w:bdr w:val="none" w:sz="0" w:space="0" w:color="auto" w:frame="1"/>
        </w:rPr>
        <w:t> frameborder=</w:t>
      </w:r>
      <w:r w:rsidRPr="008F51A0">
        <w:rPr>
          <w:rStyle w:val="string"/>
          <w:rFonts w:ascii="Bookman Old Style" w:eastAsia="Times New Roman" w:hAnsi="Bookman Old Style" w:cs="Segoe UI"/>
          <w:color w:val="0000FF"/>
          <w:bdr w:val="none" w:sz="0" w:space="0" w:color="auto" w:frame="1"/>
        </w:rPr>
        <w:t>"0"</w:t>
      </w:r>
      <w:r w:rsidRPr="008F51A0">
        <w:rPr>
          <w:rFonts w:ascii="Bookman Old Style" w:eastAsia="Times New Roman" w:hAnsi="Bookman Old Style" w:cs="Segoe UI"/>
          <w:color w:val="000000"/>
          <w:bdr w:val="none" w:sz="0" w:space="0" w:color="auto" w:frame="1"/>
        </w:rPr>
        <w:t> allow=</w:t>
      </w:r>
      <w:r w:rsidRPr="008F51A0">
        <w:rPr>
          <w:rStyle w:val="string"/>
          <w:rFonts w:ascii="Bookman Old Style" w:eastAsia="Times New Roman" w:hAnsi="Bookman Old Style" w:cs="Segoe UI"/>
          <w:color w:val="0000FF"/>
          <w:bdr w:val="none" w:sz="0" w:space="0" w:color="auto" w:frame="1"/>
        </w:rPr>
        <w:t>"accelerometer; autoplay; encrypted-media; gyroscope; picture-in-picture"</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"padding:20px;"</w:t>
      </w:r>
      <w:r w:rsidRPr="008F51A0">
        <w:rPr>
          <w:rFonts w:ascii="Bookman Old Style" w:eastAsia="Times New Roman" w:hAnsi="Bookman Old Style" w:cs="Segoe UI"/>
          <w:color w:val="000000"/>
          <w:bdr w:val="none" w:sz="0" w:space="0" w:color="auto" w:frame="1"/>
        </w:rPr>
        <w:t>&gt;&gt;&lt;/iframe&gt;  </w:t>
      </w:r>
    </w:p>
    <w:p w:rsidR="003D13FA" w:rsidRPr="008F51A0" w:rsidRDefault="00411DC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lastRenderedPageBreak/>
        <w:t>Output:</w:t>
      </w:r>
    </w:p>
    <w:p w:rsidR="00943215" w:rsidRPr="008F51A0" w:rsidRDefault="00943215" w:rsidP="008F51A0">
      <w:pPr>
        <w:spacing w:line="360" w:lineRule="auto"/>
        <w:divId w:val="1237399067"/>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4B9B0129" wp14:editId="3721B11D">
            <wp:extent cx="13012420" cy="7315200"/>
            <wp:effectExtent l="0" t="0" r="0" b="0"/>
            <wp:docPr id="224" name="Picture 224" descr="HTML i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iframes"/>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3012420" cy="7315200"/>
                    </a:xfrm>
                    <a:prstGeom prst="rect">
                      <a:avLst/>
                    </a:prstGeom>
                    <a:noFill/>
                    <a:ln>
                      <a:noFill/>
                    </a:ln>
                  </pic:spPr>
                </pic:pic>
              </a:graphicData>
            </a:graphic>
          </wp:inline>
        </w:drawing>
      </w:r>
    </w:p>
    <w:p w:rsidR="00943215" w:rsidRPr="008F51A0" w:rsidRDefault="00943215" w:rsidP="008F51A0">
      <w:pPr>
        <w:pStyle w:val="Heading2"/>
        <w:shd w:val="clear" w:color="auto" w:fill="FFFFFF"/>
        <w:spacing w:before="0" w:after="160" w:line="360" w:lineRule="auto"/>
        <w:jc w:val="both"/>
        <w:divId w:val="123739906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Attributes of &lt;iframe&gt;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01"/>
        <w:gridCol w:w="1207"/>
        <w:gridCol w:w="3072"/>
      </w:tblGrid>
      <w:tr w:rsidR="00943215" w:rsidRPr="008F51A0">
        <w:trPr>
          <w:divId w:val="1237399067"/>
        </w:trPr>
        <w:tc>
          <w:tcPr>
            <w:tcW w:w="0" w:type="auto"/>
            <w:shd w:val="clear" w:color="auto" w:fill="C7CCBE"/>
            <w:tcMar>
              <w:top w:w="180" w:type="dxa"/>
              <w:left w:w="180" w:type="dxa"/>
              <w:bottom w:w="180" w:type="dxa"/>
              <w:right w:w="180" w:type="dxa"/>
            </w:tcMar>
            <w:hideMark/>
          </w:tcPr>
          <w:p w:rsidR="00943215" w:rsidRPr="008F51A0" w:rsidRDefault="00943215"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 name</w:t>
            </w:r>
          </w:p>
        </w:tc>
        <w:tc>
          <w:tcPr>
            <w:tcW w:w="0" w:type="auto"/>
            <w:shd w:val="clear" w:color="auto" w:fill="C7CCBE"/>
            <w:tcMar>
              <w:top w:w="180" w:type="dxa"/>
              <w:left w:w="180" w:type="dxa"/>
              <w:bottom w:w="180" w:type="dxa"/>
              <w:right w:w="180" w:type="dxa"/>
            </w:tcMar>
            <w:hideMark/>
          </w:tcPr>
          <w:p w:rsidR="00943215" w:rsidRPr="008F51A0" w:rsidRDefault="00943215"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Value</w:t>
            </w:r>
          </w:p>
        </w:tc>
        <w:tc>
          <w:tcPr>
            <w:tcW w:w="0" w:type="auto"/>
            <w:shd w:val="clear" w:color="auto" w:fill="C7CCBE"/>
            <w:tcMar>
              <w:top w:w="180" w:type="dxa"/>
              <w:left w:w="180" w:type="dxa"/>
              <w:bottom w:w="180" w:type="dxa"/>
              <w:right w:w="180" w:type="dxa"/>
            </w:tcMar>
            <w:hideMark/>
          </w:tcPr>
          <w:p w:rsidR="00943215" w:rsidRPr="008F51A0" w:rsidRDefault="00943215"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allowfullscreen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If true then that frame can be opened in full screen.</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height of the embedded iframe, and the default height is 150 px.</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gives the name to the iframe. The name attribute is important if you want to create a link in one frame.</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frameborder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 or 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whether iframe should have a border or not. (Not supported in HTML5).</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width of embedded frame, and default width is 300 px.</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The src attribute is used to give the path name or file name which content to be loaded into iframe.</w:t>
            </w:r>
          </w:p>
        </w:tc>
      </w:tr>
      <w:tr w:rsidR="00943215" w:rsidRPr="008F51A0">
        <w:trPr>
          <w:divId w:val="1237399067"/>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sandbox</w:t>
            </w:r>
          </w:p>
        </w:tc>
        <w:tc>
          <w:tcPr>
            <w:tcW w:w="0" w:type="auto"/>
            <w:shd w:val="clear" w:color="auto" w:fill="FFFFFF"/>
            <w:vAlign w:val="center"/>
            <w:hideMark/>
          </w:tcPr>
          <w:p w:rsidR="00943215" w:rsidRPr="008F51A0" w:rsidRDefault="00943215" w:rsidP="008F51A0">
            <w:pPr>
              <w:spacing w:line="360" w:lineRule="auto"/>
              <w:rPr>
                <w:rFonts w:ascii="Bookman Old Style" w:eastAsia="Times New Roman" w:hAnsi="Bookman Old Style"/>
                <w:sz w:val="20"/>
                <w:szCs w:val="20"/>
              </w:rPr>
            </w:pPr>
          </w:p>
        </w:tc>
        <w:tc>
          <w:tcPr>
            <w:tcW w:w="0" w:type="auto"/>
            <w:shd w:val="clear" w:color="auto" w:fill="FFFFFF"/>
            <w:vAlign w:val="center"/>
            <w:hideMark/>
          </w:tcPr>
          <w:p w:rsidR="00943215" w:rsidRPr="008F51A0" w:rsidRDefault="00943215" w:rsidP="008F51A0">
            <w:pPr>
              <w:spacing w:line="360" w:lineRule="auto"/>
              <w:rPr>
                <w:rFonts w:ascii="Bookman Old Style" w:eastAsia="Times New Roman" w:hAnsi="Bookman Old Style"/>
                <w:sz w:val="20"/>
                <w:szCs w:val="20"/>
              </w:rPr>
            </w:pP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This attribute is used to apply extra restrictions for the content of the frame</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allow-forms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allows submission of the form if this keyword is not used then form submission is blocked.</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allow-popups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will enable popups, and if not applied then no popup will open.</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allow-scripts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will enable the script to run.</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allow-same-origin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If this keyword is used then the embedded resource will be treated as downloaded from the same source.</w:t>
            </w:r>
          </w:p>
        </w:tc>
      </w:tr>
      <w:tr w:rsidR="00943215" w:rsidRPr="008F51A0">
        <w:trPr>
          <w:divId w:val="12373990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srcdoc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The srcdoc attribute is used to show the HTML content in the inline iframe. It overrides the src attribute (if a browser supports).</w:t>
            </w:r>
          </w:p>
        </w:tc>
      </w:tr>
      <w:tr w:rsidR="00943215" w:rsidRPr="008F51A0">
        <w:trPr>
          <w:divId w:val="1237399067"/>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scrolling</w:t>
            </w:r>
          </w:p>
        </w:tc>
        <w:tc>
          <w:tcPr>
            <w:tcW w:w="0" w:type="auto"/>
            <w:shd w:val="clear" w:color="auto" w:fill="EFF1EB"/>
            <w:vAlign w:val="center"/>
            <w:hideMark/>
          </w:tcPr>
          <w:p w:rsidR="00943215" w:rsidRPr="008F51A0" w:rsidRDefault="00943215" w:rsidP="008F51A0">
            <w:pPr>
              <w:spacing w:line="360" w:lineRule="auto"/>
              <w:rPr>
                <w:rFonts w:ascii="Bookman Old Style" w:eastAsia="Times New Roman" w:hAnsi="Bookman Old Style"/>
                <w:sz w:val="20"/>
                <w:szCs w:val="20"/>
              </w:rPr>
            </w:pPr>
          </w:p>
        </w:tc>
        <w:tc>
          <w:tcPr>
            <w:tcW w:w="0" w:type="auto"/>
            <w:shd w:val="clear" w:color="auto" w:fill="EFF1EB"/>
            <w:vAlign w:val="center"/>
            <w:hideMark/>
          </w:tcPr>
          <w:p w:rsidR="00943215" w:rsidRPr="008F51A0" w:rsidRDefault="00943215" w:rsidP="008F51A0">
            <w:pPr>
              <w:spacing w:line="360" w:lineRule="auto"/>
              <w:rPr>
                <w:rFonts w:ascii="Bookman Old Style" w:eastAsia="Times New Roman" w:hAnsi="Bookman Old Style"/>
                <w:sz w:val="20"/>
                <w:szCs w:val="20"/>
              </w:rPr>
            </w:pP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It indicates that browser should provide a scroll bar for the iframe or not. (Not supported in HTML5)</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Scrollbar only shows if the content of iframe is larger than its dimensions.</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Always shows scroll bar for the iframe.</w:t>
            </w:r>
          </w:p>
        </w:tc>
      </w:tr>
      <w:tr w:rsidR="00943215" w:rsidRPr="008F51A0">
        <w:trPr>
          <w:divId w:val="123739906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43215" w:rsidRPr="008F51A0" w:rsidRDefault="00943215" w:rsidP="008F51A0">
            <w:pPr>
              <w:spacing w:line="360" w:lineRule="auto"/>
              <w:rPr>
                <w:rFonts w:ascii="Bookman Old Style" w:eastAsia="Times New Roman" w:hAnsi="Bookman Old Style"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43215" w:rsidRPr="008F51A0" w:rsidRDefault="00943215"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Never shows scrollbar for the iframe.</w:t>
            </w:r>
          </w:p>
        </w:tc>
      </w:tr>
    </w:tbl>
    <w:p w:rsidR="00411DC3" w:rsidRPr="008F51A0" w:rsidRDefault="00411DC3"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5F2667" w:rsidRPr="008F51A0" w:rsidRDefault="005F2667" w:rsidP="008F51A0">
      <w:pPr>
        <w:pStyle w:val="Heading1"/>
        <w:shd w:val="clear" w:color="auto" w:fill="FFFFFF"/>
        <w:spacing w:before="0" w:beforeAutospacing="0" w:after="160" w:afterAutospacing="0" w:line="360" w:lineRule="auto"/>
        <w:jc w:val="both"/>
        <w:divId w:val="6075900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JavaScript</w:t>
      </w:r>
    </w:p>
    <w:p w:rsidR="005F2667" w:rsidRPr="008F51A0" w:rsidRDefault="005F2667" w:rsidP="008F51A0">
      <w:pPr>
        <w:pStyle w:val="NormalWeb"/>
        <w:shd w:val="clear" w:color="auto" w:fill="FFFFFF"/>
        <w:spacing w:before="0" w:beforeAutospacing="0" w:after="160" w:afterAutospacing="0" w:line="360" w:lineRule="auto"/>
        <w:jc w:val="both"/>
        <w:divId w:val="60759005"/>
        <w:rPr>
          <w:rFonts w:ascii="Bookman Old Style" w:eastAsiaTheme="minorEastAsia" w:hAnsi="Bookman Old Style" w:cs="Segoe UI"/>
          <w:color w:val="333333"/>
        </w:rPr>
      </w:pPr>
      <w:r w:rsidRPr="008F51A0">
        <w:rPr>
          <w:rFonts w:ascii="Bookman Old Style" w:hAnsi="Bookman Old Style" w:cs="Segoe UI"/>
          <w:color w:val="333333"/>
        </w:rPr>
        <w:t>A Script is a small program which is used with HTML to make web pages more attractive, dynamic and interactive, such as an alert popup window on mouse click. Currently, the most popular scripting language is JavaScript used for websites.</w:t>
      </w:r>
    </w:p>
    <w:p w:rsidR="005F2667" w:rsidRPr="008F51A0" w:rsidRDefault="005F2667" w:rsidP="008F51A0">
      <w:pPr>
        <w:pStyle w:val="Heading3"/>
        <w:shd w:val="clear" w:color="auto" w:fill="FFFFFF"/>
        <w:spacing w:before="0" w:after="160" w:line="360" w:lineRule="auto"/>
        <w:jc w:val="both"/>
        <w:divId w:val="6075900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192698" w:rsidRPr="008F51A0" w:rsidRDefault="00192698" w:rsidP="006216D3">
      <w:pPr>
        <w:pStyle w:val="alt"/>
        <w:numPr>
          <w:ilvl w:val="0"/>
          <w:numId w:val="197"/>
        </w:numPr>
        <w:spacing w:before="0" w:beforeAutospacing="0" w:after="160" w:afterAutospacing="0"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192698" w:rsidRPr="008F51A0" w:rsidRDefault="00192698" w:rsidP="006216D3">
      <w:pPr>
        <w:numPr>
          <w:ilvl w:val="0"/>
          <w:numId w:val="197"/>
        </w:numPr>
        <w:spacing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192698" w:rsidRPr="008F51A0" w:rsidRDefault="00192698" w:rsidP="006216D3">
      <w:pPr>
        <w:pStyle w:val="alt"/>
        <w:numPr>
          <w:ilvl w:val="0"/>
          <w:numId w:val="197"/>
        </w:numPr>
        <w:spacing w:before="0" w:beforeAutospacing="0" w:after="160" w:afterAutospacing="0"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192698" w:rsidRPr="008F51A0" w:rsidRDefault="00192698" w:rsidP="006216D3">
      <w:pPr>
        <w:numPr>
          <w:ilvl w:val="0"/>
          <w:numId w:val="197"/>
        </w:numPr>
        <w:spacing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&lt;h1&gt;JavaScript Date and Time example&lt;/h1&gt;  </w:t>
      </w:r>
    </w:p>
    <w:p w:rsidR="00192698" w:rsidRPr="008F51A0" w:rsidRDefault="00192698" w:rsidP="006216D3">
      <w:pPr>
        <w:pStyle w:val="alt"/>
        <w:numPr>
          <w:ilvl w:val="0"/>
          <w:numId w:val="197"/>
        </w:numPr>
        <w:spacing w:before="0" w:beforeAutospacing="0" w:after="160" w:afterAutospacing="0"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w:t>
      </w:r>
    </w:p>
    <w:p w:rsidR="00192698" w:rsidRPr="008F51A0" w:rsidRDefault="00192698" w:rsidP="006216D3">
      <w:pPr>
        <w:numPr>
          <w:ilvl w:val="0"/>
          <w:numId w:val="197"/>
        </w:numPr>
        <w:spacing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onclick=</w:t>
      </w:r>
      <w:r w:rsidRPr="008F51A0">
        <w:rPr>
          <w:rStyle w:val="string"/>
          <w:rFonts w:ascii="Bookman Old Style" w:eastAsia="Times New Roman" w:hAnsi="Bookman Old Style" w:cs="Segoe UI"/>
          <w:color w:val="0000FF"/>
          <w:bdr w:val="none" w:sz="0" w:space="0" w:color="auto" w:frame="1"/>
        </w:rPr>
        <w:t>"document.getElementById('demo').innerHTML = Date()"</w:t>
      </w:r>
      <w:r w:rsidRPr="008F51A0">
        <w:rPr>
          <w:rFonts w:ascii="Bookman Old Style" w:eastAsia="Times New Roman" w:hAnsi="Bookman Old Style" w:cs="Segoe UI"/>
          <w:color w:val="000000"/>
          <w:bdr w:val="none" w:sz="0" w:space="0" w:color="auto" w:frame="1"/>
        </w:rPr>
        <w:t>&gt;  </w:t>
      </w:r>
    </w:p>
    <w:p w:rsidR="00192698" w:rsidRPr="008F51A0" w:rsidRDefault="00192698" w:rsidP="006216D3">
      <w:pPr>
        <w:pStyle w:val="alt"/>
        <w:numPr>
          <w:ilvl w:val="0"/>
          <w:numId w:val="197"/>
        </w:numPr>
        <w:spacing w:before="0" w:beforeAutospacing="0" w:after="160" w:afterAutospacing="0"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Click me to display Date and Time.&lt;/button&gt;  </w:t>
      </w:r>
    </w:p>
    <w:p w:rsidR="00192698" w:rsidRPr="008F51A0" w:rsidRDefault="00192698" w:rsidP="006216D3">
      <w:pPr>
        <w:numPr>
          <w:ilvl w:val="0"/>
          <w:numId w:val="197"/>
        </w:numPr>
        <w:spacing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&gt;&lt;/p&gt;  </w:t>
      </w:r>
    </w:p>
    <w:p w:rsidR="00192698" w:rsidRPr="008F51A0" w:rsidRDefault="00192698" w:rsidP="006216D3">
      <w:pPr>
        <w:pStyle w:val="alt"/>
        <w:numPr>
          <w:ilvl w:val="0"/>
          <w:numId w:val="197"/>
        </w:numPr>
        <w:spacing w:before="0" w:beforeAutospacing="0" w:after="160" w:afterAutospacing="0"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192698" w:rsidRPr="008F51A0" w:rsidRDefault="00192698" w:rsidP="006216D3">
      <w:pPr>
        <w:numPr>
          <w:ilvl w:val="0"/>
          <w:numId w:val="197"/>
        </w:numPr>
        <w:spacing w:line="360" w:lineRule="auto"/>
        <w:jc w:val="both"/>
        <w:divId w:val="13908156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A31EB" w:rsidRPr="008F51A0" w:rsidRDefault="000A31EB" w:rsidP="008F51A0">
      <w:pPr>
        <w:pStyle w:val="Heading2"/>
        <w:shd w:val="clear" w:color="auto" w:fill="FFFFFF"/>
        <w:spacing w:before="0" w:after="160" w:line="360" w:lineRule="auto"/>
        <w:jc w:val="both"/>
        <w:divId w:val="184257558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HTML &lt;script&gt; Tag</w:t>
      </w:r>
    </w:p>
    <w:p w:rsidR="000A31EB" w:rsidRPr="008F51A0" w:rsidRDefault="000A31EB" w:rsidP="008F51A0">
      <w:pPr>
        <w:pStyle w:val="NormalWeb"/>
        <w:shd w:val="clear" w:color="auto" w:fill="FFFFFF"/>
        <w:spacing w:before="0" w:beforeAutospacing="0" w:after="160" w:afterAutospacing="0" w:line="360" w:lineRule="auto"/>
        <w:jc w:val="both"/>
        <w:divId w:val="1842575587"/>
        <w:rPr>
          <w:rFonts w:ascii="Bookman Old Style" w:eastAsiaTheme="minorEastAsia" w:hAnsi="Bookman Old Style" w:cs="Segoe UI"/>
          <w:color w:val="333333"/>
        </w:rPr>
      </w:pPr>
      <w:r w:rsidRPr="008F51A0">
        <w:rPr>
          <w:rFonts w:ascii="Bookman Old Style" w:hAnsi="Bookman Old Style" w:cs="Segoe UI"/>
          <w:color w:val="333333"/>
        </w:rPr>
        <w:t>The HTML &lt;script&gt; tag is used to specify a client-side script. It may be an internal or external JavaScript which contains scripting statements, hence we can place &lt;script&gt; tag within &lt;body&gt; or &lt;head&gt; section.</w:t>
      </w:r>
    </w:p>
    <w:p w:rsidR="000A31EB" w:rsidRPr="008F51A0" w:rsidRDefault="000A31EB" w:rsidP="008F51A0">
      <w:pPr>
        <w:pStyle w:val="NormalWeb"/>
        <w:shd w:val="clear" w:color="auto" w:fill="FFFFFF"/>
        <w:spacing w:before="0" w:beforeAutospacing="0" w:after="160" w:afterAutospacing="0" w:line="360" w:lineRule="auto"/>
        <w:jc w:val="both"/>
        <w:divId w:val="1842575587"/>
        <w:rPr>
          <w:rFonts w:ascii="Bookman Old Style" w:hAnsi="Bookman Old Style" w:cs="Segoe UI"/>
          <w:color w:val="333333"/>
        </w:rPr>
      </w:pPr>
      <w:r w:rsidRPr="008F51A0">
        <w:rPr>
          <w:rFonts w:ascii="Bookman Old Style" w:hAnsi="Bookman Old Style" w:cs="Segoe UI"/>
          <w:color w:val="333333"/>
        </w:rPr>
        <w:t xml:space="preserve">It is mainly used to manipulate images, form validation and change content dynamically. JavaScript uses </w:t>
      </w:r>
      <w:proofErr w:type="gramStart"/>
      <w:r w:rsidRPr="008F51A0">
        <w:rPr>
          <w:rFonts w:ascii="Bookman Old Style" w:hAnsi="Bookman Old Style" w:cs="Segoe UI"/>
          <w:color w:val="333333"/>
        </w:rPr>
        <w:t>document.getElementById(</w:t>
      </w:r>
      <w:proofErr w:type="gramEnd"/>
      <w:r w:rsidRPr="008F51A0">
        <w:rPr>
          <w:rFonts w:ascii="Bookman Old Style" w:hAnsi="Bookman Old Style" w:cs="Segoe UI"/>
          <w:color w:val="333333"/>
        </w:rPr>
        <w:t>) method to select an HTML element.</w:t>
      </w:r>
    </w:p>
    <w:p w:rsidR="000A31EB" w:rsidRPr="008F51A0" w:rsidRDefault="000A31EB" w:rsidP="008F51A0">
      <w:pPr>
        <w:pStyle w:val="Heading3"/>
        <w:shd w:val="clear" w:color="auto" w:fill="FFFFFF"/>
        <w:spacing w:before="0" w:after="160" w:line="360" w:lineRule="auto"/>
        <w:jc w:val="both"/>
        <w:divId w:val="184257558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284F00" w:rsidRPr="008F51A0" w:rsidRDefault="00284F00" w:rsidP="006216D3">
      <w:pPr>
        <w:pStyle w:val="alt"/>
        <w:numPr>
          <w:ilvl w:val="0"/>
          <w:numId w:val="198"/>
        </w:numPr>
        <w:spacing w:before="0" w:beforeAutospacing="0" w:after="160" w:afterAutospacing="0"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284F00" w:rsidRPr="008F51A0" w:rsidRDefault="00284F00" w:rsidP="006216D3">
      <w:pPr>
        <w:numPr>
          <w:ilvl w:val="0"/>
          <w:numId w:val="198"/>
        </w:numPr>
        <w:spacing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284F00" w:rsidRPr="008F51A0" w:rsidRDefault="00284F00" w:rsidP="006216D3">
      <w:pPr>
        <w:pStyle w:val="alt"/>
        <w:numPr>
          <w:ilvl w:val="0"/>
          <w:numId w:val="198"/>
        </w:numPr>
        <w:spacing w:before="0" w:beforeAutospacing="0" w:after="160" w:afterAutospacing="0"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284F00" w:rsidRPr="008F51A0" w:rsidRDefault="00284F00" w:rsidP="006216D3">
      <w:pPr>
        <w:numPr>
          <w:ilvl w:val="0"/>
          <w:numId w:val="198"/>
        </w:numPr>
        <w:spacing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&lt;h2&gt;Use JavaScript to Change Text&lt;/h2&gt;  </w:t>
      </w:r>
    </w:p>
    <w:p w:rsidR="00284F00" w:rsidRPr="008F51A0" w:rsidRDefault="00284F00" w:rsidP="006216D3">
      <w:pPr>
        <w:pStyle w:val="alt"/>
        <w:numPr>
          <w:ilvl w:val="0"/>
          <w:numId w:val="198"/>
        </w:numPr>
        <w:spacing w:before="0" w:beforeAutospacing="0" w:after="160" w:afterAutospacing="0"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&gt;&lt;/p&gt;  </w:t>
      </w:r>
    </w:p>
    <w:p w:rsidR="00284F00" w:rsidRPr="008F51A0" w:rsidRDefault="00284F00" w:rsidP="006216D3">
      <w:pPr>
        <w:numPr>
          <w:ilvl w:val="0"/>
          <w:numId w:val="198"/>
        </w:numPr>
        <w:spacing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284F00" w:rsidRPr="008F51A0" w:rsidRDefault="00284F00" w:rsidP="006216D3">
      <w:pPr>
        <w:pStyle w:val="alt"/>
        <w:numPr>
          <w:ilvl w:val="0"/>
          <w:numId w:val="198"/>
        </w:numPr>
        <w:spacing w:before="0" w:beforeAutospacing="0" w:after="160" w:afterAutospacing="0"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document.getElementById(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).innerHTML = </w:t>
      </w:r>
      <w:r w:rsidRPr="008F51A0">
        <w:rPr>
          <w:rStyle w:val="string"/>
          <w:rFonts w:ascii="Bookman Old Style" w:eastAsia="Times New Roman" w:hAnsi="Bookman Old Style" w:cs="Segoe UI"/>
          <w:color w:val="0000FF"/>
          <w:bdr w:val="none" w:sz="0" w:space="0" w:color="auto" w:frame="1"/>
        </w:rPr>
        <w:t>"Hello JavaTpoint"</w:t>
      </w:r>
      <w:r w:rsidRPr="008F51A0">
        <w:rPr>
          <w:rFonts w:ascii="Bookman Old Style" w:eastAsia="Times New Roman" w:hAnsi="Bookman Old Style" w:cs="Segoe UI"/>
          <w:color w:val="000000"/>
          <w:bdr w:val="none" w:sz="0" w:space="0" w:color="auto" w:frame="1"/>
        </w:rPr>
        <w:t>;  </w:t>
      </w:r>
    </w:p>
    <w:p w:rsidR="00284F00" w:rsidRPr="008F51A0" w:rsidRDefault="00284F00" w:rsidP="006216D3">
      <w:pPr>
        <w:numPr>
          <w:ilvl w:val="0"/>
          <w:numId w:val="198"/>
        </w:numPr>
        <w:spacing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284F00" w:rsidRPr="008F51A0" w:rsidRDefault="00284F00" w:rsidP="006216D3">
      <w:pPr>
        <w:pStyle w:val="alt"/>
        <w:numPr>
          <w:ilvl w:val="0"/>
          <w:numId w:val="198"/>
        </w:numPr>
        <w:spacing w:before="0" w:beforeAutospacing="0" w:after="160" w:afterAutospacing="0"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284F00" w:rsidRPr="008F51A0" w:rsidRDefault="00284F00" w:rsidP="006216D3">
      <w:pPr>
        <w:numPr>
          <w:ilvl w:val="0"/>
          <w:numId w:val="198"/>
        </w:numPr>
        <w:spacing w:line="360" w:lineRule="auto"/>
        <w:jc w:val="both"/>
        <w:divId w:val="160094290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374136" w:rsidRPr="008F51A0" w:rsidRDefault="00374136" w:rsidP="008F51A0">
      <w:pPr>
        <w:pStyle w:val="Heading2"/>
        <w:shd w:val="clear" w:color="auto" w:fill="FFFFFF"/>
        <w:spacing w:before="0" w:after="160" w:line="360" w:lineRule="auto"/>
        <w:jc w:val="both"/>
        <w:divId w:val="28288274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events with JavaScript</w:t>
      </w:r>
    </w:p>
    <w:p w:rsidR="00374136" w:rsidRPr="008F51A0" w:rsidRDefault="00374136" w:rsidP="008F51A0">
      <w:pPr>
        <w:pStyle w:val="NormalWeb"/>
        <w:shd w:val="clear" w:color="auto" w:fill="FFFFFF"/>
        <w:spacing w:before="0" w:beforeAutospacing="0" w:after="160" w:afterAutospacing="0" w:line="360" w:lineRule="auto"/>
        <w:jc w:val="both"/>
        <w:divId w:val="282882747"/>
        <w:rPr>
          <w:rFonts w:ascii="Bookman Old Style" w:eastAsiaTheme="minorEastAsia" w:hAnsi="Bookman Old Style" w:cs="Segoe UI"/>
          <w:color w:val="333333"/>
        </w:rPr>
      </w:pPr>
      <w:r w:rsidRPr="008F51A0">
        <w:rPr>
          <w:rFonts w:ascii="Bookman Old Style" w:hAnsi="Bookman Old Style" w:cs="Segoe UI"/>
          <w:color w:val="333333"/>
        </w:rPr>
        <w:t>An event is something which user does, or browser does such as mouse click or page loading are examples of events, and JavaScript comes in the role if we want something to happen on these events.</w:t>
      </w:r>
    </w:p>
    <w:p w:rsidR="00374136" w:rsidRPr="008F51A0" w:rsidRDefault="00374136" w:rsidP="008F51A0">
      <w:pPr>
        <w:pStyle w:val="NormalWeb"/>
        <w:shd w:val="clear" w:color="auto" w:fill="FFFFFF"/>
        <w:spacing w:before="0" w:beforeAutospacing="0" w:after="160" w:afterAutospacing="0" w:line="360" w:lineRule="auto"/>
        <w:jc w:val="both"/>
        <w:divId w:val="282882747"/>
        <w:rPr>
          <w:rFonts w:ascii="Bookman Old Style" w:hAnsi="Bookman Old Style" w:cs="Segoe UI"/>
          <w:color w:val="333333"/>
        </w:rPr>
      </w:pPr>
      <w:r w:rsidRPr="008F51A0">
        <w:rPr>
          <w:rFonts w:ascii="Bookman Old Style" w:hAnsi="Bookman Old Style" w:cs="Segoe UI"/>
          <w:color w:val="333333"/>
        </w:rPr>
        <w:t>HTML provides event handler attributes which work with JavaScript code and can perform some action on an event.</w:t>
      </w:r>
    </w:p>
    <w:p w:rsidR="00374136" w:rsidRPr="008F51A0" w:rsidRDefault="00374136" w:rsidP="008F51A0">
      <w:pPr>
        <w:pStyle w:val="Heading3"/>
        <w:shd w:val="clear" w:color="auto" w:fill="FFFFFF"/>
        <w:spacing w:before="0" w:after="160" w:line="360" w:lineRule="auto"/>
        <w:jc w:val="both"/>
        <w:divId w:val="28288274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Syntax:</w:t>
      </w:r>
    </w:p>
    <w:p w:rsidR="00AA38C1" w:rsidRPr="008F51A0" w:rsidRDefault="00AA38C1" w:rsidP="006216D3">
      <w:pPr>
        <w:pStyle w:val="alt"/>
        <w:numPr>
          <w:ilvl w:val="0"/>
          <w:numId w:val="199"/>
        </w:numPr>
        <w:spacing w:before="0" w:beforeAutospacing="0" w:after="160" w:afterAutospacing="0" w:line="360" w:lineRule="auto"/>
        <w:jc w:val="both"/>
        <w:divId w:val="18134009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&lt;element event = </w:t>
      </w:r>
      <w:r w:rsidRPr="008F51A0">
        <w:rPr>
          <w:rStyle w:val="string"/>
          <w:rFonts w:ascii="Bookman Old Style" w:eastAsia="Times New Roman" w:hAnsi="Bookman Old Style" w:cs="Segoe UI"/>
          <w:color w:val="0000FF"/>
          <w:bdr w:val="none" w:sz="0" w:space="0" w:color="auto" w:frame="1"/>
        </w:rPr>
        <w:t>"JS code"</w:t>
      </w:r>
      <w:r w:rsidRPr="008F51A0">
        <w:rPr>
          <w:rFonts w:ascii="Bookman Old Style" w:eastAsia="Times New Roman" w:hAnsi="Bookman Old Style" w:cs="Segoe UI"/>
          <w:color w:val="000000"/>
          <w:bdr w:val="none" w:sz="0" w:space="0" w:color="auto" w:frame="1"/>
        </w:rPr>
        <w:t>&gt;   </w:t>
      </w:r>
    </w:p>
    <w:p w:rsidR="00271138" w:rsidRPr="008F51A0" w:rsidRDefault="00271138" w:rsidP="008F51A0">
      <w:pPr>
        <w:pStyle w:val="Heading3"/>
        <w:shd w:val="clear" w:color="auto" w:fill="FFFFFF"/>
        <w:spacing w:before="0" w:after="160" w:line="360" w:lineRule="auto"/>
        <w:jc w:val="both"/>
        <w:divId w:val="101904655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A315E5" w:rsidRPr="008F51A0" w:rsidRDefault="00A315E5" w:rsidP="006216D3">
      <w:pPr>
        <w:pStyle w:val="alt"/>
        <w:numPr>
          <w:ilvl w:val="0"/>
          <w:numId w:val="200"/>
        </w:numPr>
        <w:spacing w:before="0" w:beforeAutospacing="0" w:after="160" w:afterAutospacing="0" w:line="360" w:lineRule="auto"/>
        <w:jc w:val="both"/>
        <w:divId w:val="7105698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&lt;input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value=</w:t>
      </w:r>
      <w:r w:rsidRPr="008F51A0">
        <w:rPr>
          <w:rStyle w:val="string"/>
          <w:rFonts w:ascii="Bookman Old Style" w:eastAsia="Times New Roman" w:hAnsi="Bookman Old Style" w:cs="Segoe UI"/>
          <w:color w:val="0000FF"/>
          <w:bdr w:val="none" w:sz="0" w:space="0" w:color="auto" w:frame="1"/>
        </w:rPr>
        <w:t>"Click"</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"alert('Hi, how are you')"</w:t>
      </w:r>
      <w:r w:rsidRPr="008F51A0">
        <w:rPr>
          <w:rFonts w:ascii="Bookman Old Style" w:eastAsia="Times New Roman" w:hAnsi="Bookman Old Style" w:cs="Segoe UI"/>
          <w:color w:val="000000"/>
          <w:bdr w:val="none" w:sz="0" w:space="0" w:color="auto" w:frame="1"/>
        </w:rPr>
        <w:t>&gt;  </w:t>
      </w:r>
    </w:p>
    <w:p w:rsidR="005F2667" w:rsidRPr="008F51A0" w:rsidRDefault="0050003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500034" w:rsidRPr="008F51A0" w:rsidRDefault="00500034"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r w:rsidRPr="008F51A0">
        <w:rPr>
          <w:rFonts w:ascii="Bookman Old Style" w:eastAsiaTheme="minorEastAsia" w:hAnsi="Bookman Old Style" w:cs="Segoe UI"/>
          <w:noProof/>
          <w:color w:val="333333"/>
        </w:rPr>
        <w:drawing>
          <wp:anchor distT="0" distB="0" distL="114300" distR="114300" simplePos="0" relativeHeight="251691008" behindDoc="0" locked="0" layoutInCell="1" allowOverlap="1">
            <wp:simplePos x="0" y="0"/>
            <wp:positionH relativeFrom="column">
              <wp:posOffset>188595</wp:posOffset>
            </wp:positionH>
            <wp:positionV relativeFrom="paragraph">
              <wp:posOffset>27305</wp:posOffset>
            </wp:positionV>
            <wp:extent cx="4610100" cy="1571625"/>
            <wp:effectExtent l="0" t="0" r="0" b="9525"/>
            <wp:wrapTopAndBottom/>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11">
                      <a:extLst>
                        <a:ext uri="{28A0092B-C50C-407E-A947-70E740481C1C}">
                          <a14:useLocalDpi xmlns:a14="http://schemas.microsoft.com/office/drawing/2010/main" val="0"/>
                        </a:ext>
                      </a:extLst>
                    </a:blip>
                    <a:stretch>
                      <a:fillRect/>
                    </a:stretch>
                  </pic:blipFill>
                  <pic:spPr>
                    <a:xfrm>
                      <a:off x="0" y="0"/>
                      <a:ext cx="4610100" cy="1571625"/>
                    </a:xfrm>
                    <a:prstGeom prst="rect">
                      <a:avLst/>
                    </a:prstGeom>
                  </pic:spPr>
                </pic:pic>
              </a:graphicData>
            </a:graphic>
          </wp:anchor>
        </w:drawing>
      </w:r>
    </w:p>
    <w:p w:rsidR="008A6596" w:rsidRPr="008F51A0" w:rsidRDefault="008A6596" w:rsidP="008F51A0">
      <w:pPr>
        <w:pStyle w:val="NormalWeb"/>
        <w:shd w:val="clear" w:color="auto" w:fill="FFFFFF"/>
        <w:spacing w:before="0" w:beforeAutospacing="0" w:after="160" w:afterAutospacing="0" w:line="360" w:lineRule="auto"/>
        <w:jc w:val="both"/>
        <w:divId w:val="1517697505"/>
        <w:rPr>
          <w:rFonts w:ascii="Bookman Old Style" w:hAnsi="Bookman Old Style" w:cs="Segoe UI"/>
          <w:color w:val="333333"/>
        </w:rPr>
      </w:pPr>
      <w:r w:rsidRPr="008F51A0">
        <w:rPr>
          <w:rFonts w:ascii="Bookman Old Style" w:hAnsi="Bookman Old Style" w:cs="Segoe UI"/>
          <w:color w:val="333333"/>
        </w:rPr>
        <w:t>HTML can have following events such as:</w:t>
      </w:r>
    </w:p>
    <w:p w:rsidR="008A6596" w:rsidRPr="008F51A0" w:rsidRDefault="008A6596" w:rsidP="006216D3">
      <w:pPr>
        <w:numPr>
          <w:ilvl w:val="0"/>
          <w:numId w:val="201"/>
        </w:numPr>
        <w:shd w:val="clear" w:color="auto" w:fill="FFFFFF"/>
        <w:spacing w:line="360" w:lineRule="auto"/>
        <w:jc w:val="both"/>
        <w:divId w:val="1517697505"/>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Form events:</w:t>
      </w:r>
      <w:r w:rsidRPr="008F51A0">
        <w:rPr>
          <w:rFonts w:ascii="Bookman Old Style" w:eastAsia="Times New Roman" w:hAnsi="Bookman Old Style" w:cs="Segoe UI"/>
          <w:color w:val="000000"/>
        </w:rPr>
        <w:t> reset, submit, etc.</w:t>
      </w:r>
    </w:p>
    <w:p w:rsidR="008A6596" w:rsidRPr="008F51A0" w:rsidRDefault="008A6596" w:rsidP="006216D3">
      <w:pPr>
        <w:numPr>
          <w:ilvl w:val="0"/>
          <w:numId w:val="201"/>
        </w:numPr>
        <w:shd w:val="clear" w:color="auto" w:fill="FFFFFF"/>
        <w:spacing w:line="360" w:lineRule="auto"/>
        <w:jc w:val="both"/>
        <w:divId w:val="1517697505"/>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Select events:</w:t>
      </w:r>
      <w:r w:rsidRPr="008F51A0">
        <w:rPr>
          <w:rFonts w:ascii="Bookman Old Style" w:eastAsia="Times New Roman" w:hAnsi="Bookman Old Style" w:cs="Segoe UI"/>
          <w:color w:val="000000"/>
        </w:rPr>
        <w:t> text field, text area, etc.</w:t>
      </w:r>
    </w:p>
    <w:p w:rsidR="008A6596" w:rsidRPr="008F51A0" w:rsidRDefault="008A6596" w:rsidP="006216D3">
      <w:pPr>
        <w:numPr>
          <w:ilvl w:val="0"/>
          <w:numId w:val="201"/>
        </w:numPr>
        <w:shd w:val="clear" w:color="auto" w:fill="FFFFFF"/>
        <w:spacing w:line="360" w:lineRule="auto"/>
        <w:jc w:val="both"/>
        <w:divId w:val="1517697505"/>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Focus event:</w:t>
      </w:r>
      <w:r w:rsidRPr="008F51A0">
        <w:rPr>
          <w:rFonts w:ascii="Bookman Old Style" w:eastAsia="Times New Roman" w:hAnsi="Bookman Old Style" w:cs="Segoe UI"/>
          <w:color w:val="000000"/>
        </w:rPr>
        <w:t> focus, blur, etc.</w:t>
      </w:r>
    </w:p>
    <w:p w:rsidR="008A6596" w:rsidRPr="008F51A0" w:rsidRDefault="008A6596" w:rsidP="006216D3">
      <w:pPr>
        <w:numPr>
          <w:ilvl w:val="0"/>
          <w:numId w:val="201"/>
        </w:numPr>
        <w:shd w:val="clear" w:color="auto" w:fill="FFFFFF"/>
        <w:spacing w:line="360" w:lineRule="auto"/>
        <w:jc w:val="both"/>
        <w:divId w:val="1517697505"/>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Mouse events:</w:t>
      </w:r>
      <w:r w:rsidRPr="008F51A0">
        <w:rPr>
          <w:rFonts w:ascii="Bookman Old Style" w:eastAsia="Times New Roman" w:hAnsi="Bookman Old Style" w:cs="Segoe UI"/>
          <w:color w:val="000000"/>
        </w:rPr>
        <w:t> select, mouseup, mousemove, mousedown, click, dblclick, etc.</w:t>
      </w:r>
    </w:p>
    <w:p w:rsidR="008A6596" w:rsidRPr="008F51A0" w:rsidRDefault="008A6596" w:rsidP="008F51A0">
      <w:pPr>
        <w:pStyle w:val="NormalWeb"/>
        <w:shd w:val="clear" w:color="auto" w:fill="FFFFFF"/>
        <w:spacing w:before="0" w:beforeAutospacing="0" w:after="160" w:afterAutospacing="0" w:line="360" w:lineRule="auto"/>
        <w:jc w:val="both"/>
        <w:divId w:val="1517697505"/>
        <w:rPr>
          <w:rFonts w:ascii="Bookman Old Style" w:eastAsiaTheme="minorEastAsia" w:hAnsi="Bookman Old Style" w:cs="Segoe UI"/>
          <w:color w:val="333333"/>
        </w:rPr>
      </w:pPr>
      <w:r w:rsidRPr="008F51A0">
        <w:rPr>
          <w:rFonts w:ascii="Bookman Old Style" w:hAnsi="Bookman Old Style" w:cs="Segoe UI"/>
          <w:color w:val="333333"/>
        </w:rPr>
        <w:t>Following are the list for Window event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12"/>
        <w:gridCol w:w="1702"/>
        <w:gridCol w:w="2666"/>
      </w:tblGrid>
      <w:tr w:rsidR="00B55846" w:rsidRPr="008F51A0">
        <w:trPr>
          <w:divId w:val="2077782251"/>
        </w:trPr>
        <w:tc>
          <w:tcPr>
            <w:tcW w:w="0" w:type="auto"/>
            <w:shd w:val="clear" w:color="auto" w:fill="C7CCBE"/>
            <w:tcMar>
              <w:top w:w="180" w:type="dxa"/>
              <w:left w:w="180" w:type="dxa"/>
              <w:bottom w:w="180" w:type="dxa"/>
              <w:right w:w="180" w:type="dxa"/>
            </w:tcMar>
            <w:hideMark/>
          </w:tcPr>
          <w:p w:rsidR="00B55846" w:rsidRPr="008F51A0" w:rsidRDefault="00B55846"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Event Event Name</w:t>
            </w:r>
          </w:p>
        </w:tc>
        <w:tc>
          <w:tcPr>
            <w:tcW w:w="0" w:type="auto"/>
            <w:shd w:val="clear" w:color="auto" w:fill="C7CCBE"/>
            <w:tcMar>
              <w:top w:w="180" w:type="dxa"/>
              <w:left w:w="180" w:type="dxa"/>
              <w:bottom w:w="180" w:type="dxa"/>
              <w:right w:w="180" w:type="dxa"/>
            </w:tcMar>
            <w:hideMark/>
          </w:tcPr>
          <w:p w:rsidR="00B55846" w:rsidRPr="008F51A0" w:rsidRDefault="00B55846"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Handler Name</w:t>
            </w:r>
          </w:p>
        </w:tc>
        <w:tc>
          <w:tcPr>
            <w:tcW w:w="0" w:type="auto"/>
            <w:shd w:val="clear" w:color="auto" w:fill="C7CCBE"/>
            <w:tcMar>
              <w:top w:w="180" w:type="dxa"/>
              <w:left w:w="180" w:type="dxa"/>
              <w:bottom w:w="180" w:type="dxa"/>
              <w:right w:w="180" w:type="dxa"/>
            </w:tcMar>
            <w:hideMark/>
          </w:tcPr>
          <w:p w:rsidR="00B55846" w:rsidRPr="008F51A0" w:rsidRDefault="00B55846"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Occurs when</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form input loses focus</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onClick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click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the user clicks on a form element or a link</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user submits a form to the server.</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page loads in a browser.</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user focuses on an input field.</w:t>
            </w:r>
          </w:p>
        </w:tc>
      </w:tr>
      <w:tr w:rsidR="00B55846" w:rsidRPr="008F51A0">
        <w:trPr>
          <w:divId w:val="20777822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5846" w:rsidRPr="008F51A0" w:rsidRDefault="00B55846"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When user selects the form input filed.</w:t>
            </w:r>
          </w:p>
        </w:tc>
      </w:tr>
    </w:tbl>
    <w:p w:rsidR="00B55846" w:rsidRPr="008F51A0" w:rsidRDefault="00B55846" w:rsidP="008F51A0">
      <w:pPr>
        <w:pStyle w:val="Heading4"/>
        <w:pBdr>
          <w:left w:val="single" w:sz="18" w:space="30" w:color="FFA500"/>
        </w:pBdr>
        <w:shd w:val="clear" w:color="auto" w:fill="FAEBD7"/>
        <w:spacing w:before="0" w:after="160" w:line="360" w:lineRule="auto"/>
        <w:jc w:val="both"/>
        <w:divId w:val="2077782251"/>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You will learn more about JavaScript Events in our JavaScript tutorial.</w:t>
      </w:r>
    </w:p>
    <w:p w:rsidR="00B55846" w:rsidRPr="008F51A0" w:rsidRDefault="00B55846" w:rsidP="008F51A0">
      <w:pPr>
        <w:pStyle w:val="NormalWeb"/>
        <w:shd w:val="clear" w:color="auto" w:fill="FFFFFF"/>
        <w:spacing w:before="0" w:beforeAutospacing="0" w:after="160" w:afterAutospacing="0" w:line="360" w:lineRule="auto"/>
        <w:jc w:val="both"/>
        <w:divId w:val="2077782251"/>
        <w:rPr>
          <w:rFonts w:ascii="Bookman Old Style" w:eastAsiaTheme="minorEastAsia" w:hAnsi="Bookman Old Style" w:cs="Segoe UI"/>
          <w:color w:val="333333"/>
        </w:rPr>
      </w:pPr>
      <w:r w:rsidRPr="008F51A0">
        <w:rPr>
          <w:rFonts w:ascii="Bookman Old Style" w:hAnsi="Bookman Old Style" w:cs="Segoe UI"/>
          <w:color w:val="333333"/>
        </w:rPr>
        <w:t>Let's see what JavaScript can do:</w:t>
      </w:r>
    </w:p>
    <w:p w:rsidR="00B55846" w:rsidRPr="008F51A0" w:rsidRDefault="00B55846" w:rsidP="008F51A0">
      <w:pPr>
        <w:pStyle w:val="NormalWeb"/>
        <w:shd w:val="clear" w:color="auto" w:fill="FFFFFF"/>
        <w:spacing w:before="0" w:beforeAutospacing="0" w:after="160" w:afterAutospacing="0" w:line="360" w:lineRule="auto"/>
        <w:jc w:val="both"/>
        <w:divId w:val="2077782251"/>
        <w:rPr>
          <w:rFonts w:ascii="Bookman Old Style" w:hAnsi="Bookman Old Style" w:cs="Segoe UI"/>
          <w:color w:val="333333"/>
        </w:rPr>
      </w:pPr>
      <w:r w:rsidRPr="008F51A0">
        <w:rPr>
          <w:rStyle w:val="Strong"/>
          <w:rFonts w:ascii="Bookman Old Style" w:eastAsiaTheme="majorEastAsia" w:hAnsi="Bookman Old Style" w:cs="Segoe UI"/>
          <w:color w:val="333333"/>
        </w:rPr>
        <w:t>1) JavaScript can change HTML content.</w:t>
      </w:r>
    </w:p>
    <w:p w:rsidR="00B55846" w:rsidRPr="008F51A0" w:rsidRDefault="00B55846" w:rsidP="008F51A0">
      <w:pPr>
        <w:pStyle w:val="Heading3"/>
        <w:shd w:val="clear" w:color="auto" w:fill="FFFFFF"/>
        <w:spacing w:before="0" w:after="160" w:line="360" w:lineRule="auto"/>
        <w:jc w:val="both"/>
        <w:divId w:val="2077782251"/>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&lt;p&gt;JavaScript can change the content of an HTML element:&lt;/p&gt;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"myFunction()"</w:t>
      </w:r>
      <w:r w:rsidRPr="008F51A0">
        <w:rPr>
          <w:rFonts w:ascii="Bookman Old Style" w:eastAsia="Times New Roman" w:hAnsi="Bookman Old Style" w:cs="Segoe UI"/>
          <w:color w:val="000000"/>
          <w:bdr w:val="none" w:sz="0" w:space="0" w:color="auto" w:frame="1"/>
        </w:rPr>
        <w:t>&gt;Click Me!&lt;/button&gt;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&gt;&lt;/p&gt;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myFunction() {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roofErr w:type="gramStart"/>
      <w:r w:rsidRPr="008F51A0">
        <w:rPr>
          <w:rFonts w:ascii="Bookman Old Style" w:eastAsia="Times New Roman" w:hAnsi="Bookman Old Style" w:cs="Segoe UI"/>
          <w:color w:val="000000"/>
          <w:bdr w:val="none" w:sz="0" w:space="0" w:color="auto" w:frame="1"/>
        </w:rPr>
        <w:t>document.getElementById(</w:t>
      </w:r>
      <w:proofErr w:type="gramEnd"/>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).innerHTML = </w:t>
      </w:r>
      <w:r w:rsidRPr="008F51A0">
        <w:rPr>
          <w:rStyle w:val="string"/>
          <w:rFonts w:ascii="Bookman Old Style" w:eastAsia="Times New Roman" w:hAnsi="Bookman Old Style" w:cs="Segoe UI"/>
          <w:color w:val="0000FF"/>
          <w:bdr w:val="none" w:sz="0" w:space="0" w:color="auto" w:frame="1"/>
        </w:rPr>
        <w:t>"Hello JavaTpoint!"</w:t>
      </w:r>
      <w:r w:rsidRPr="008F51A0">
        <w:rPr>
          <w:rFonts w:ascii="Bookman Old Style" w:eastAsia="Times New Roman" w:hAnsi="Bookman Old Style" w:cs="Segoe UI"/>
          <w:color w:val="000000"/>
          <w:bdr w:val="none" w:sz="0" w:space="0" w:color="auto" w:frame="1"/>
        </w:rPr>
        <w: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CA475D" w:rsidRPr="008F51A0" w:rsidRDefault="00CA475D" w:rsidP="006216D3">
      <w:pPr>
        <w:numPr>
          <w:ilvl w:val="0"/>
          <w:numId w:val="202"/>
        </w:numPr>
        <w:spacing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CA475D" w:rsidRPr="008F51A0" w:rsidRDefault="00CA475D" w:rsidP="006216D3">
      <w:pPr>
        <w:pStyle w:val="alt"/>
        <w:numPr>
          <w:ilvl w:val="0"/>
          <w:numId w:val="202"/>
        </w:numPr>
        <w:spacing w:before="0" w:beforeAutospacing="0" w:after="160" w:afterAutospacing="0" w:line="360" w:lineRule="auto"/>
        <w:jc w:val="both"/>
        <w:divId w:val="19839962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8105E" w:rsidRPr="008F51A0" w:rsidRDefault="00EA1135"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2) JavaScript can change HTML style</w:t>
      </w:r>
    </w:p>
    <w:p w:rsidR="00BF7E76" w:rsidRPr="008F51A0" w:rsidRDefault="00BF7E76" w:rsidP="008F51A0">
      <w:pPr>
        <w:pStyle w:val="Heading3"/>
        <w:shd w:val="clear" w:color="auto" w:fill="FFFFFF"/>
        <w:spacing w:before="0" w:after="160" w:line="360" w:lineRule="auto"/>
        <w:jc w:val="both"/>
        <w:divId w:val="64763108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&gt;JavaScript can change the style of an HTML element.&lt;/p&gt;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myFunction() {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document.getElementById(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).style.fontSize = </w:t>
      </w:r>
      <w:r w:rsidRPr="008F51A0">
        <w:rPr>
          <w:rStyle w:val="string"/>
          <w:rFonts w:ascii="Bookman Old Style" w:eastAsia="Times New Roman" w:hAnsi="Bookman Old Style" w:cs="Segoe UI"/>
          <w:color w:val="0000FF"/>
          <w:bdr w:val="none" w:sz="0" w:space="0" w:color="auto" w:frame="1"/>
        </w:rPr>
        <w:t>"25px"</w:t>
      </w:r>
      <w:r w:rsidRPr="008F51A0">
        <w:rPr>
          <w:rFonts w:ascii="Bookman Old Style" w:eastAsia="Times New Roman" w:hAnsi="Bookman Old Style" w:cs="Segoe UI"/>
          <w:color w:val="000000"/>
          <w:bdr w:val="none" w:sz="0" w:space="0" w:color="auto" w:frame="1"/>
        </w:rPr>
        <w: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document.getElementById(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).style.color = </w:t>
      </w:r>
      <w:r w:rsidRPr="008F51A0">
        <w:rPr>
          <w:rStyle w:val="string"/>
          <w:rFonts w:ascii="Bookman Old Style" w:eastAsia="Times New Roman" w:hAnsi="Bookman Old Style" w:cs="Segoe UI"/>
          <w:color w:val="0000FF"/>
          <w:bdr w:val="none" w:sz="0" w:space="0" w:color="auto" w:frame="1"/>
        </w:rPr>
        <w:t>"brown"</w:t>
      </w:r>
      <w:r w:rsidRPr="008F51A0">
        <w:rPr>
          <w:rFonts w:ascii="Bookman Old Style" w:eastAsia="Times New Roman" w:hAnsi="Bookman Old Style" w:cs="Segoe UI"/>
          <w:color w:val="000000"/>
          <w:bdr w:val="none" w:sz="0" w:space="0" w:color="auto" w:frame="1"/>
        </w:rPr>
        <w:t>;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document.getElementById(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).style.backgroundColor = </w:t>
      </w:r>
      <w:r w:rsidRPr="008F51A0">
        <w:rPr>
          <w:rStyle w:val="string"/>
          <w:rFonts w:ascii="Bookman Old Style" w:eastAsia="Times New Roman" w:hAnsi="Bookman Old Style" w:cs="Segoe UI"/>
          <w:color w:val="0000FF"/>
          <w:bdr w:val="none" w:sz="0" w:space="0" w:color="auto" w:frame="1"/>
        </w:rPr>
        <w:t>"lightgreen"</w:t>
      </w:r>
      <w:r w:rsidRPr="008F51A0">
        <w:rPr>
          <w:rFonts w:ascii="Bookman Old Style" w:eastAsia="Times New Roman" w:hAnsi="Bookman Old Style" w:cs="Segoe UI"/>
          <w:color w:val="000000"/>
          <w:bdr w:val="none" w:sz="0" w:space="0" w:color="auto" w:frame="1"/>
        </w:rPr>
        <w: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"myFunction()"</w:t>
      </w:r>
      <w:r w:rsidRPr="008F51A0">
        <w:rPr>
          <w:rFonts w:ascii="Bookman Old Style" w:eastAsia="Times New Roman" w:hAnsi="Bookman Old Style" w:cs="Segoe UI"/>
          <w:color w:val="000000"/>
          <w:bdr w:val="none" w:sz="0" w:space="0" w:color="auto" w:frame="1"/>
        </w:rPr>
        <w:t>&gt;Click Me!&lt;/button&gt;  </w:t>
      </w:r>
    </w:p>
    <w:p w:rsidR="007F6BFC" w:rsidRPr="008F51A0" w:rsidRDefault="007F6BFC" w:rsidP="006216D3">
      <w:pPr>
        <w:pStyle w:val="alt"/>
        <w:numPr>
          <w:ilvl w:val="0"/>
          <w:numId w:val="203"/>
        </w:numPr>
        <w:spacing w:before="0" w:beforeAutospacing="0" w:after="160" w:afterAutospacing="0"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F6BFC" w:rsidRPr="008F51A0" w:rsidRDefault="007F6BFC" w:rsidP="006216D3">
      <w:pPr>
        <w:numPr>
          <w:ilvl w:val="0"/>
          <w:numId w:val="203"/>
        </w:numPr>
        <w:spacing w:line="360" w:lineRule="auto"/>
        <w:jc w:val="both"/>
        <w:divId w:val="160125884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EA1135" w:rsidRPr="008F51A0" w:rsidRDefault="00B05CDE"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3) JavaScript can change HTML attributes.</w:t>
      </w:r>
    </w:p>
    <w:p w:rsidR="00760DCE" w:rsidRPr="008F51A0" w:rsidRDefault="00760DCE" w:rsidP="008F51A0">
      <w:pPr>
        <w:pStyle w:val="Heading3"/>
        <w:shd w:val="clear" w:color="auto" w:fill="FFFFFF"/>
        <w:spacing w:before="0" w:after="160" w:line="360" w:lineRule="auto"/>
        <w:jc w:val="both"/>
        <w:divId w:val="37030455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light(sw) {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var pic;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keyword"/>
          <w:rFonts w:ascii="Bookman Old Style" w:eastAsia="Times New Roman" w:hAnsi="Bookman Old Style" w:cs="Segoe UI"/>
          <w:b/>
          <w:bCs/>
          <w:color w:val="006699"/>
          <w:bdr w:val="none" w:sz="0" w:space="0" w:color="auto" w:frame="1"/>
        </w:rPr>
        <w:t>if</w:t>
      </w:r>
      <w:r w:rsidRPr="008F51A0">
        <w:rPr>
          <w:rFonts w:ascii="Bookman Old Style" w:eastAsia="Times New Roman" w:hAnsi="Bookman Old Style" w:cs="Segoe UI"/>
          <w:color w:val="000000"/>
          <w:bdr w:val="none" w:sz="0" w:space="0" w:color="auto" w:frame="1"/>
        </w:rPr>
        <w:t> (sw == </w:t>
      </w:r>
      <w:r w:rsidRPr="008F51A0">
        <w:rPr>
          <w:rStyle w:val="number"/>
          <w:rFonts w:ascii="Bookman Old Style" w:eastAsia="Times New Roman" w:hAnsi="Bookman Old Style" w:cs="Segoe UI"/>
          <w:color w:val="C00000"/>
          <w:bdr w:val="none" w:sz="0" w:space="0" w:color="auto" w:frame="1"/>
        </w:rPr>
        <w:t>0</w:t>
      </w:r>
      <w:r w:rsidRPr="008F51A0">
        <w:rPr>
          <w:rFonts w:ascii="Bookman Old Style" w:eastAsia="Times New Roman" w:hAnsi="Bookman Old Style" w:cs="Segoe UI"/>
          <w:color w:val="000000"/>
          <w:bdr w:val="none" w:sz="0" w:space="0" w:color="auto" w:frame="1"/>
        </w:rPr>
        <w:t>) {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pic = </w:t>
      </w:r>
      <w:r w:rsidRPr="008F51A0">
        <w:rPr>
          <w:rStyle w:val="string"/>
          <w:rFonts w:ascii="Bookman Old Style" w:eastAsia="Times New Roman" w:hAnsi="Bookman Old Style" w:cs="Segoe UI"/>
          <w:color w:val="0000FF"/>
          <w:bdr w:val="none" w:sz="0" w:space="0" w:color="auto" w:frame="1"/>
        </w:rPr>
        <w:t>"pic_lightoff.png"</w:t>
      </w:r>
      <w:r w:rsidRPr="008F51A0">
        <w:rPr>
          <w:rFonts w:ascii="Bookman Old Style" w:eastAsia="Times New Roman" w:hAnsi="Bookman Old Style" w:cs="Segoe UI"/>
          <w:color w:val="000000"/>
          <w:bdr w:val="none" w:sz="0" w:space="0" w:color="auto" w:frame="1"/>
        </w:rPr>
        <w: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r w:rsidRPr="008F51A0">
        <w:rPr>
          <w:rStyle w:val="keyword"/>
          <w:rFonts w:ascii="Bookman Old Style" w:eastAsia="Times New Roman" w:hAnsi="Bookman Old Style" w:cs="Segoe UI"/>
          <w:b/>
          <w:bCs/>
          <w:color w:val="006699"/>
          <w:bdr w:val="none" w:sz="0" w:space="0" w:color="auto" w:frame="1"/>
        </w:rPr>
        <w:t>else</w:t>
      </w:r>
      <w:r w:rsidRPr="008F51A0">
        <w:rPr>
          <w:rFonts w:ascii="Bookman Old Style" w:eastAsia="Times New Roman" w:hAnsi="Bookman Old Style" w:cs="Segoe UI"/>
          <w:color w:val="000000"/>
          <w:bdr w:val="none" w:sz="0" w:space="0" w:color="auto" w:frame="1"/>
        </w:rPr>
        <w:t> {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pic = </w:t>
      </w:r>
      <w:r w:rsidRPr="008F51A0">
        <w:rPr>
          <w:rStyle w:val="string"/>
          <w:rFonts w:ascii="Bookman Old Style" w:eastAsia="Times New Roman" w:hAnsi="Bookman Old Style" w:cs="Segoe UI"/>
          <w:color w:val="0000FF"/>
          <w:bdr w:val="none" w:sz="0" w:space="0" w:color="auto" w:frame="1"/>
        </w:rPr>
        <w:t>"pic_lighton.png"</w:t>
      </w:r>
      <w:r w:rsidRPr="008F51A0">
        <w:rPr>
          <w:rFonts w:ascii="Bookman Old Style" w:eastAsia="Times New Roman" w:hAnsi="Bookman Old Style" w:cs="Segoe UI"/>
          <w:color w:val="000000"/>
          <w:bdr w:val="none" w:sz="0" w:space="0" w:color="auto" w:frame="1"/>
        </w:rPr>
        <w: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document.getElementById(</w:t>
      </w:r>
      <w:r w:rsidRPr="008F51A0">
        <w:rPr>
          <w:rStyle w:val="string"/>
          <w:rFonts w:ascii="Bookman Old Style" w:eastAsia="Times New Roman" w:hAnsi="Bookman Old Style" w:cs="Segoe UI"/>
          <w:color w:val="0000FF"/>
          <w:bdr w:val="none" w:sz="0" w:space="0" w:color="auto" w:frame="1"/>
        </w:rPr>
        <w:t>'myImage'</w:t>
      </w:r>
      <w:r w:rsidRPr="008F51A0">
        <w:rPr>
          <w:rFonts w:ascii="Bookman Old Style" w:eastAsia="Times New Roman" w:hAnsi="Bookman Old Style" w:cs="Segoe UI"/>
          <w:color w:val="000000"/>
          <w:bdr w:val="none" w:sz="0" w:space="0" w:color="auto" w:frame="1"/>
        </w:rPr>
        <w:t>).src = pic;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id=</w:t>
      </w:r>
      <w:r w:rsidRPr="008F51A0">
        <w:rPr>
          <w:rStyle w:val="string"/>
          <w:rFonts w:ascii="Bookman Old Style" w:eastAsia="Times New Roman" w:hAnsi="Bookman Old Style" w:cs="Segoe UI"/>
          <w:color w:val="0000FF"/>
          <w:bdr w:val="none" w:sz="0" w:space="0" w:color="auto" w:frame="1"/>
        </w:rPr>
        <w:t>"myImage"</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"pic_lightoff.png"</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"100"</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"180"</w:t>
      </w:r>
      <w:r w:rsidRPr="008F51A0">
        <w:rPr>
          <w:rFonts w:ascii="Bookman Old Style" w:eastAsia="Times New Roman" w:hAnsi="Bookman Old Style" w:cs="Segoe UI"/>
          <w:color w:val="000000"/>
          <w:bdr w:val="none" w:sz="0" w:space="0" w:color="auto" w:frame="1"/>
        </w:rPr>
        <w:t>&gt;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"light(1)"</w:t>
      </w:r>
      <w:r w:rsidRPr="008F51A0">
        <w:rPr>
          <w:rFonts w:ascii="Bookman Old Style" w:eastAsia="Times New Roman" w:hAnsi="Bookman Old Style" w:cs="Segoe UI"/>
          <w:color w:val="000000"/>
          <w:bdr w:val="none" w:sz="0" w:space="0" w:color="auto" w:frame="1"/>
        </w:rPr>
        <w:t>&gt;Light On&lt;/button&gt;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"light(0)"</w:t>
      </w:r>
      <w:r w:rsidRPr="008F51A0">
        <w:rPr>
          <w:rFonts w:ascii="Bookman Old Style" w:eastAsia="Times New Roman" w:hAnsi="Bookman Old Style" w:cs="Segoe UI"/>
          <w:color w:val="000000"/>
          <w:bdr w:val="none" w:sz="0" w:space="0" w:color="auto" w:frame="1"/>
        </w:rPr>
        <w:t>&gt;Light Off&lt;/button&gt;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864CBC" w:rsidRPr="008F51A0" w:rsidRDefault="00864CBC" w:rsidP="006216D3">
      <w:pPr>
        <w:numPr>
          <w:ilvl w:val="0"/>
          <w:numId w:val="204"/>
        </w:numPr>
        <w:spacing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864CBC" w:rsidRPr="008F51A0" w:rsidRDefault="00864CBC" w:rsidP="006216D3">
      <w:pPr>
        <w:pStyle w:val="alt"/>
        <w:numPr>
          <w:ilvl w:val="0"/>
          <w:numId w:val="204"/>
        </w:numPr>
        <w:spacing w:before="0" w:beforeAutospacing="0" w:after="160" w:afterAutospacing="0" w:line="360" w:lineRule="auto"/>
        <w:jc w:val="both"/>
        <w:divId w:val="125871386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3053C" w:rsidRPr="008F51A0" w:rsidRDefault="0073053C" w:rsidP="008F51A0">
      <w:pPr>
        <w:pStyle w:val="Heading2"/>
        <w:shd w:val="clear" w:color="auto" w:fill="FFFFFF"/>
        <w:spacing w:before="0" w:after="160" w:line="360" w:lineRule="auto"/>
        <w:jc w:val="both"/>
        <w:divId w:val="104399009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Use External Script</w:t>
      </w:r>
    </w:p>
    <w:p w:rsidR="0073053C" w:rsidRPr="008F51A0" w:rsidRDefault="0073053C" w:rsidP="008F51A0">
      <w:pPr>
        <w:pStyle w:val="NormalWeb"/>
        <w:shd w:val="clear" w:color="auto" w:fill="FFFFFF"/>
        <w:spacing w:before="0" w:beforeAutospacing="0" w:after="160" w:afterAutospacing="0" w:line="360" w:lineRule="auto"/>
        <w:jc w:val="both"/>
        <w:divId w:val="1043990095"/>
        <w:rPr>
          <w:rFonts w:ascii="Bookman Old Style" w:eastAsiaTheme="minorEastAsia" w:hAnsi="Bookman Old Style" w:cs="Segoe UI"/>
          <w:color w:val="333333"/>
        </w:rPr>
      </w:pPr>
      <w:r w:rsidRPr="008F51A0">
        <w:rPr>
          <w:rFonts w:ascii="Bookman Old Style" w:hAnsi="Bookman Old Style" w:cs="Segoe UI"/>
          <w:color w:val="333333"/>
        </w:rPr>
        <w:t>Suppose, you have various HTML files which should have same script, then we can put our JavaScript code in separate file and can call in HTML file. Save JavaScript external files using .js extension.</w:t>
      </w:r>
    </w:p>
    <w:p w:rsidR="0073053C" w:rsidRPr="008F51A0" w:rsidRDefault="0073053C" w:rsidP="008F51A0">
      <w:pPr>
        <w:pStyle w:val="Heading4"/>
        <w:pBdr>
          <w:left w:val="single" w:sz="18" w:space="30" w:color="FFA500"/>
        </w:pBdr>
        <w:shd w:val="clear" w:color="auto" w:fill="FAEBD7"/>
        <w:spacing w:before="0" w:after="160" w:line="360" w:lineRule="auto"/>
        <w:jc w:val="both"/>
        <w:divId w:val="1043990095"/>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Do not add &lt;script&gt; tag in the external file, and provide the complete path where you have put the JS file.</w:t>
      </w:r>
    </w:p>
    <w:p w:rsidR="0073053C" w:rsidRPr="008F51A0" w:rsidRDefault="0073053C" w:rsidP="008F51A0">
      <w:pPr>
        <w:pStyle w:val="Heading3"/>
        <w:shd w:val="clear" w:color="auto" w:fill="FFFFFF"/>
        <w:spacing w:before="0" w:after="160" w:line="360" w:lineRule="auto"/>
        <w:jc w:val="both"/>
        <w:divId w:val="1043990095"/>
        <w:rPr>
          <w:rFonts w:ascii="Bookman Old Style" w:eastAsia="Times New Roman" w:hAnsi="Bookman Old Style" w:cs="Helvetica"/>
          <w:b/>
          <w:bCs/>
          <w:color w:val="610B4B"/>
          <w:sz w:val="32"/>
          <w:szCs w:val="32"/>
        </w:rPr>
      </w:pPr>
      <w:r w:rsidRPr="008F51A0">
        <w:rPr>
          <w:rFonts w:ascii="Bookman Old Style" w:eastAsia="Times New Roman" w:hAnsi="Bookman Old Style" w:cs="Helvetica"/>
          <w:b/>
          <w:bCs/>
          <w:color w:val="610B4B"/>
          <w:sz w:val="32"/>
          <w:szCs w:val="32"/>
        </w:rPr>
        <w:t>Syntax:</w:t>
      </w:r>
    </w:p>
    <w:p w:rsidR="00C87563" w:rsidRPr="008F51A0" w:rsidRDefault="00C87563" w:rsidP="006216D3">
      <w:pPr>
        <w:pStyle w:val="alt"/>
        <w:numPr>
          <w:ilvl w:val="0"/>
          <w:numId w:val="205"/>
        </w:numPr>
        <w:spacing w:before="0" w:beforeAutospacing="0" w:after="160" w:afterAutospacing="0" w:line="360" w:lineRule="auto"/>
        <w:jc w:val="both"/>
        <w:divId w:val="15511913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 type=</w:t>
      </w:r>
      <w:r w:rsidRPr="008F51A0">
        <w:rPr>
          <w:rStyle w:val="string"/>
          <w:rFonts w:ascii="Bookman Old Style" w:eastAsia="Times New Roman" w:hAnsi="Bookman Old Style" w:cs="Segoe UI"/>
          <w:color w:val="0000FF"/>
          <w:bdr w:val="none" w:sz="0" w:space="0" w:color="auto" w:frame="1"/>
        </w:rPr>
        <w:t>"text/javascript"</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"URL "</w:t>
      </w:r>
      <w:r w:rsidRPr="008F51A0">
        <w:rPr>
          <w:rFonts w:ascii="Bookman Old Style" w:eastAsia="Times New Roman" w:hAnsi="Bookman Old Style" w:cs="Segoe UI"/>
          <w:color w:val="000000"/>
          <w:bdr w:val="none" w:sz="0" w:space="0" w:color="auto" w:frame="1"/>
        </w:rPr>
        <w:t>&gt;&lt;/script&gt;  </w:t>
      </w:r>
    </w:p>
    <w:p w:rsidR="000C674B" w:rsidRPr="008F51A0" w:rsidRDefault="000C674B" w:rsidP="008F51A0">
      <w:pPr>
        <w:pStyle w:val="Heading3"/>
        <w:shd w:val="clear" w:color="auto" w:fill="FFFFFF"/>
        <w:spacing w:before="0" w:after="160" w:line="360" w:lineRule="auto"/>
        <w:jc w:val="both"/>
        <w:divId w:val="17577549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&lt;head&gt;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&lt;script type=</w:t>
      </w:r>
      <w:r w:rsidRPr="008F51A0">
        <w:rPr>
          <w:rStyle w:val="string"/>
          <w:rFonts w:ascii="Bookman Old Style" w:eastAsia="Times New Roman" w:hAnsi="Bookman Old Style" w:cs="Segoe UI"/>
          <w:color w:val="0000FF"/>
          <w:bdr w:val="none" w:sz="0" w:space="0" w:color="auto" w:frame="1"/>
        </w:rPr>
        <w:t>"text/javascript"</w:t>
      </w:r>
      <w:r w:rsidRPr="008F51A0">
        <w:rPr>
          <w:rFonts w:ascii="Bookman Old Style" w:eastAsia="Times New Roman" w:hAnsi="Bookman Old Style" w:cs="Segoe UI"/>
          <w:color w:val="000000"/>
          <w:bdr w:val="none" w:sz="0" w:space="0" w:color="auto" w:frame="1"/>
        </w:rPr>
        <w:t> src=</w:t>
      </w:r>
      <w:r w:rsidRPr="008F51A0">
        <w:rPr>
          <w:rStyle w:val="string"/>
          <w:rFonts w:ascii="Bookman Old Style" w:eastAsia="Times New Roman" w:hAnsi="Bookman Old Style" w:cs="Segoe UI"/>
          <w:color w:val="0000FF"/>
          <w:bdr w:val="none" w:sz="0" w:space="0" w:color="auto" w:frame="1"/>
        </w:rPr>
        <w:t>"external.js"</w:t>
      </w:r>
      <w:r w:rsidRPr="008F51A0">
        <w:rPr>
          <w:rFonts w:ascii="Bookman Old Style" w:eastAsia="Times New Roman" w:hAnsi="Bookman Old Style" w:cs="Segoe UI"/>
          <w:color w:val="000000"/>
          <w:bdr w:val="none" w:sz="0" w:space="0" w:color="auto" w:frame="1"/>
        </w:rPr>
        <w:t>&gt;&lt;/script&gt;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&lt;h2&gt;External JavaScript Example&lt;/h2&gt;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&lt;form onsubmit=</w:t>
      </w:r>
      <w:r w:rsidRPr="008F51A0">
        <w:rPr>
          <w:rStyle w:val="string"/>
          <w:rFonts w:ascii="Bookman Old Style" w:eastAsia="Times New Roman" w:hAnsi="Bookman Old Style" w:cs="Segoe UI"/>
          <w:color w:val="0000FF"/>
          <w:bdr w:val="none" w:sz="0" w:space="0" w:color="auto" w:frame="1"/>
        </w:rPr>
        <w:t>"fun()"</w:t>
      </w:r>
      <w:r w:rsidRPr="008F51A0">
        <w:rPr>
          <w:rFonts w:ascii="Bookman Old Style" w:eastAsia="Times New Roman" w:hAnsi="Bookman Old Style" w:cs="Segoe UI"/>
          <w:color w:val="000000"/>
          <w:bdr w:val="none" w:sz="0" w:space="0" w:color="auto" w:frame="1"/>
        </w:rPr>
        <w:t>&gt;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&lt;label&gt;Enter your name:&lt;/label&gt;&lt;br&gt;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&lt;input type=</w:t>
      </w:r>
      <w:r w:rsidRPr="008F51A0">
        <w:rPr>
          <w:rStyle w:val="string"/>
          <w:rFonts w:ascii="Bookman Old Style" w:eastAsia="Times New Roman" w:hAnsi="Bookman Old Style" w:cs="Segoe UI"/>
          <w:color w:val="0000FF"/>
          <w:bdr w:val="none" w:sz="0" w:space="0" w:color="auto" w:frame="1"/>
        </w:rPr>
        <w:t>"text"</w:t>
      </w:r>
      <w:r w:rsidRPr="008F51A0">
        <w:rPr>
          <w:rFonts w:ascii="Bookman Old Style" w:eastAsia="Times New Roman" w:hAnsi="Bookman Old Style" w:cs="Segoe UI"/>
          <w:color w:val="000000"/>
          <w:bdr w:val="none" w:sz="0" w:space="0" w:color="auto" w:frame="1"/>
        </w:rPr>
        <w:t> name=</w:t>
      </w:r>
      <w:r w:rsidRPr="008F51A0">
        <w:rPr>
          <w:rStyle w:val="string"/>
          <w:rFonts w:ascii="Bookman Old Style" w:eastAsia="Times New Roman" w:hAnsi="Bookman Old Style" w:cs="Segoe UI"/>
          <w:color w:val="0000FF"/>
          <w:bdr w:val="none" w:sz="0" w:space="0" w:color="auto" w:frame="1"/>
        </w:rPr>
        <w:t>"uname"</w:t>
      </w:r>
      <w:r w:rsidRPr="008F51A0">
        <w:rPr>
          <w:rFonts w:ascii="Bookman Old Style" w:eastAsia="Times New Roman" w:hAnsi="Bookman Old Style" w:cs="Segoe UI"/>
          <w:color w:val="000000"/>
          <w:bdr w:val="none" w:sz="0" w:space="0" w:color="auto" w:frame="1"/>
        </w:rPr>
        <w:t> id=</w:t>
      </w:r>
      <w:r w:rsidRPr="008F51A0">
        <w:rPr>
          <w:rStyle w:val="string"/>
          <w:rFonts w:ascii="Bookman Old Style" w:eastAsia="Times New Roman" w:hAnsi="Bookman Old Style" w:cs="Segoe UI"/>
          <w:color w:val="0000FF"/>
          <w:bdr w:val="none" w:sz="0" w:space="0" w:color="auto" w:frame="1"/>
        </w:rPr>
        <w:t>"frm1"</w:t>
      </w:r>
      <w:r w:rsidRPr="008F51A0">
        <w:rPr>
          <w:rFonts w:ascii="Bookman Old Style" w:eastAsia="Times New Roman" w:hAnsi="Bookman Old Style" w:cs="Segoe UI"/>
          <w:color w:val="000000"/>
          <w:bdr w:val="none" w:sz="0" w:space="0" w:color="auto" w:frame="1"/>
        </w:rPr>
        <w:t>&gt;&lt;br&gt;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&lt;label&gt;Enter your Email-address:&lt;/label&gt;&lt;br&gt;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&lt;input type=</w:t>
      </w:r>
      <w:r w:rsidRPr="008F51A0">
        <w:rPr>
          <w:rStyle w:val="string"/>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 name=</w:t>
      </w:r>
      <w:r w:rsidRPr="008F51A0">
        <w:rPr>
          <w:rStyle w:val="string"/>
          <w:rFonts w:ascii="Bookman Old Style" w:eastAsia="Times New Roman" w:hAnsi="Bookman Old Style" w:cs="Segoe UI"/>
          <w:color w:val="0000FF"/>
          <w:bdr w:val="none" w:sz="0" w:space="0" w:color="auto" w:frame="1"/>
        </w:rPr>
        <w:t>"email"</w:t>
      </w:r>
      <w:r w:rsidRPr="008F51A0">
        <w:rPr>
          <w:rFonts w:ascii="Bookman Old Style" w:eastAsia="Times New Roman" w:hAnsi="Bookman Old Style" w:cs="Segoe UI"/>
          <w:color w:val="000000"/>
          <w:bdr w:val="none" w:sz="0" w:space="0" w:color="auto" w:frame="1"/>
        </w:rPr>
        <w:t>&gt;&lt;br&gt;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&lt;input type=</w:t>
      </w:r>
      <w:r w:rsidRPr="008F51A0">
        <w:rPr>
          <w:rStyle w:val="string"/>
          <w:rFonts w:ascii="Bookman Old Style" w:eastAsia="Times New Roman" w:hAnsi="Bookman Old Style" w:cs="Segoe UI"/>
          <w:color w:val="0000FF"/>
          <w:bdr w:val="none" w:sz="0" w:space="0" w:color="auto" w:frame="1"/>
        </w:rPr>
        <w:t>"submit"</w:t>
      </w:r>
      <w:r w:rsidRPr="008F51A0">
        <w:rPr>
          <w:rFonts w:ascii="Bookman Old Style" w:eastAsia="Times New Roman" w:hAnsi="Bookman Old Style" w:cs="Segoe UI"/>
          <w:color w:val="000000"/>
          <w:bdr w:val="none" w:sz="0" w:space="0" w:color="auto" w:frame="1"/>
        </w:rPr>
        <w:t>&gt;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&lt;/form&gt;  </w:t>
      </w:r>
    </w:p>
    <w:p w:rsidR="00022399" w:rsidRPr="008F51A0" w:rsidRDefault="00022399" w:rsidP="006216D3">
      <w:pPr>
        <w:pStyle w:val="alt"/>
        <w:numPr>
          <w:ilvl w:val="0"/>
          <w:numId w:val="206"/>
        </w:numPr>
        <w:spacing w:before="0" w:beforeAutospacing="0" w:after="160" w:afterAutospacing="0"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022399" w:rsidRPr="008F51A0" w:rsidRDefault="00022399" w:rsidP="006216D3">
      <w:pPr>
        <w:numPr>
          <w:ilvl w:val="0"/>
          <w:numId w:val="206"/>
        </w:numPr>
        <w:spacing w:line="360" w:lineRule="auto"/>
        <w:jc w:val="both"/>
        <w:divId w:val="2398845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&lt;/html&gt;  </w:t>
      </w:r>
    </w:p>
    <w:p w:rsidR="00B05CDE" w:rsidRPr="008F51A0" w:rsidRDefault="00981E8F"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JavaScript code:</w:t>
      </w:r>
    </w:p>
    <w:p w:rsidR="003D33D0" w:rsidRPr="008F51A0" w:rsidRDefault="003D33D0" w:rsidP="006216D3">
      <w:pPr>
        <w:pStyle w:val="alt"/>
        <w:numPr>
          <w:ilvl w:val="0"/>
          <w:numId w:val="207"/>
        </w:numPr>
        <w:spacing w:before="0" w:beforeAutospacing="0" w:after="160" w:afterAutospacing="0" w:line="360" w:lineRule="auto"/>
        <w:jc w:val="both"/>
        <w:divId w:val="341658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function fun() {  </w:t>
      </w:r>
    </w:p>
    <w:p w:rsidR="003D33D0" w:rsidRPr="008F51A0" w:rsidRDefault="003D33D0" w:rsidP="006216D3">
      <w:pPr>
        <w:numPr>
          <w:ilvl w:val="0"/>
          <w:numId w:val="207"/>
        </w:numPr>
        <w:spacing w:line="360" w:lineRule="auto"/>
        <w:jc w:val="both"/>
        <w:divId w:val="341658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var x = document.getElementById(</w:t>
      </w:r>
      <w:r w:rsidRPr="008F51A0">
        <w:rPr>
          <w:rStyle w:val="string"/>
          <w:rFonts w:ascii="Bookman Old Style" w:eastAsia="Times New Roman" w:hAnsi="Bookman Old Style" w:cs="Segoe UI"/>
          <w:color w:val="0000FF"/>
          <w:bdr w:val="none" w:sz="0" w:space="0" w:color="auto" w:frame="1"/>
        </w:rPr>
        <w:t>"frm1"</w:t>
      </w:r>
      <w:r w:rsidRPr="008F51A0">
        <w:rPr>
          <w:rFonts w:ascii="Bookman Old Style" w:eastAsia="Times New Roman" w:hAnsi="Bookman Old Style" w:cs="Segoe UI"/>
          <w:color w:val="000000"/>
          <w:bdr w:val="none" w:sz="0" w:space="0" w:color="auto" w:frame="1"/>
        </w:rPr>
        <w:t>).value;  </w:t>
      </w:r>
    </w:p>
    <w:p w:rsidR="003D33D0" w:rsidRPr="008F51A0" w:rsidRDefault="003D33D0" w:rsidP="006216D3">
      <w:pPr>
        <w:pStyle w:val="alt"/>
        <w:numPr>
          <w:ilvl w:val="0"/>
          <w:numId w:val="207"/>
        </w:numPr>
        <w:spacing w:before="0" w:beforeAutospacing="0" w:after="160" w:afterAutospacing="0" w:line="360" w:lineRule="auto"/>
        <w:jc w:val="both"/>
        <w:divId w:val="341658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alert(</w:t>
      </w:r>
      <w:r w:rsidRPr="008F51A0">
        <w:rPr>
          <w:rStyle w:val="string"/>
          <w:rFonts w:ascii="Bookman Old Style" w:eastAsia="Times New Roman" w:hAnsi="Bookman Old Style" w:cs="Segoe UI"/>
          <w:color w:val="0000FF"/>
          <w:bdr w:val="none" w:sz="0" w:space="0" w:color="auto" w:frame="1"/>
        </w:rPr>
        <w:t>"Hi"</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 "</w:t>
      </w:r>
      <w:r w:rsidRPr="008F51A0">
        <w:rPr>
          <w:rFonts w:ascii="Bookman Old Style" w:eastAsia="Times New Roman" w:hAnsi="Bookman Old Style" w:cs="Segoe UI"/>
          <w:color w:val="000000"/>
          <w:bdr w:val="none" w:sz="0" w:space="0" w:color="auto" w:frame="1"/>
        </w:rPr>
        <w:t>+x+ </w:t>
      </w:r>
      <w:r w:rsidRPr="008F51A0">
        <w:rPr>
          <w:rStyle w:val="string"/>
          <w:rFonts w:ascii="Bookman Old Style" w:eastAsia="Times New Roman" w:hAnsi="Bookman Old Style" w:cs="Segoe UI"/>
          <w:color w:val="0000FF"/>
          <w:bdr w:val="none" w:sz="0" w:space="0" w:color="auto" w:frame="1"/>
        </w:rPr>
        <w:t>"you have successfully submitted the details"</w:t>
      </w:r>
      <w:r w:rsidRPr="008F51A0">
        <w:rPr>
          <w:rFonts w:ascii="Bookman Old Style" w:eastAsia="Times New Roman" w:hAnsi="Bookman Old Style" w:cs="Segoe UI"/>
          <w:color w:val="000000"/>
          <w:bdr w:val="none" w:sz="0" w:space="0" w:color="auto" w:frame="1"/>
        </w:rPr>
        <w:t>);  </w:t>
      </w:r>
    </w:p>
    <w:p w:rsidR="003D33D0" w:rsidRPr="008F51A0" w:rsidRDefault="003D33D0" w:rsidP="006216D3">
      <w:pPr>
        <w:numPr>
          <w:ilvl w:val="0"/>
          <w:numId w:val="207"/>
        </w:numPr>
        <w:spacing w:line="360" w:lineRule="auto"/>
        <w:jc w:val="both"/>
        <w:divId w:val="3416586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981E8F" w:rsidRPr="008F51A0" w:rsidRDefault="00A97C6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7A4349" w:rsidRPr="008F51A0" w:rsidRDefault="007A4349" w:rsidP="008F51A0">
      <w:pPr>
        <w:spacing w:line="360" w:lineRule="auto"/>
        <w:divId w:val="1667006047"/>
        <w:rPr>
          <w:rFonts w:ascii="Bookman Old Style" w:eastAsia="Times New Roman" w:hAnsi="Bookman Old Style"/>
          <w:sz w:val="24"/>
          <w:szCs w:val="24"/>
        </w:rPr>
      </w:pPr>
      <w:r w:rsidRPr="008F51A0">
        <w:rPr>
          <w:rFonts w:ascii="Bookman Old Style" w:eastAsia="Times New Roman" w:hAnsi="Bookman Old Style"/>
          <w:noProof/>
        </w:rPr>
        <w:lastRenderedPageBreak/>
        <w:drawing>
          <wp:inline distT="0" distB="0" distL="0" distR="0" wp14:anchorId="101AE110" wp14:editId="2818A25F">
            <wp:extent cx="7704455" cy="3275330"/>
            <wp:effectExtent l="0" t="0" r="0" b="1270"/>
            <wp:docPr id="227" name="Picture 227" descr="HTML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JavaScrip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7704455" cy="3275330"/>
                    </a:xfrm>
                    <a:prstGeom prst="rect">
                      <a:avLst/>
                    </a:prstGeom>
                    <a:noFill/>
                    <a:ln>
                      <a:noFill/>
                    </a:ln>
                  </pic:spPr>
                </pic:pic>
              </a:graphicData>
            </a:graphic>
          </wp:inline>
        </w:drawing>
      </w:r>
    </w:p>
    <w:p w:rsidR="007A4349" w:rsidRPr="008F51A0" w:rsidRDefault="007A4349" w:rsidP="008F51A0">
      <w:pPr>
        <w:spacing w:line="360" w:lineRule="auto"/>
        <w:divId w:val="1667006047"/>
        <w:rPr>
          <w:rFonts w:ascii="Bookman Old Style" w:eastAsia="Times New Roman" w:hAnsi="Bookman Old Style"/>
        </w:rPr>
      </w:pPr>
      <w:r w:rsidRPr="008F51A0">
        <w:rPr>
          <w:rFonts w:ascii="Bookman Old Style" w:eastAsia="Times New Roman" w:hAnsi="Bookman Old Style"/>
          <w:noProof/>
        </w:rPr>
        <mc:AlternateContent>
          <mc:Choice Requires="wps">
            <w:drawing>
              <wp:inline distT="0" distB="0" distL="0" distR="0" wp14:anchorId="7238C9FF" wp14:editId="161B1266">
                <wp:extent cx="6097905" cy="4445"/>
                <wp:effectExtent l="0" t="0" r="0" b="0"/>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6AAE04" id="Rectangle 226"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7A4349" w:rsidRPr="008F51A0" w:rsidRDefault="007A4349" w:rsidP="008F51A0">
      <w:pPr>
        <w:pStyle w:val="Heading2"/>
        <w:shd w:val="clear" w:color="auto" w:fill="FFFFFF"/>
        <w:spacing w:before="0" w:after="160" w:line="360" w:lineRule="auto"/>
        <w:jc w:val="both"/>
        <w:divId w:val="166700604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&lt;noscript&gt; Tag</w:t>
      </w:r>
    </w:p>
    <w:p w:rsidR="007A4349" w:rsidRPr="008F51A0" w:rsidRDefault="007A4349" w:rsidP="008F51A0">
      <w:pPr>
        <w:pStyle w:val="NormalWeb"/>
        <w:shd w:val="clear" w:color="auto" w:fill="FFFFFF"/>
        <w:spacing w:before="0" w:beforeAutospacing="0" w:after="160" w:afterAutospacing="0" w:line="360" w:lineRule="auto"/>
        <w:jc w:val="both"/>
        <w:divId w:val="1667006047"/>
        <w:rPr>
          <w:rFonts w:ascii="Bookman Old Style" w:eastAsiaTheme="minorEastAsia" w:hAnsi="Bookman Old Style" w:cs="Segoe UI"/>
          <w:color w:val="333333"/>
        </w:rPr>
      </w:pPr>
      <w:r w:rsidRPr="008F51A0">
        <w:rPr>
          <w:rFonts w:ascii="Bookman Old Style" w:hAnsi="Bookman Old Style" w:cs="Segoe UI"/>
          <w:color w:val="333333"/>
        </w:rPr>
        <w:t>HTML &lt;noscript&gt; tag is used to write disabled script in the browser. The text written within &lt;noscript&gt;&lt;/noscript&gt; tag is not displayed on the browser.</w:t>
      </w:r>
    </w:p>
    <w:p w:rsidR="007A4349" w:rsidRPr="008F51A0" w:rsidRDefault="007A4349" w:rsidP="008F51A0">
      <w:pPr>
        <w:pStyle w:val="Heading3"/>
        <w:shd w:val="clear" w:color="auto" w:fill="FFFFFF"/>
        <w:spacing w:before="0" w:after="160" w:line="360" w:lineRule="auto"/>
        <w:jc w:val="both"/>
        <w:divId w:val="166700604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A25A1C" w:rsidRPr="008F51A0" w:rsidRDefault="00A25A1C" w:rsidP="006216D3">
      <w:pPr>
        <w:pStyle w:val="alt"/>
        <w:numPr>
          <w:ilvl w:val="0"/>
          <w:numId w:val="208"/>
        </w:numPr>
        <w:spacing w:before="0" w:beforeAutospacing="0" w:after="160" w:afterAutospacing="0"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A25A1C" w:rsidRPr="008F51A0" w:rsidRDefault="00A25A1C" w:rsidP="006216D3">
      <w:pPr>
        <w:numPr>
          <w:ilvl w:val="0"/>
          <w:numId w:val="208"/>
        </w:numPr>
        <w:spacing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A25A1C" w:rsidRPr="008F51A0" w:rsidRDefault="00A25A1C" w:rsidP="006216D3">
      <w:pPr>
        <w:pStyle w:val="alt"/>
        <w:numPr>
          <w:ilvl w:val="0"/>
          <w:numId w:val="208"/>
        </w:numPr>
        <w:spacing w:before="0" w:beforeAutospacing="0" w:after="160" w:afterAutospacing="0"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A25A1C" w:rsidRPr="008F51A0" w:rsidRDefault="00A25A1C" w:rsidP="006216D3">
      <w:pPr>
        <w:numPr>
          <w:ilvl w:val="0"/>
          <w:numId w:val="208"/>
        </w:numPr>
        <w:spacing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&gt;&lt;/p&gt;  </w:t>
      </w:r>
    </w:p>
    <w:p w:rsidR="00A25A1C" w:rsidRPr="008F51A0" w:rsidRDefault="00A25A1C" w:rsidP="006216D3">
      <w:pPr>
        <w:pStyle w:val="alt"/>
        <w:numPr>
          <w:ilvl w:val="0"/>
          <w:numId w:val="208"/>
        </w:numPr>
        <w:spacing w:before="0" w:beforeAutospacing="0" w:after="160" w:afterAutospacing="0"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A25A1C" w:rsidRPr="008F51A0" w:rsidRDefault="00A25A1C" w:rsidP="006216D3">
      <w:pPr>
        <w:numPr>
          <w:ilvl w:val="0"/>
          <w:numId w:val="208"/>
        </w:numPr>
        <w:spacing w:line="360" w:lineRule="auto"/>
        <w:jc w:val="both"/>
        <w:divId w:val="2144148784"/>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document.getElementById(</w:t>
      </w:r>
      <w:proofErr w:type="gramEnd"/>
      <w:r w:rsidRPr="008F51A0">
        <w:rPr>
          <w:rStyle w:val="string"/>
          <w:rFonts w:ascii="Bookman Old Style" w:eastAsia="Times New Roman" w:hAnsi="Bookman Old Style" w:cs="Segoe UI"/>
          <w:color w:val="0000FF"/>
          <w:bdr w:val="none" w:sz="0" w:space="0" w:color="auto" w:frame="1"/>
        </w:rPr>
        <w:t>"demo"</w:t>
      </w:r>
      <w:r w:rsidRPr="008F51A0">
        <w:rPr>
          <w:rFonts w:ascii="Bookman Old Style" w:eastAsia="Times New Roman" w:hAnsi="Bookman Old Style" w:cs="Segoe UI"/>
          <w:color w:val="000000"/>
          <w:bdr w:val="none" w:sz="0" w:space="0" w:color="auto" w:frame="1"/>
        </w:rPr>
        <w:t>).innerHTML = </w:t>
      </w:r>
      <w:r w:rsidRPr="008F51A0">
        <w:rPr>
          <w:rStyle w:val="string"/>
          <w:rFonts w:ascii="Bookman Old Style" w:eastAsia="Times New Roman" w:hAnsi="Bookman Old Style" w:cs="Segoe UI"/>
          <w:color w:val="0000FF"/>
          <w:bdr w:val="none" w:sz="0" w:space="0" w:color="auto" w:frame="1"/>
        </w:rPr>
        <w:t>"Hello JavaScript!"</w:t>
      </w:r>
      <w:r w:rsidRPr="008F51A0">
        <w:rPr>
          <w:rFonts w:ascii="Bookman Old Style" w:eastAsia="Times New Roman" w:hAnsi="Bookman Old Style" w:cs="Segoe UI"/>
          <w:color w:val="000000"/>
          <w:bdr w:val="none" w:sz="0" w:space="0" w:color="auto" w:frame="1"/>
        </w:rPr>
        <w:t>;  </w:t>
      </w:r>
    </w:p>
    <w:p w:rsidR="00A25A1C" w:rsidRPr="008F51A0" w:rsidRDefault="00A25A1C" w:rsidP="006216D3">
      <w:pPr>
        <w:pStyle w:val="alt"/>
        <w:numPr>
          <w:ilvl w:val="0"/>
          <w:numId w:val="208"/>
        </w:numPr>
        <w:spacing w:before="0" w:beforeAutospacing="0" w:after="160" w:afterAutospacing="0"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&lt;/script&gt;  </w:t>
      </w:r>
    </w:p>
    <w:p w:rsidR="00A25A1C" w:rsidRPr="008F51A0" w:rsidRDefault="00A25A1C" w:rsidP="006216D3">
      <w:pPr>
        <w:numPr>
          <w:ilvl w:val="0"/>
          <w:numId w:val="208"/>
        </w:numPr>
        <w:spacing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&lt;noscript&gt;This text is not visible in the browser.&lt;/noscript&gt;  </w:t>
      </w:r>
    </w:p>
    <w:p w:rsidR="00A25A1C" w:rsidRPr="008F51A0" w:rsidRDefault="00A25A1C" w:rsidP="006216D3">
      <w:pPr>
        <w:pStyle w:val="alt"/>
        <w:numPr>
          <w:ilvl w:val="0"/>
          <w:numId w:val="208"/>
        </w:numPr>
        <w:spacing w:before="0" w:beforeAutospacing="0" w:after="160" w:afterAutospacing="0"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A25A1C" w:rsidRPr="008F51A0" w:rsidRDefault="00A25A1C" w:rsidP="006216D3">
      <w:pPr>
        <w:numPr>
          <w:ilvl w:val="0"/>
          <w:numId w:val="208"/>
        </w:numPr>
        <w:spacing w:line="360" w:lineRule="auto"/>
        <w:jc w:val="both"/>
        <w:divId w:val="214414878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A97C6A" w:rsidRPr="008F51A0" w:rsidRDefault="00A97C6A"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color w:val="333333"/>
        </w:rPr>
      </w:pPr>
    </w:p>
    <w:p w:rsidR="00DF507F" w:rsidRPr="008F51A0" w:rsidRDefault="00DF507F" w:rsidP="008F51A0">
      <w:pPr>
        <w:pStyle w:val="Heading1"/>
        <w:shd w:val="clear" w:color="auto" w:fill="FFFFFF"/>
        <w:spacing w:before="0" w:beforeAutospacing="0" w:after="160" w:afterAutospacing="0" w:line="360" w:lineRule="auto"/>
        <w:jc w:val="both"/>
        <w:divId w:val="76280117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lastRenderedPageBreak/>
        <w:t>HTML Comments</w:t>
      </w:r>
    </w:p>
    <w:p w:rsidR="00DF507F" w:rsidRPr="008F51A0" w:rsidRDefault="00DF507F" w:rsidP="008F51A0">
      <w:pPr>
        <w:pStyle w:val="NormalWeb"/>
        <w:shd w:val="clear" w:color="auto" w:fill="FFFFFF"/>
        <w:spacing w:before="0" w:beforeAutospacing="0" w:after="160" w:afterAutospacing="0" w:line="360" w:lineRule="auto"/>
        <w:jc w:val="both"/>
        <w:divId w:val="762801170"/>
        <w:rPr>
          <w:rFonts w:ascii="Bookman Old Style" w:eastAsiaTheme="minorEastAsia" w:hAnsi="Bookman Old Style" w:cs="Segoe UI"/>
          <w:color w:val="333333"/>
        </w:rPr>
      </w:pPr>
      <w:r w:rsidRPr="008F51A0">
        <w:rPr>
          <w:rFonts w:ascii="Bookman Old Style" w:hAnsi="Bookman Old Style" w:cs="Segoe UI"/>
          <w:color w:val="333333"/>
        </w:rPr>
        <w:t>Comments are some text or code written in your code to give an explanation about the code, and not visible to the user. Comments which are used for HTML file are known as HTML comments. Anything written between these tags will be ignored by the browser, so comments will not be visible on the webpage.</w:t>
      </w:r>
    </w:p>
    <w:p w:rsidR="00DF507F" w:rsidRPr="008F51A0" w:rsidRDefault="00DF507F" w:rsidP="008F51A0">
      <w:pPr>
        <w:pStyle w:val="NormalWeb"/>
        <w:shd w:val="clear" w:color="auto" w:fill="FFFFFF"/>
        <w:spacing w:before="0" w:beforeAutospacing="0" w:after="160" w:afterAutospacing="0" w:line="360" w:lineRule="auto"/>
        <w:jc w:val="both"/>
        <w:divId w:val="762801170"/>
        <w:rPr>
          <w:rFonts w:ascii="Bookman Old Style" w:hAnsi="Bookman Old Style" w:cs="Segoe UI"/>
          <w:color w:val="333333"/>
        </w:rPr>
      </w:pPr>
      <w:r w:rsidRPr="008F51A0">
        <w:rPr>
          <w:rFonts w:ascii="Bookman Old Style" w:hAnsi="Bookman Old Style" w:cs="Segoe UI"/>
          <w:color w:val="333333"/>
        </w:rPr>
        <w:t>Comments of any code make code easy to understand and increase readability of code.</w:t>
      </w:r>
    </w:p>
    <w:p w:rsidR="00DF507F" w:rsidRPr="008F51A0" w:rsidRDefault="00DF507F" w:rsidP="008F51A0">
      <w:pPr>
        <w:pStyle w:val="NormalWeb"/>
        <w:shd w:val="clear" w:color="auto" w:fill="FFFFFF"/>
        <w:spacing w:before="0" w:beforeAutospacing="0" w:after="160" w:afterAutospacing="0" w:line="360" w:lineRule="auto"/>
        <w:jc w:val="both"/>
        <w:divId w:val="762801170"/>
        <w:rPr>
          <w:rFonts w:ascii="Bookman Old Style" w:hAnsi="Bookman Old Style" w:cs="Segoe UI"/>
          <w:color w:val="333333"/>
        </w:rPr>
      </w:pPr>
      <w:r w:rsidRPr="008F51A0">
        <w:rPr>
          <w:rFonts w:ascii="Bookman Old Style" w:hAnsi="Bookman Old Style" w:cs="Segoe UI"/>
          <w:color w:val="333333"/>
        </w:rPr>
        <w:t>Comments are also part of the code, which gives an explanation of the code.</w:t>
      </w:r>
    </w:p>
    <w:p w:rsidR="00DF507F" w:rsidRPr="008F51A0" w:rsidRDefault="00DF507F" w:rsidP="008F51A0">
      <w:pPr>
        <w:pStyle w:val="Heading2"/>
        <w:shd w:val="clear" w:color="auto" w:fill="FFFFFF"/>
        <w:spacing w:before="0" w:after="160" w:line="360" w:lineRule="auto"/>
        <w:jc w:val="both"/>
        <w:divId w:val="7628011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How to add comment In HTML</w:t>
      </w:r>
    </w:p>
    <w:p w:rsidR="00DF507F" w:rsidRPr="008F51A0" w:rsidRDefault="00DF507F" w:rsidP="008F51A0">
      <w:pPr>
        <w:pStyle w:val="NormalWeb"/>
        <w:shd w:val="clear" w:color="auto" w:fill="FFFFFF"/>
        <w:spacing w:before="0" w:beforeAutospacing="0" w:after="160" w:afterAutospacing="0" w:line="360" w:lineRule="auto"/>
        <w:jc w:val="both"/>
        <w:divId w:val="762801170"/>
        <w:rPr>
          <w:rFonts w:ascii="Bookman Old Style" w:eastAsiaTheme="minorEastAsia" w:hAnsi="Bookman Old Style" w:cs="Segoe UI"/>
          <w:color w:val="333333"/>
        </w:rPr>
      </w:pPr>
      <w:r w:rsidRPr="008F51A0">
        <w:rPr>
          <w:rFonts w:ascii="Bookman Old Style" w:hAnsi="Bookman Old Style" w:cs="Segoe UI"/>
          <w:color w:val="333333"/>
        </w:rPr>
        <w:t>You can add comments in your HTML file using &lt;! -- ... --&gt; tag. So if you will write anything between theses comment tag that will be treated as comment and browser will not read it.</w:t>
      </w:r>
    </w:p>
    <w:p w:rsidR="00DF507F" w:rsidRPr="008F51A0" w:rsidRDefault="00DF507F" w:rsidP="008F51A0">
      <w:pPr>
        <w:pStyle w:val="Heading3"/>
        <w:shd w:val="clear" w:color="auto" w:fill="FFFFFF"/>
        <w:spacing w:before="0" w:after="160" w:line="360" w:lineRule="auto"/>
        <w:jc w:val="both"/>
        <w:divId w:val="76280117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Syntax</w:t>
      </w:r>
    </w:p>
    <w:p w:rsidR="008E2BE2" w:rsidRPr="008F51A0" w:rsidRDefault="008E2BE2" w:rsidP="006216D3">
      <w:pPr>
        <w:pStyle w:val="alt"/>
        <w:numPr>
          <w:ilvl w:val="0"/>
          <w:numId w:val="209"/>
        </w:numPr>
        <w:spacing w:before="0" w:beforeAutospacing="0" w:after="160" w:afterAutospacing="0" w:line="360" w:lineRule="auto"/>
        <w:jc w:val="both"/>
        <w:divId w:val="105037600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 Write commented text here --&gt;  </w:t>
      </w:r>
    </w:p>
    <w:p w:rsidR="00604558" w:rsidRPr="008F51A0" w:rsidRDefault="00604558" w:rsidP="008F51A0">
      <w:pPr>
        <w:pStyle w:val="Heading4"/>
        <w:pBdr>
          <w:left w:val="single" w:sz="18" w:space="30" w:color="FFA500"/>
        </w:pBdr>
        <w:shd w:val="clear" w:color="auto" w:fill="FAEBD7"/>
        <w:spacing w:before="0" w:after="160" w:line="360" w:lineRule="auto"/>
        <w:jc w:val="both"/>
        <w:divId w:val="208629994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commented code will not be visible to a webpage, and hence you can use comment tag for documentation purpose, and debugging purpose:</w:t>
      </w:r>
    </w:p>
    <w:p w:rsidR="00604558" w:rsidRPr="008F51A0" w:rsidRDefault="00604558" w:rsidP="008F51A0">
      <w:pPr>
        <w:pStyle w:val="NormalWeb"/>
        <w:shd w:val="clear" w:color="auto" w:fill="FFFFFF"/>
        <w:spacing w:before="0" w:beforeAutospacing="0" w:after="160" w:afterAutospacing="0" w:line="360" w:lineRule="auto"/>
        <w:jc w:val="both"/>
        <w:divId w:val="2086299940"/>
        <w:rPr>
          <w:rFonts w:ascii="Bookman Old Style" w:hAnsi="Bookman Old Style" w:cs="Segoe UI"/>
          <w:color w:val="333333"/>
        </w:rPr>
      </w:pPr>
      <w:r w:rsidRPr="008F51A0">
        <w:rPr>
          <w:rFonts w:ascii="Bookman Old Style" w:hAnsi="Bookman Old Style" w:cs="Segoe UI"/>
          <w:color w:val="333333"/>
        </w:rPr>
        <w:t>Such as:</w:t>
      </w:r>
    </w:p>
    <w:p w:rsidR="00293793" w:rsidRPr="008F51A0" w:rsidRDefault="00293793" w:rsidP="006216D3">
      <w:pPr>
        <w:pStyle w:val="alt"/>
        <w:numPr>
          <w:ilvl w:val="0"/>
          <w:numId w:val="211"/>
        </w:numPr>
        <w:spacing w:before="0" w:beforeAutospacing="0" w:after="160" w:afterAutospacing="0" w:line="360" w:lineRule="auto"/>
        <w:jc w:val="both"/>
        <w:divId w:val="10742089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&lt;p&gt;There is some text&lt;/p&gt;  </w:t>
      </w:r>
    </w:p>
    <w:p w:rsidR="00293793" w:rsidRPr="008F51A0" w:rsidRDefault="00293793" w:rsidP="006216D3">
      <w:pPr>
        <w:numPr>
          <w:ilvl w:val="0"/>
          <w:numId w:val="211"/>
        </w:numPr>
        <w:spacing w:line="360" w:lineRule="auto"/>
        <w:jc w:val="both"/>
        <w:divId w:val="107420899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&lt;p&gt;There is second text&lt;/p&gt; --&gt;  </w:t>
      </w:r>
    </w:p>
    <w:p w:rsidR="00A60A9E" w:rsidRPr="008F51A0" w:rsidRDefault="00A60A9E" w:rsidP="008F51A0">
      <w:pPr>
        <w:pStyle w:val="Heading3"/>
        <w:shd w:val="clear" w:color="auto" w:fill="FFFFFF"/>
        <w:spacing w:before="0" w:after="160" w:line="360" w:lineRule="auto"/>
        <w:jc w:val="both"/>
        <w:divId w:val="90742610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This is Header section --&gt;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Internal CSS --&gt;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body{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#f0f8ff;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font-size: 30px;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red;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This is body section, write code here which you want to display on web-page --&gt;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heading tag --&gt;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&lt;h2&gt;First WebPage&lt;/h2&gt;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Paragraph tag --&gt;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&lt;p&gt;Write your Content here!!!&lt;/p&gt;  </w:t>
      </w:r>
    </w:p>
    <w:p w:rsidR="007647BF" w:rsidRPr="008F51A0" w:rsidRDefault="007647BF" w:rsidP="006216D3">
      <w:pPr>
        <w:pStyle w:val="alt"/>
        <w:numPr>
          <w:ilvl w:val="0"/>
          <w:numId w:val="210"/>
        </w:numPr>
        <w:spacing w:before="0" w:beforeAutospacing="0" w:after="160" w:afterAutospacing="0"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647BF" w:rsidRPr="008F51A0" w:rsidRDefault="007647BF" w:rsidP="006216D3">
      <w:pPr>
        <w:numPr>
          <w:ilvl w:val="0"/>
          <w:numId w:val="210"/>
        </w:numPr>
        <w:spacing w:line="360" w:lineRule="auto"/>
        <w:jc w:val="both"/>
        <w:divId w:val="174884597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F481F" w:rsidRPr="008F51A0" w:rsidRDefault="005F481F" w:rsidP="008F51A0">
      <w:pPr>
        <w:pStyle w:val="Heading2"/>
        <w:shd w:val="clear" w:color="auto" w:fill="FFFFFF"/>
        <w:spacing w:before="0" w:after="160" w:line="360" w:lineRule="auto"/>
        <w:jc w:val="both"/>
        <w:divId w:val="20919796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Multiline Comment</w:t>
      </w:r>
    </w:p>
    <w:p w:rsidR="005F481F" w:rsidRPr="008F51A0" w:rsidRDefault="005F481F" w:rsidP="008F51A0">
      <w:pPr>
        <w:pStyle w:val="NormalWeb"/>
        <w:shd w:val="clear" w:color="auto" w:fill="FFFFFF"/>
        <w:spacing w:before="0" w:beforeAutospacing="0" w:after="160" w:afterAutospacing="0" w:line="360" w:lineRule="auto"/>
        <w:jc w:val="both"/>
        <w:divId w:val="209197965"/>
        <w:rPr>
          <w:rFonts w:ascii="Bookman Old Style" w:eastAsiaTheme="minorEastAsia" w:hAnsi="Bookman Old Style" w:cs="Segoe UI"/>
          <w:color w:val="333333"/>
        </w:rPr>
      </w:pPr>
      <w:r w:rsidRPr="008F51A0">
        <w:rPr>
          <w:rFonts w:ascii="Bookman Old Style" w:hAnsi="Bookman Old Style" w:cs="Segoe UI"/>
          <w:color w:val="333333"/>
        </w:rPr>
        <w:t>In HTML code, we can also comments multiple lines at a time. In multiline comment we can use any description about code or multiple line code to debug, etc.</w:t>
      </w:r>
    </w:p>
    <w:p w:rsidR="005F481F" w:rsidRPr="008F51A0" w:rsidRDefault="005F481F" w:rsidP="008F51A0">
      <w:pPr>
        <w:pStyle w:val="Heading3"/>
        <w:shd w:val="clear" w:color="auto" w:fill="FFFFFF"/>
        <w:spacing w:before="0" w:after="160" w:line="360" w:lineRule="auto"/>
        <w:jc w:val="both"/>
        <w:divId w:val="20919796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Syntax</w:t>
      </w:r>
    </w:p>
    <w:p w:rsidR="00F6436D" w:rsidRPr="008F51A0" w:rsidRDefault="00F6436D" w:rsidP="006216D3">
      <w:pPr>
        <w:pStyle w:val="alt"/>
        <w:numPr>
          <w:ilvl w:val="0"/>
          <w:numId w:val="212"/>
        </w:numPr>
        <w:spacing w:before="0" w:beforeAutospacing="0" w:after="160" w:afterAutospacing="0" w:line="360" w:lineRule="auto"/>
        <w:jc w:val="both"/>
        <w:divId w:val="2007048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w:t>
      </w:r>
    </w:p>
    <w:p w:rsidR="00F6436D" w:rsidRPr="008F51A0" w:rsidRDefault="00F6436D" w:rsidP="006216D3">
      <w:pPr>
        <w:numPr>
          <w:ilvl w:val="0"/>
          <w:numId w:val="212"/>
        </w:numPr>
        <w:spacing w:line="360" w:lineRule="auto"/>
        <w:jc w:val="both"/>
        <w:divId w:val="2007048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Your code is commented.   </w:t>
      </w:r>
    </w:p>
    <w:p w:rsidR="00F6436D" w:rsidRPr="008F51A0" w:rsidRDefault="00F6436D" w:rsidP="006216D3">
      <w:pPr>
        <w:pStyle w:val="alt"/>
        <w:numPr>
          <w:ilvl w:val="0"/>
          <w:numId w:val="212"/>
        </w:numPr>
        <w:spacing w:before="0" w:beforeAutospacing="0" w:after="160" w:afterAutospacing="0" w:line="360" w:lineRule="auto"/>
        <w:jc w:val="both"/>
        <w:divId w:val="2007048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Write description of code.  </w:t>
      </w:r>
    </w:p>
    <w:p w:rsidR="00F6436D" w:rsidRPr="008F51A0" w:rsidRDefault="00F6436D" w:rsidP="006216D3">
      <w:pPr>
        <w:numPr>
          <w:ilvl w:val="0"/>
          <w:numId w:val="212"/>
        </w:numPr>
        <w:spacing w:line="360" w:lineRule="auto"/>
        <w:jc w:val="both"/>
        <w:divId w:val="2007048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It will not display at webpage.   </w:t>
      </w:r>
    </w:p>
    <w:p w:rsidR="00F6436D" w:rsidRPr="008F51A0" w:rsidRDefault="00F6436D" w:rsidP="006216D3">
      <w:pPr>
        <w:pStyle w:val="alt"/>
        <w:numPr>
          <w:ilvl w:val="0"/>
          <w:numId w:val="212"/>
        </w:numPr>
        <w:spacing w:before="0" w:beforeAutospacing="0" w:after="160" w:afterAutospacing="0" w:line="360" w:lineRule="auto"/>
        <w:jc w:val="both"/>
        <w:divId w:val="20070484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--&gt;  </w:t>
      </w:r>
    </w:p>
    <w:p w:rsidR="009B146D" w:rsidRPr="008F51A0" w:rsidRDefault="009B146D" w:rsidP="008F51A0">
      <w:pPr>
        <w:pStyle w:val="Heading3"/>
        <w:shd w:val="clear" w:color="auto" w:fill="FFFFFF"/>
        <w:spacing w:before="0" w:after="160" w:line="360" w:lineRule="auto"/>
        <w:jc w:val="both"/>
        <w:divId w:val="63275986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807F9E" w:rsidRPr="008F51A0" w:rsidRDefault="00807F9E" w:rsidP="006216D3">
      <w:pPr>
        <w:pStyle w:val="alt"/>
        <w:numPr>
          <w:ilvl w:val="0"/>
          <w:numId w:val="213"/>
        </w:numPr>
        <w:spacing w:before="0" w:beforeAutospacing="0" w:after="160" w:afterAutospacing="0"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&lt;h2&gt;Cake Gallery&lt;/h2&gt;  </w:t>
      </w:r>
    </w:p>
    <w:p w:rsidR="00807F9E" w:rsidRPr="008F51A0" w:rsidRDefault="00807F9E" w:rsidP="006216D3">
      <w:pPr>
        <w:numPr>
          <w:ilvl w:val="0"/>
          <w:numId w:val="213"/>
        </w:numPr>
        <w:spacing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 This is image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a yummy cake  </w:t>
      </w:r>
    </w:p>
    <w:p w:rsidR="00807F9E" w:rsidRPr="008F51A0" w:rsidRDefault="00807F9E" w:rsidP="006216D3">
      <w:pPr>
        <w:pStyle w:val="alt"/>
        <w:numPr>
          <w:ilvl w:val="0"/>
          <w:numId w:val="213"/>
        </w:numPr>
        <w:spacing w:before="0" w:beforeAutospacing="0" w:after="160" w:afterAutospacing="0"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you can see it on your web-page  </w:t>
      </w:r>
    </w:p>
    <w:p w:rsidR="00807F9E" w:rsidRPr="008F51A0" w:rsidRDefault="00807F9E" w:rsidP="006216D3">
      <w:pPr>
        <w:numPr>
          <w:ilvl w:val="0"/>
          <w:numId w:val="213"/>
        </w:numPr>
        <w:spacing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of your favorite browser --&gt;  </w:t>
      </w:r>
    </w:p>
    <w:p w:rsidR="00807F9E" w:rsidRPr="008F51A0" w:rsidRDefault="00807F9E" w:rsidP="006216D3">
      <w:pPr>
        <w:pStyle w:val="alt"/>
        <w:numPr>
          <w:ilvl w:val="0"/>
          <w:numId w:val="213"/>
        </w:numPr>
        <w:spacing w:before="0" w:beforeAutospacing="0" w:after="160" w:afterAutospacing="0"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"https://static.javatpoint.com/htmlpages/images/cake.png"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"cake image"</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"300px"</w:t>
      </w:r>
      <w:r w:rsidRPr="008F51A0">
        <w:rPr>
          <w:rFonts w:ascii="Bookman Old Style" w:eastAsia="Times New Roman" w:hAnsi="Bookman Old Style" w:cs="Segoe UI"/>
          <w:color w:val="000000"/>
          <w:bdr w:val="none" w:sz="0" w:space="0" w:color="auto" w:frame="1"/>
        </w:rPr>
        <w:t>  </w:t>
      </w:r>
    </w:p>
    <w:p w:rsidR="00807F9E" w:rsidRPr="008F51A0" w:rsidRDefault="00807F9E" w:rsidP="006216D3">
      <w:pPr>
        <w:numPr>
          <w:ilvl w:val="0"/>
          <w:numId w:val="213"/>
        </w:numPr>
        <w:spacing w:line="360" w:lineRule="auto"/>
        <w:jc w:val="both"/>
        <w:divId w:val="577372798"/>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"300px"</w:t>
      </w:r>
      <w:r w:rsidRPr="008F51A0">
        <w:rPr>
          <w:rFonts w:ascii="Bookman Old Style" w:eastAsia="Times New Roman" w:hAnsi="Bookman Old Style" w:cs="Segoe UI"/>
          <w:color w:val="000000"/>
          <w:bdr w:val="none" w:sz="0" w:space="0" w:color="auto" w:frame="1"/>
        </w:rPr>
        <w:t>&gt;  </w:t>
      </w:r>
    </w:p>
    <w:p w:rsidR="00A25A1C" w:rsidRPr="008F51A0" w:rsidRDefault="006A7521"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6A7521" w:rsidRPr="008F51A0" w:rsidRDefault="00720658"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r w:rsidRPr="008F51A0">
        <w:rPr>
          <w:rFonts w:ascii="Bookman Old Style" w:hAnsi="Bookman Old Style"/>
          <w:noProof/>
        </w:rPr>
        <w:drawing>
          <wp:anchor distT="0" distB="0" distL="114300" distR="114300" simplePos="0" relativeHeight="251693056" behindDoc="0" locked="0" layoutInCell="1" allowOverlap="1" wp14:anchorId="31F489D9" wp14:editId="3D6B2B91">
            <wp:simplePos x="0" y="0"/>
            <wp:positionH relativeFrom="column">
              <wp:posOffset>0</wp:posOffset>
            </wp:positionH>
            <wp:positionV relativeFrom="paragraph">
              <wp:posOffset>96520</wp:posOffset>
            </wp:positionV>
            <wp:extent cx="4676775" cy="3848100"/>
            <wp:effectExtent l="0" t="0" r="9525" b="0"/>
            <wp:wrapTopAndBottom/>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676775" cy="3848100"/>
                    </a:xfrm>
                    <a:prstGeom prst="rect">
                      <a:avLst/>
                    </a:prstGeom>
                  </pic:spPr>
                </pic:pic>
              </a:graphicData>
            </a:graphic>
          </wp:anchor>
        </w:drawing>
      </w:r>
    </w:p>
    <w:p w:rsidR="00DC2974" w:rsidRPr="008F51A0" w:rsidRDefault="00DC2974" w:rsidP="008F51A0">
      <w:pPr>
        <w:pStyle w:val="Heading1"/>
        <w:shd w:val="clear" w:color="auto" w:fill="FFFFFF"/>
        <w:spacing w:before="0" w:beforeAutospacing="0" w:after="160" w:afterAutospacing="0" w:line="360" w:lineRule="auto"/>
        <w:jc w:val="both"/>
        <w:divId w:val="10743179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File Paths</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eastAsiaTheme="minorEastAsia" w:hAnsi="Bookman Old Style" w:cs="Segoe UI"/>
          <w:color w:val="333333"/>
        </w:rPr>
      </w:pPr>
      <w:r w:rsidRPr="008F51A0">
        <w:rPr>
          <w:rFonts w:ascii="Bookman Old Style" w:hAnsi="Bookman Old Style" w:cs="Segoe UI"/>
          <w:color w:val="333333"/>
        </w:rPr>
        <w:lastRenderedPageBreak/>
        <w:t>An HTML file path is used to describe the location of a file in a website folder. File paths are like an address of file for a web browser. We can link any external resource to add in our HTML file with the help of file paths such as images, file, CSS file, JS file, video, etc.</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hAnsi="Bookman Old Style" w:cs="Segoe UI"/>
          <w:color w:val="333333"/>
        </w:rPr>
      </w:pPr>
      <w:r w:rsidRPr="008F51A0">
        <w:rPr>
          <w:rFonts w:ascii="Bookman Old Style" w:hAnsi="Bookman Old Style" w:cs="Segoe UI"/>
          <w:color w:val="333333"/>
        </w:rPr>
        <w:t>The src or href attribute requires an attribute to link any external source to HTML file.</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hAnsi="Bookman Old Style" w:cs="Segoe UI"/>
          <w:color w:val="333333"/>
        </w:rPr>
      </w:pPr>
      <w:r w:rsidRPr="008F51A0">
        <w:rPr>
          <w:rFonts w:ascii="Bookman Old Style" w:hAnsi="Bookman Old Style" w:cs="Segoe UI"/>
          <w:color w:val="333333"/>
        </w:rPr>
        <w:t>Following are the different types to specify file paths:</w:t>
      </w:r>
    </w:p>
    <w:p w:rsidR="00DC2974" w:rsidRPr="008F51A0" w:rsidRDefault="00DC2974" w:rsidP="006216D3">
      <w:pPr>
        <w:numPr>
          <w:ilvl w:val="0"/>
          <w:numId w:val="214"/>
        </w:numPr>
        <w:shd w:val="clear" w:color="auto" w:fill="FFFFFF"/>
        <w:spacing w:line="360" w:lineRule="auto"/>
        <w:jc w:val="both"/>
        <w:divId w:val="107431798"/>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&lt;img src="picture.jpg"&gt; </w:t>
      </w:r>
      <w:r w:rsidRPr="008F51A0">
        <w:rPr>
          <w:rFonts w:ascii="Bookman Old Style" w:eastAsia="Times New Roman" w:hAnsi="Bookman Old Style" w:cs="Segoe UI"/>
          <w:color w:val="000000"/>
        </w:rPr>
        <w:t>It specifies that picture.jpg is located in the same folder as the current page.</w:t>
      </w:r>
    </w:p>
    <w:p w:rsidR="00DC2974" w:rsidRPr="008F51A0" w:rsidRDefault="00DC2974" w:rsidP="006216D3">
      <w:pPr>
        <w:numPr>
          <w:ilvl w:val="0"/>
          <w:numId w:val="214"/>
        </w:numPr>
        <w:shd w:val="clear" w:color="auto" w:fill="FFFFFF"/>
        <w:spacing w:line="360" w:lineRule="auto"/>
        <w:jc w:val="both"/>
        <w:divId w:val="107431798"/>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&lt;img src="images/picture.jpg"&gt; </w:t>
      </w:r>
      <w:r w:rsidRPr="008F51A0">
        <w:rPr>
          <w:rFonts w:ascii="Bookman Old Style" w:eastAsia="Times New Roman" w:hAnsi="Bookman Old Style" w:cs="Segoe UI"/>
          <w:color w:val="000000"/>
        </w:rPr>
        <w:t>It specifies that picture.jpg is located in the images folder in the current folder.</w:t>
      </w:r>
    </w:p>
    <w:p w:rsidR="00DC2974" w:rsidRPr="008F51A0" w:rsidRDefault="00DC2974" w:rsidP="006216D3">
      <w:pPr>
        <w:numPr>
          <w:ilvl w:val="0"/>
          <w:numId w:val="214"/>
        </w:numPr>
        <w:shd w:val="clear" w:color="auto" w:fill="FFFFFF"/>
        <w:spacing w:line="360" w:lineRule="auto"/>
        <w:jc w:val="both"/>
        <w:divId w:val="107431798"/>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&lt;img src="/images/picture.jpg"&gt; </w:t>
      </w:r>
      <w:r w:rsidRPr="008F51A0">
        <w:rPr>
          <w:rFonts w:ascii="Bookman Old Style" w:eastAsia="Times New Roman" w:hAnsi="Bookman Old Style" w:cs="Segoe UI"/>
          <w:color w:val="000000"/>
        </w:rPr>
        <w:t>It specifies that picture.jpg is located in the images folder at the root of the current web.</w:t>
      </w:r>
    </w:p>
    <w:p w:rsidR="00DC2974" w:rsidRPr="008F51A0" w:rsidRDefault="00DC2974" w:rsidP="006216D3">
      <w:pPr>
        <w:numPr>
          <w:ilvl w:val="0"/>
          <w:numId w:val="214"/>
        </w:numPr>
        <w:shd w:val="clear" w:color="auto" w:fill="FFFFFF"/>
        <w:spacing w:line="360" w:lineRule="auto"/>
        <w:jc w:val="both"/>
        <w:divId w:val="107431798"/>
        <w:rPr>
          <w:rFonts w:ascii="Bookman Old Style" w:eastAsia="Times New Roman" w:hAnsi="Bookman Old Style" w:cs="Segoe UI"/>
          <w:color w:val="000000"/>
        </w:rPr>
      </w:pPr>
      <w:r w:rsidRPr="008F51A0">
        <w:rPr>
          <w:rStyle w:val="Strong"/>
          <w:rFonts w:ascii="Bookman Old Style" w:eastAsia="Times New Roman" w:hAnsi="Bookman Old Style" w:cs="Segoe UI"/>
          <w:color w:val="000000"/>
        </w:rPr>
        <w:t>&lt;img src="</w:t>
      </w:r>
      <w:proofErr w:type="gramStart"/>
      <w:r w:rsidRPr="008F51A0">
        <w:rPr>
          <w:rStyle w:val="Strong"/>
          <w:rFonts w:ascii="Bookman Old Style" w:eastAsia="Times New Roman" w:hAnsi="Bookman Old Style" w:cs="Segoe UI"/>
          <w:color w:val="000000"/>
        </w:rPr>
        <w:t>..</w:t>
      </w:r>
      <w:proofErr w:type="gramEnd"/>
      <w:r w:rsidRPr="008F51A0">
        <w:rPr>
          <w:rStyle w:val="Strong"/>
          <w:rFonts w:ascii="Bookman Old Style" w:eastAsia="Times New Roman" w:hAnsi="Bookman Old Style" w:cs="Segoe UI"/>
          <w:color w:val="000000"/>
        </w:rPr>
        <w:t>/picture.jpg"&gt;</w:t>
      </w:r>
      <w:r w:rsidRPr="008F51A0">
        <w:rPr>
          <w:rFonts w:ascii="Bookman Old Style" w:eastAsia="Times New Roman" w:hAnsi="Bookman Old Style" w:cs="Segoe UI"/>
          <w:color w:val="000000"/>
        </w:rPr>
        <w:t> It specifies that picture.jpg is located in the folder one level up from the current folder.</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eastAsiaTheme="minorEastAsia" w:hAnsi="Bookman Old Style" w:cs="Segoe UI"/>
          <w:color w:val="333333"/>
        </w:rPr>
      </w:pPr>
      <w:r w:rsidRPr="008F51A0">
        <w:rPr>
          <w:rFonts w:ascii="Bookman Old Style" w:hAnsi="Bookman Old Style" w:cs="Segoe UI"/>
          <w:color w:val="333333"/>
        </w:rPr>
        <w:t>File paths are used on webpages to link external files like:</w:t>
      </w:r>
    </w:p>
    <w:p w:rsidR="00DC2974" w:rsidRPr="008F51A0" w:rsidRDefault="00DC2974" w:rsidP="006216D3">
      <w:pPr>
        <w:numPr>
          <w:ilvl w:val="0"/>
          <w:numId w:val="215"/>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Web pages</w:t>
      </w:r>
    </w:p>
    <w:p w:rsidR="00DC2974" w:rsidRPr="008F51A0" w:rsidRDefault="00DC2974" w:rsidP="006216D3">
      <w:pPr>
        <w:numPr>
          <w:ilvl w:val="0"/>
          <w:numId w:val="215"/>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Images</w:t>
      </w:r>
    </w:p>
    <w:p w:rsidR="00DC2974" w:rsidRPr="008F51A0" w:rsidRDefault="00DC2974" w:rsidP="006216D3">
      <w:pPr>
        <w:numPr>
          <w:ilvl w:val="0"/>
          <w:numId w:val="215"/>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Style sheets</w:t>
      </w:r>
    </w:p>
    <w:p w:rsidR="00DC2974" w:rsidRPr="008F51A0" w:rsidRDefault="00DC2974" w:rsidP="006216D3">
      <w:pPr>
        <w:numPr>
          <w:ilvl w:val="0"/>
          <w:numId w:val="215"/>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JavaScript</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eastAsiaTheme="minorEastAsia" w:hAnsi="Bookman Old Style" w:cs="Segoe UI"/>
          <w:color w:val="333333"/>
        </w:rPr>
      </w:pPr>
      <w:r w:rsidRPr="008F51A0">
        <w:rPr>
          <w:rFonts w:ascii="Bookman Old Style" w:hAnsi="Bookman Old Style" w:cs="Segoe UI"/>
          <w:color w:val="333333"/>
        </w:rPr>
        <w:t>There are two types of File Paths:</w:t>
      </w:r>
    </w:p>
    <w:p w:rsidR="00DC2974" w:rsidRPr="008F51A0" w:rsidRDefault="00DC2974" w:rsidP="006216D3">
      <w:pPr>
        <w:numPr>
          <w:ilvl w:val="0"/>
          <w:numId w:val="216"/>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Absolute File Paths</w:t>
      </w:r>
    </w:p>
    <w:p w:rsidR="00DC2974" w:rsidRPr="008F51A0" w:rsidRDefault="00DC2974" w:rsidP="006216D3">
      <w:pPr>
        <w:numPr>
          <w:ilvl w:val="0"/>
          <w:numId w:val="216"/>
        </w:numPr>
        <w:shd w:val="clear" w:color="auto" w:fill="FFFFFF"/>
        <w:spacing w:line="360" w:lineRule="auto"/>
        <w:jc w:val="both"/>
        <w:divId w:val="107431798"/>
        <w:rPr>
          <w:rFonts w:ascii="Bookman Old Style" w:eastAsia="Times New Roman" w:hAnsi="Bookman Old Style" w:cs="Segoe UI"/>
          <w:color w:val="000000"/>
        </w:rPr>
      </w:pPr>
      <w:r w:rsidRPr="008F51A0">
        <w:rPr>
          <w:rFonts w:ascii="Bookman Old Style" w:eastAsia="Times New Roman" w:hAnsi="Bookman Old Style" w:cs="Segoe UI"/>
          <w:color w:val="000000"/>
        </w:rPr>
        <w:t>Relative File Paths</w:t>
      </w:r>
    </w:p>
    <w:p w:rsidR="00DC2974" w:rsidRPr="008F51A0" w:rsidRDefault="00DC2974" w:rsidP="008F51A0">
      <w:pPr>
        <w:pStyle w:val="Heading2"/>
        <w:shd w:val="clear" w:color="auto" w:fill="FFFFFF"/>
        <w:spacing w:before="0" w:after="160" w:line="360" w:lineRule="auto"/>
        <w:jc w:val="both"/>
        <w:divId w:val="10743179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Absolute File Paths</w:t>
      </w:r>
    </w:p>
    <w:p w:rsidR="00DC2974" w:rsidRPr="008F51A0" w:rsidRDefault="00DC2974" w:rsidP="008F51A0">
      <w:pPr>
        <w:pStyle w:val="NormalWeb"/>
        <w:shd w:val="clear" w:color="auto" w:fill="FFFFFF"/>
        <w:spacing w:before="0" w:beforeAutospacing="0" w:after="160" w:afterAutospacing="0" w:line="360" w:lineRule="auto"/>
        <w:jc w:val="both"/>
        <w:divId w:val="107431798"/>
        <w:rPr>
          <w:rFonts w:ascii="Bookman Old Style" w:eastAsiaTheme="minorEastAsia" w:hAnsi="Bookman Old Style" w:cs="Segoe UI"/>
          <w:color w:val="333333"/>
        </w:rPr>
      </w:pPr>
      <w:r w:rsidRPr="008F51A0">
        <w:rPr>
          <w:rFonts w:ascii="Bookman Old Style" w:hAnsi="Bookman Old Style" w:cs="Segoe UI"/>
          <w:color w:val="333333"/>
        </w:rPr>
        <w:t>Absolute file path specifies full URL address.</w:t>
      </w:r>
    </w:p>
    <w:p w:rsidR="00DC2974" w:rsidRPr="008F51A0" w:rsidRDefault="00DC2974" w:rsidP="008F51A0">
      <w:pPr>
        <w:pStyle w:val="Heading3"/>
        <w:shd w:val="clear" w:color="auto" w:fill="FFFFFF"/>
        <w:spacing w:before="0" w:after="160" w:line="360" w:lineRule="auto"/>
        <w:jc w:val="both"/>
        <w:divId w:val="10743179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D3550F" w:rsidRPr="008F51A0" w:rsidRDefault="00D3550F" w:rsidP="006216D3">
      <w:pPr>
        <w:pStyle w:val="alt"/>
        <w:numPr>
          <w:ilvl w:val="0"/>
          <w:numId w:val="217"/>
        </w:numPr>
        <w:spacing w:before="0" w:beforeAutospacing="0" w:after="160" w:afterAutospacing="0"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D3550F" w:rsidRPr="008F51A0" w:rsidRDefault="00D3550F" w:rsidP="006216D3">
      <w:pPr>
        <w:numPr>
          <w:ilvl w:val="0"/>
          <w:numId w:val="217"/>
        </w:numPr>
        <w:spacing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&lt;html&gt;  </w:t>
      </w:r>
    </w:p>
    <w:p w:rsidR="00D3550F" w:rsidRPr="008F51A0" w:rsidRDefault="00D3550F" w:rsidP="006216D3">
      <w:pPr>
        <w:pStyle w:val="alt"/>
        <w:numPr>
          <w:ilvl w:val="0"/>
          <w:numId w:val="217"/>
        </w:numPr>
        <w:spacing w:before="0" w:beforeAutospacing="0" w:after="160" w:afterAutospacing="0"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D3550F" w:rsidRPr="008F51A0" w:rsidRDefault="00D3550F" w:rsidP="006216D3">
      <w:pPr>
        <w:numPr>
          <w:ilvl w:val="0"/>
          <w:numId w:val="217"/>
        </w:numPr>
        <w:spacing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&lt;h2&gt;Using a Full URL File Path&lt;/h2&gt;  </w:t>
      </w:r>
    </w:p>
    <w:p w:rsidR="00D3550F" w:rsidRPr="008F51A0" w:rsidRDefault="00D3550F" w:rsidP="006216D3">
      <w:pPr>
        <w:pStyle w:val="alt"/>
        <w:numPr>
          <w:ilvl w:val="0"/>
          <w:numId w:val="217"/>
        </w:numPr>
        <w:spacing w:before="0" w:beforeAutospacing="0" w:after="160" w:afterAutospacing="0"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"https://www.javatpoint.com/images/nature-1.jpg"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"image"</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"width:300px"</w:t>
      </w:r>
      <w:r w:rsidRPr="008F51A0">
        <w:rPr>
          <w:rFonts w:ascii="Bookman Old Style" w:eastAsia="Times New Roman" w:hAnsi="Bookman Old Style" w:cs="Segoe UI"/>
          <w:color w:val="000000"/>
          <w:bdr w:val="none" w:sz="0" w:space="0" w:color="auto" w:frame="1"/>
        </w:rPr>
        <w:t>&gt;  </w:t>
      </w:r>
    </w:p>
    <w:p w:rsidR="00D3550F" w:rsidRPr="008F51A0" w:rsidRDefault="00D3550F" w:rsidP="006216D3">
      <w:pPr>
        <w:numPr>
          <w:ilvl w:val="0"/>
          <w:numId w:val="217"/>
        </w:numPr>
        <w:spacing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D3550F" w:rsidRPr="008F51A0" w:rsidRDefault="00D3550F" w:rsidP="006216D3">
      <w:pPr>
        <w:pStyle w:val="alt"/>
        <w:numPr>
          <w:ilvl w:val="0"/>
          <w:numId w:val="217"/>
        </w:numPr>
        <w:spacing w:before="0" w:beforeAutospacing="0" w:after="160" w:afterAutospacing="0" w:line="360" w:lineRule="auto"/>
        <w:jc w:val="both"/>
        <w:divId w:val="4535943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E4C55" w:rsidRPr="008F51A0" w:rsidRDefault="007E4C55" w:rsidP="008F51A0">
      <w:pPr>
        <w:pStyle w:val="Heading2"/>
        <w:shd w:val="clear" w:color="auto" w:fill="FFFFFF"/>
        <w:spacing w:before="0" w:after="160" w:line="360" w:lineRule="auto"/>
        <w:jc w:val="both"/>
        <w:divId w:val="147915005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Relative File Paths</w:t>
      </w:r>
    </w:p>
    <w:p w:rsidR="007E4C55" w:rsidRPr="008F51A0" w:rsidRDefault="007E4C55" w:rsidP="008F51A0">
      <w:pPr>
        <w:pStyle w:val="NormalWeb"/>
        <w:shd w:val="clear" w:color="auto" w:fill="FFFFFF"/>
        <w:spacing w:before="0" w:beforeAutospacing="0" w:after="160" w:afterAutospacing="0" w:line="360" w:lineRule="auto"/>
        <w:jc w:val="both"/>
        <w:divId w:val="1479150053"/>
        <w:rPr>
          <w:rFonts w:ascii="Bookman Old Style" w:eastAsiaTheme="minorEastAsia" w:hAnsi="Bookman Old Style" w:cs="Segoe UI"/>
          <w:color w:val="333333"/>
        </w:rPr>
      </w:pPr>
      <w:r w:rsidRPr="008F51A0">
        <w:rPr>
          <w:rFonts w:ascii="Bookman Old Style" w:hAnsi="Bookman Old Style" w:cs="Segoe UI"/>
          <w:color w:val="333333"/>
        </w:rPr>
        <w:t>The relative file path specifies to a file which is related to the location of current page.</w:t>
      </w:r>
    </w:p>
    <w:p w:rsidR="007E4C55" w:rsidRPr="008F51A0" w:rsidRDefault="007E4C55" w:rsidP="008F51A0">
      <w:pPr>
        <w:pStyle w:val="Heading3"/>
        <w:shd w:val="clear" w:color="auto" w:fill="FFFFFF"/>
        <w:spacing w:before="0" w:after="160" w:line="360" w:lineRule="auto"/>
        <w:jc w:val="both"/>
        <w:divId w:val="147915005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7E4C55" w:rsidRPr="008F51A0" w:rsidRDefault="007E4C55" w:rsidP="008F51A0">
      <w:pPr>
        <w:pStyle w:val="NormalWeb"/>
        <w:shd w:val="clear" w:color="auto" w:fill="FFFFFF"/>
        <w:spacing w:before="0" w:beforeAutospacing="0" w:after="160" w:afterAutospacing="0" w:line="360" w:lineRule="auto"/>
        <w:jc w:val="both"/>
        <w:divId w:val="1479150053"/>
        <w:rPr>
          <w:rFonts w:ascii="Bookman Old Style" w:eastAsiaTheme="minorEastAsia" w:hAnsi="Bookman Old Style" w:cs="Segoe UI"/>
          <w:color w:val="333333"/>
        </w:rPr>
      </w:pPr>
      <w:r w:rsidRPr="008F51A0">
        <w:rPr>
          <w:rFonts w:ascii="Bookman Old Style" w:hAnsi="Bookman Old Style" w:cs="Segoe UI"/>
          <w:color w:val="333333"/>
        </w:rPr>
        <w:t>Let's take an example to see how the file path points to a file in the images folder located at the root of the current web.</w:t>
      </w:r>
    </w:p>
    <w:p w:rsidR="00B57865" w:rsidRPr="008F51A0" w:rsidRDefault="00B57865" w:rsidP="006216D3">
      <w:pPr>
        <w:pStyle w:val="alt"/>
        <w:numPr>
          <w:ilvl w:val="0"/>
          <w:numId w:val="218"/>
        </w:numPr>
        <w:spacing w:before="0" w:beforeAutospacing="0" w:after="160" w:afterAutospacing="0"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B57865" w:rsidRPr="008F51A0" w:rsidRDefault="00B57865" w:rsidP="006216D3">
      <w:pPr>
        <w:numPr>
          <w:ilvl w:val="0"/>
          <w:numId w:val="218"/>
        </w:numPr>
        <w:spacing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B57865" w:rsidRPr="008F51A0" w:rsidRDefault="00B57865" w:rsidP="006216D3">
      <w:pPr>
        <w:pStyle w:val="alt"/>
        <w:numPr>
          <w:ilvl w:val="0"/>
          <w:numId w:val="218"/>
        </w:numPr>
        <w:spacing w:before="0" w:beforeAutospacing="0" w:after="160" w:afterAutospacing="0"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57865" w:rsidRPr="008F51A0" w:rsidRDefault="00B57865" w:rsidP="006216D3">
      <w:pPr>
        <w:numPr>
          <w:ilvl w:val="0"/>
          <w:numId w:val="218"/>
        </w:numPr>
        <w:spacing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&lt;h2&gt;Using a Relative File Path&lt;/h2&gt;  </w:t>
      </w:r>
    </w:p>
    <w:p w:rsidR="00B57865" w:rsidRPr="008F51A0" w:rsidRDefault="00B57865" w:rsidP="006216D3">
      <w:pPr>
        <w:pStyle w:val="alt"/>
        <w:numPr>
          <w:ilvl w:val="0"/>
          <w:numId w:val="218"/>
        </w:numPr>
        <w:spacing w:before="0" w:beforeAutospacing="0" w:after="160" w:afterAutospacing="0"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"/images/nature-2.jpg"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"Mountain"</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"width:300px"</w:t>
      </w:r>
      <w:r w:rsidRPr="008F51A0">
        <w:rPr>
          <w:rFonts w:ascii="Bookman Old Style" w:eastAsia="Times New Roman" w:hAnsi="Bookman Old Style" w:cs="Segoe UI"/>
          <w:color w:val="000000"/>
          <w:bdr w:val="none" w:sz="0" w:space="0" w:color="auto" w:frame="1"/>
        </w:rPr>
        <w:t>&gt;  </w:t>
      </w:r>
    </w:p>
    <w:p w:rsidR="00B57865" w:rsidRPr="008F51A0" w:rsidRDefault="00B57865" w:rsidP="006216D3">
      <w:pPr>
        <w:numPr>
          <w:ilvl w:val="0"/>
          <w:numId w:val="218"/>
        </w:numPr>
        <w:spacing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57865" w:rsidRPr="008F51A0" w:rsidRDefault="00B57865" w:rsidP="006216D3">
      <w:pPr>
        <w:pStyle w:val="alt"/>
        <w:numPr>
          <w:ilvl w:val="0"/>
          <w:numId w:val="218"/>
        </w:numPr>
        <w:spacing w:before="0" w:beforeAutospacing="0" w:after="160" w:afterAutospacing="0" w:line="360" w:lineRule="auto"/>
        <w:jc w:val="both"/>
        <w:divId w:val="336209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CD3249" w:rsidRPr="008F51A0" w:rsidRDefault="00CD3249" w:rsidP="008F51A0">
      <w:pPr>
        <w:pStyle w:val="Heading3"/>
        <w:shd w:val="clear" w:color="auto" w:fill="FFFFFF"/>
        <w:spacing w:before="0" w:after="160" w:line="360" w:lineRule="auto"/>
        <w:jc w:val="both"/>
        <w:divId w:val="62130543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CD3249" w:rsidRPr="008F51A0" w:rsidRDefault="00CD3249" w:rsidP="008F51A0">
      <w:pPr>
        <w:pStyle w:val="NormalWeb"/>
        <w:shd w:val="clear" w:color="auto" w:fill="FFFFFF"/>
        <w:spacing w:before="0" w:beforeAutospacing="0" w:after="160" w:afterAutospacing="0" w:line="360" w:lineRule="auto"/>
        <w:jc w:val="both"/>
        <w:divId w:val="621305437"/>
        <w:rPr>
          <w:rFonts w:ascii="Bookman Old Style" w:eastAsiaTheme="minorEastAsia" w:hAnsi="Bookman Old Style" w:cs="Segoe UI"/>
          <w:color w:val="333333"/>
        </w:rPr>
      </w:pPr>
      <w:r w:rsidRPr="008F51A0">
        <w:rPr>
          <w:rFonts w:ascii="Bookman Old Style" w:hAnsi="Bookman Old Style" w:cs="Segoe UI"/>
          <w:color w:val="333333"/>
        </w:rPr>
        <w:t>This is how a file path points to a file in the images folder located in the current folder.</w:t>
      </w:r>
    </w:p>
    <w:p w:rsidR="009909FE" w:rsidRPr="008F51A0" w:rsidRDefault="009909FE" w:rsidP="006216D3">
      <w:pPr>
        <w:pStyle w:val="alt"/>
        <w:numPr>
          <w:ilvl w:val="0"/>
          <w:numId w:val="219"/>
        </w:numPr>
        <w:spacing w:before="0" w:beforeAutospacing="0" w:after="160" w:afterAutospacing="0"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9909FE" w:rsidRPr="008F51A0" w:rsidRDefault="009909FE" w:rsidP="006216D3">
      <w:pPr>
        <w:numPr>
          <w:ilvl w:val="0"/>
          <w:numId w:val="219"/>
        </w:numPr>
        <w:spacing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9909FE" w:rsidRPr="008F51A0" w:rsidRDefault="009909FE" w:rsidP="006216D3">
      <w:pPr>
        <w:pStyle w:val="alt"/>
        <w:numPr>
          <w:ilvl w:val="0"/>
          <w:numId w:val="219"/>
        </w:numPr>
        <w:spacing w:before="0" w:beforeAutospacing="0" w:after="160" w:afterAutospacing="0"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909FE" w:rsidRPr="008F51A0" w:rsidRDefault="009909FE" w:rsidP="006216D3">
      <w:pPr>
        <w:numPr>
          <w:ilvl w:val="0"/>
          <w:numId w:val="219"/>
        </w:numPr>
        <w:spacing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&lt;h2&gt;Using a Relative File Path&lt;/h2&gt;  </w:t>
      </w:r>
    </w:p>
    <w:p w:rsidR="009909FE" w:rsidRPr="008F51A0" w:rsidRDefault="009909FE" w:rsidP="006216D3">
      <w:pPr>
        <w:pStyle w:val="alt"/>
        <w:numPr>
          <w:ilvl w:val="0"/>
          <w:numId w:val="219"/>
        </w:numPr>
        <w:spacing w:before="0" w:beforeAutospacing="0" w:after="160" w:afterAutospacing="0"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"images/nature-3.jpg"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"Mountain"</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"width:300px"</w:t>
      </w:r>
      <w:r w:rsidRPr="008F51A0">
        <w:rPr>
          <w:rFonts w:ascii="Bookman Old Style" w:eastAsia="Times New Roman" w:hAnsi="Bookman Old Style" w:cs="Segoe UI"/>
          <w:color w:val="000000"/>
          <w:bdr w:val="none" w:sz="0" w:space="0" w:color="auto" w:frame="1"/>
        </w:rPr>
        <w:t>&gt;  </w:t>
      </w:r>
    </w:p>
    <w:p w:rsidR="009909FE" w:rsidRPr="008F51A0" w:rsidRDefault="009909FE" w:rsidP="006216D3">
      <w:pPr>
        <w:numPr>
          <w:ilvl w:val="0"/>
          <w:numId w:val="219"/>
        </w:numPr>
        <w:spacing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909FE" w:rsidRPr="008F51A0" w:rsidRDefault="009909FE" w:rsidP="006216D3">
      <w:pPr>
        <w:pStyle w:val="alt"/>
        <w:numPr>
          <w:ilvl w:val="0"/>
          <w:numId w:val="219"/>
        </w:numPr>
        <w:spacing w:before="0" w:beforeAutospacing="0" w:after="160" w:afterAutospacing="0" w:line="360" w:lineRule="auto"/>
        <w:jc w:val="both"/>
        <w:divId w:val="4891025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DB7A62" w:rsidRPr="008F51A0" w:rsidRDefault="00DB7A62" w:rsidP="008F51A0">
      <w:pPr>
        <w:pStyle w:val="Heading3"/>
        <w:shd w:val="clear" w:color="auto" w:fill="FFFFFF"/>
        <w:spacing w:before="0" w:after="160" w:line="360" w:lineRule="auto"/>
        <w:jc w:val="both"/>
        <w:divId w:val="136124899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DB7A62" w:rsidRPr="008F51A0" w:rsidRDefault="00DB7A62" w:rsidP="008F51A0">
      <w:pPr>
        <w:pStyle w:val="NormalWeb"/>
        <w:shd w:val="clear" w:color="auto" w:fill="FFFFFF"/>
        <w:spacing w:before="0" w:beforeAutospacing="0" w:after="160" w:afterAutospacing="0" w:line="360" w:lineRule="auto"/>
        <w:jc w:val="both"/>
        <w:divId w:val="1361248999"/>
        <w:rPr>
          <w:rFonts w:ascii="Bookman Old Style" w:eastAsiaTheme="minorEastAsia" w:hAnsi="Bookman Old Style" w:cs="Segoe UI"/>
          <w:color w:val="333333"/>
        </w:rPr>
      </w:pPr>
      <w:r w:rsidRPr="008F51A0">
        <w:rPr>
          <w:rFonts w:ascii="Bookman Old Style" w:hAnsi="Bookman Old Style" w:cs="Segoe UI"/>
          <w:color w:val="333333"/>
        </w:rPr>
        <w:t>When the images folder located in the folder one level above the current folder.</w:t>
      </w:r>
    </w:p>
    <w:p w:rsidR="004F275D" w:rsidRPr="008F51A0" w:rsidRDefault="004F275D" w:rsidP="006216D3">
      <w:pPr>
        <w:pStyle w:val="alt"/>
        <w:numPr>
          <w:ilvl w:val="0"/>
          <w:numId w:val="220"/>
        </w:numPr>
        <w:spacing w:before="0" w:beforeAutospacing="0" w:after="160" w:afterAutospacing="0"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4F275D" w:rsidRPr="008F51A0" w:rsidRDefault="004F275D" w:rsidP="006216D3">
      <w:pPr>
        <w:numPr>
          <w:ilvl w:val="0"/>
          <w:numId w:val="220"/>
        </w:numPr>
        <w:spacing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F275D" w:rsidRPr="008F51A0" w:rsidRDefault="004F275D" w:rsidP="006216D3">
      <w:pPr>
        <w:pStyle w:val="alt"/>
        <w:numPr>
          <w:ilvl w:val="0"/>
          <w:numId w:val="220"/>
        </w:numPr>
        <w:spacing w:before="0" w:beforeAutospacing="0" w:after="160" w:afterAutospacing="0"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4F275D" w:rsidRPr="008F51A0" w:rsidRDefault="004F275D" w:rsidP="006216D3">
      <w:pPr>
        <w:numPr>
          <w:ilvl w:val="0"/>
          <w:numId w:val="220"/>
        </w:numPr>
        <w:spacing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&lt;h2&gt;Using a Relative File Path&lt;/h2&gt;  </w:t>
      </w:r>
    </w:p>
    <w:p w:rsidR="004F275D" w:rsidRPr="008F51A0" w:rsidRDefault="004F275D" w:rsidP="006216D3">
      <w:pPr>
        <w:pStyle w:val="alt"/>
        <w:numPr>
          <w:ilvl w:val="0"/>
          <w:numId w:val="220"/>
        </w:numPr>
        <w:spacing w:before="0" w:beforeAutospacing="0" w:after="160" w:afterAutospacing="0"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w:t>
      </w:r>
      <w:proofErr w:type="gramStart"/>
      <w:r w:rsidRPr="008F51A0">
        <w:rPr>
          <w:rStyle w:val="string"/>
          <w:rFonts w:ascii="Bookman Old Style" w:eastAsia="Times New Roman" w:hAnsi="Bookman Old Style" w:cs="Segoe UI"/>
          <w:color w:val="0000FF"/>
          <w:bdr w:val="none" w:sz="0" w:space="0" w:color="auto" w:frame="1"/>
        </w:rPr>
        <w:t>..</w:t>
      </w:r>
      <w:proofErr w:type="gramEnd"/>
      <w:r w:rsidRPr="008F51A0">
        <w:rPr>
          <w:rStyle w:val="string"/>
          <w:rFonts w:ascii="Bookman Old Style" w:eastAsia="Times New Roman" w:hAnsi="Bookman Old Style" w:cs="Segoe UI"/>
          <w:color w:val="0000FF"/>
          <w:bdr w:val="none" w:sz="0" w:space="0" w:color="auto" w:frame="1"/>
        </w:rPr>
        <w:t>/images/nature4.jpg"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"Mountain"</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"width:300px"</w:t>
      </w:r>
      <w:r w:rsidRPr="008F51A0">
        <w:rPr>
          <w:rFonts w:ascii="Bookman Old Style" w:eastAsia="Times New Roman" w:hAnsi="Bookman Old Style" w:cs="Segoe UI"/>
          <w:color w:val="000000"/>
          <w:bdr w:val="none" w:sz="0" w:space="0" w:color="auto" w:frame="1"/>
        </w:rPr>
        <w:t>&gt;  </w:t>
      </w:r>
    </w:p>
    <w:p w:rsidR="004F275D" w:rsidRPr="008F51A0" w:rsidRDefault="004F275D" w:rsidP="006216D3">
      <w:pPr>
        <w:numPr>
          <w:ilvl w:val="0"/>
          <w:numId w:val="220"/>
        </w:numPr>
        <w:spacing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4F275D" w:rsidRPr="008F51A0" w:rsidRDefault="004F275D" w:rsidP="006216D3">
      <w:pPr>
        <w:pStyle w:val="alt"/>
        <w:numPr>
          <w:ilvl w:val="0"/>
          <w:numId w:val="220"/>
        </w:numPr>
        <w:spacing w:before="0" w:beforeAutospacing="0" w:after="160" w:afterAutospacing="0" w:line="360" w:lineRule="auto"/>
        <w:jc w:val="both"/>
        <w:divId w:val="156849415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E3A73" w:rsidRPr="008F51A0" w:rsidRDefault="000E3A73" w:rsidP="008F51A0">
      <w:pPr>
        <w:pStyle w:val="Heading2"/>
        <w:shd w:val="clear" w:color="auto" w:fill="FFFFFF"/>
        <w:spacing w:before="0" w:after="160" w:line="360" w:lineRule="auto"/>
        <w:jc w:val="both"/>
        <w:divId w:val="93443403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Important Points for File path:</w:t>
      </w:r>
    </w:p>
    <w:p w:rsidR="000E3A73" w:rsidRPr="008F51A0" w:rsidRDefault="000E3A73" w:rsidP="006216D3">
      <w:pPr>
        <w:numPr>
          <w:ilvl w:val="0"/>
          <w:numId w:val="221"/>
        </w:numPr>
        <w:shd w:val="clear" w:color="auto" w:fill="FFFFFF"/>
        <w:spacing w:line="360" w:lineRule="auto"/>
        <w:jc w:val="both"/>
        <w:divId w:val="934434036"/>
        <w:rPr>
          <w:rFonts w:ascii="Bookman Old Style" w:eastAsia="Times New Roman" w:hAnsi="Bookman Old Style" w:cs="Segoe UI"/>
          <w:color w:val="000000"/>
          <w:sz w:val="24"/>
          <w:szCs w:val="24"/>
        </w:rPr>
      </w:pPr>
      <w:r w:rsidRPr="008F51A0">
        <w:rPr>
          <w:rFonts w:ascii="Bookman Old Style" w:eastAsia="Times New Roman" w:hAnsi="Bookman Old Style" w:cs="Segoe UI"/>
          <w:color w:val="000000"/>
        </w:rPr>
        <w:t>Always remember to use proper URL, file name, image name, else it will not display on the webpage.</w:t>
      </w:r>
    </w:p>
    <w:p w:rsidR="000E3A73" w:rsidRPr="008F51A0" w:rsidRDefault="000E3A73" w:rsidP="006216D3">
      <w:pPr>
        <w:numPr>
          <w:ilvl w:val="0"/>
          <w:numId w:val="221"/>
        </w:numPr>
        <w:shd w:val="clear" w:color="auto" w:fill="FFFFFF"/>
        <w:spacing w:line="360" w:lineRule="auto"/>
        <w:jc w:val="both"/>
        <w:divId w:val="934434036"/>
        <w:rPr>
          <w:rFonts w:ascii="Bookman Old Style" w:eastAsia="Times New Roman" w:hAnsi="Bookman Old Style" w:cs="Segoe UI"/>
          <w:color w:val="000000"/>
        </w:rPr>
      </w:pPr>
      <w:r w:rsidRPr="008F51A0">
        <w:rPr>
          <w:rFonts w:ascii="Bookman Old Style" w:eastAsia="Times New Roman" w:hAnsi="Bookman Old Style" w:cs="Segoe UI"/>
          <w:color w:val="000000"/>
        </w:rPr>
        <w:t>Try to use relative file paths, so that your code will be independent of URL.</w:t>
      </w:r>
    </w:p>
    <w:p w:rsidR="00B759F1" w:rsidRPr="008F51A0" w:rsidRDefault="00B759F1" w:rsidP="008F51A0">
      <w:pPr>
        <w:pStyle w:val="Heading1"/>
        <w:shd w:val="clear" w:color="auto" w:fill="FFFFFF"/>
        <w:spacing w:before="0" w:beforeAutospacing="0" w:after="160" w:afterAutospacing="0" w:line="360" w:lineRule="auto"/>
        <w:jc w:val="both"/>
        <w:divId w:val="476071430"/>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Head</w:t>
      </w:r>
    </w:p>
    <w:p w:rsidR="00B759F1" w:rsidRPr="008F51A0" w:rsidRDefault="00B759F1" w:rsidP="008F51A0">
      <w:pPr>
        <w:pStyle w:val="NormalWeb"/>
        <w:shd w:val="clear" w:color="auto" w:fill="FFFFFF"/>
        <w:spacing w:before="0" w:beforeAutospacing="0" w:after="160" w:afterAutospacing="0" w:line="360" w:lineRule="auto"/>
        <w:jc w:val="both"/>
        <w:divId w:val="476071430"/>
        <w:rPr>
          <w:rFonts w:ascii="Bookman Old Style" w:eastAsiaTheme="minorEastAsia" w:hAnsi="Bookman Old Style" w:cs="Segoe UI"/>
          <w:color w:val="333333"/>
        </w:rPr>
      </w:pPr>
      <w:r w:rsidRPr="008F51A0">
        <w:rPr>
          <w:rFonts w:ascii="Bookman Old Style" w:hAnsi="Bookman Old Style" w:cs="Segoe UI"/>
          <w:color w:val="333333"/>
        </w:rPr>
        <w:t>The HTML &lt;head&gt; element is used as a container for metadata (data about data). It is used between &lt;html&gt; tag and &lt;body&gt; tag.</w:t>
      </w:r>
    </w:p>
    <w:p w:rsidR="00B759F1" w:rsidRPr="008F51A0" w:rsidRDefault="00B759F1" w:rsidP="008F51A0">
      <w:pPr>
        <w:pStyle w:val="NormalWeb"/>
        <w:shd w:val="clear" w:color="auto" w:fill="FFFFFF"/>
        <w:spacing w:before="0" w:beforeAutospacing="0" w:after="160" w:afterAutospacing="0" w:line="360" w:lineRule="auto"/>
        <w:jc w:val="both"/>
        <w:divId w:val="476071430"/>
        <w:rPr>
          <w:rFonts w:ascii="Bookman Old Style" w:hAnsi="Bookman Old Style" w:cs="Segoe UI"/>
          <w:color w:val="333333"/>
        </w:rPr>
      </w:pPr>
      <w:r w:rsidRPr="008F51A0">
        <w:rPr>
          <w:rFonts w:ascii="Bookman Old Style" w:hAnsi="Bookman Old Style" w:cs="Segoe UI"/>
          <w:color w:val="333333"/>
        </w:rPr>
        <w:t>The head of an HTML document is a part whose content is not displayed in the browser on page loading. It just contains metadata about the HTML document which specifies data about the HTML document.</w:t>
      </w:r>
    </w:p>
    <w:p w:rsidR="00B759F1" w:rsidRPr="008F51A0" w:rsidRDefault="00B759F1" w:rsidP="008F51A0">
      <w:pPr>
        <w:pStyle w:val="NormalWeb"/>
        <w:shd w:val="clear" w:color="auto" w:fill="FFFFFF"/>
        <w:spacing w:before="0" w:beforeAutospacing="0" w:after="160" w:afterAutospacing="0" w:line="360" w:lineRule="auto"/>
        <w:jc w:val="both"/>
        <w:divId w:val="476071430"/>
        <w:rPr>
          <w:rFonts w:ascii="Bookman Old Style" w:hAnsi="Bookman Old Style" w:cs="Segoe UI"/>
          <w:color w:val="333333"/>
        </w:rPr>
      </w:pPr>
      <w:r w:rsidRPr="008F51A0">
        <w:rPr>
          <w:rFonts w:ascii="Bookman Old Style" w:hAnsi="Bookman Old Style" w:cs="Segoe UI"/>
          <w:color w:val="333333"/>
        </w:rPr>
        <w:t>An HTML head can contain lots of metadata information or can have very less or no information, it depends on our requirement. But head part has a crucial role an HTML document while creating a website.</w:t>
      </w:r>
    </w:p>
    <w:p w:rsidR="00B759F1" w:rsidRPr="008F51A0" w:rsidRDefault="00B759F1" w:rsidP="008F51A0">
      <w:pPr>
        <w:pStyle w:val="NormalWeb"/>
        <w:shd w:val="clear" w:color="auto" w:fill="FFFFFF"/>
        <w:spacing w:before="0" w:beforeAutospacing="0" w:after="160" w:afterAutospacing="0" w:line="360" w:lineRule="auto"/>
        <w:jc w:val="both"/>
        <w:divId w:val="476071430"/>
        <w:rPr>
          <w:rFonts w:ascii="Bookman Old Style" w:hAnsi="Bookman Old Style" w:cs="Segoe UI"/>
          <w:color w:val="333333"/>
        </w:rPr>
      </w:pPr>
      <w:r w:rsidRPr="008F51A0">
        <w:rPr>
          <w:rFonts w:ascii="Bookman Old Style" w:hAnsi="Bookman Old Style" w:cs="Segoe UI"/>
          <w:color w:val="333333"/>
        </w:rPr>
        <w:lastRenderedPageBreak/>
        <w:t xml:space="preserve">Metadata defines the document title, character set, styles, links, scripts, and other </w:t>
      </w:r>
      <w:proofErr w:type="gramStart"/>
      <w:r w:rsidRPr="008F51A0">
        <w:rPr>
          <w:rFonts w:ascii="Bookman Old Style" w:hAnsi="Bookman Old Style" w:cs="Segoe UI"/>
          <w:color w:val="333333"/>
        </w:rPr>
        <w:t>meta</w:t>
      </w:r>
      <w:proofErr w:type="gramEnd"/>
      <w:r w:rsidRPr="008F51A0">
        <w:rPr>
          <w:rFonts w:ascii="Bookman Old Style" w:hAnsi="Bookman Old Style" w:cs="Segoe UI"/>
          <w:color w:val="333333"/>
        </w:rPr>
        <w:t xml:space="preserve"> information.</w:t>
      </w:r>
    </w:p>
    <w:p w:rsidR="00B759F1" w:rsidRPr="008F51A0" w:rsidRDefault="00B759F1" w:rsidP="008F51A0">
      <w:pPr>
        <w:pStyle w:val="NormalWeb"/>
        <w:shd w:val="clear" w:color="auto" w:fill="FFFFFF"/>
        <w:spacing w:before="0" w:beforeAutospacing="0" w:after="160" w:afterAutospacing="0" w:line="360" w:lineRule="auto"/>
        <w:jc w:val="both"/>
        <w:divId w:val="476071430"/>
        <w:rPr>
          <w:rFonts w:ascii="Bookman Old Style" w:hAnsi="Bookman Old Style" w:cs="Segoe UI"/>
          <w:color w:val="333333"/>
        </w:rPr>
      </w:pPr>
      <w:r w:rsidRPr="008F51A0">
        <w:rPr>
          <w:rFonts w:ascii="Bookman Old Style" w:hAnsi="Bookman Old Style" w:cs="Segoe UI"/>
          <w:color w:val="333333"/>
        </w:rPr>
        <w:t>Following is a list of tags used in metadata:</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&lt;title&gt;</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&lt;style&gt;</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&lt;meta&gt;</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&lt;link&gt;</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&lt;script&gt;</w:t>
      </w:r>
    </w:p>
    <w:p w:rsidR="00B759F1" w:rsidRPr="008F51A0" w:rsidRDefault="00B759F1" w:rsidP="006216D3">
      <w:pPr>
        <w:numPr>
          <w:ilvl w:val="0"/>
          <w:numId w:val="222"/>
        </w:numPr>
        <w:shd w:val="clear" w:color="auto" w:fill="FFFFFF"/>
        <w:spacing w:line="360" w:lineRule="auto"/>
        <w:jc w:val="both"/>
        <w:divId w:val="476071430"/>
        <w:rPr>
          <w:rFonts w:ascii="Bookman Old Style" w:eastAsia="Times New Roman" w:hAnsi="Bookman Old Style" w:cs="Segoe UI"/>
          <w:color w:val="000000"/>
        </w:rPr>
      </w:pPr>
      <w:r w:rsidRPr="008F51A0">
        <w:rPr>
          <w:rFonts w:ascii="Bookman Old Style" w:eastAsia="Times New Roman" w:hAnsi="Bookman Old Style" w:cs="Segoe UI"/>
          <w:color w:val="000000"/>
        </w:rPr>
        <w:t>&lt;base&gt;</w:t>
      </w:r>
    </w:p>
    <w:p w:rsidR="0003416E" w:rsidRPr="008F51A0" w:rsidRDefault="0003416E" w:rsidP="008F51A0">
      <w:pPr>
        <w:pStyle w:val="Heading2"/>
        <w:shd w:val="clear" w:color="auto" w:fill="FFFFFF"/>
        <w:spacing w:before="0" w:after="160" w:line="360" w:lineRule="auto"/>
        <w:jc w:val="both"/>
        <w:divId w:val="17650158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&lt;title&gt; Element</w:t>
      </w:r>
    </w:p>
    <w:p w:rsidR="0003416E" w:rsidRPr="008F51A0" w:rsidRDefault="0003416E" w:rsidP="008F51A0">
      <w:pPr>
        <w:pStyle w:val="NormalWeb"/>
        <w:shd w:val="clear" w:color="auto" w:fill="FFFFFF"/>
        <w:spacing w:before="0" w:beforeAutospacing="0" w:after="160" w:afterAutospacing="0" w:line="360" w:lineRule="auto"/>
        <w:jc w:val="both"/>
        <w:divId w:val="176501584"/>
        <w:rPr>
          <w:rFonts w:ascii="Bookman Old Style" w:eastAsiaTheme="minorEastAsia" w:hAnsi="Bookman Old Style" w:cs="Segoe UI"/>
          <w:color w:val="333333"/>
        </w:rPr>
      </w:pPr>
      <w:r w:rsidRPr="008F51A0">
        <w:rPr>
          <w:rFonts w:ascii="Bookman Old Style" w:hAnsi="Bookman Old Style" w:cs="Segoe UI"/>
          <w:color w:val="333333"/>
        </w:rPr>
        <w:t>The HTML &lt;title&gt; element is used to define the title of the document. It is used in all HTML/XHTML documents. The &lt;title&gt; element must be placed between &lt;head&gt; element, and one document can only have one title element.</w:t>
      </w:r>
    </w:p>
    <w:p w:rsidR="0003416E" w:rsidRPr="008F51A0" w:rsidRDefault="0003416E" w:rsidP="008F51A0">
      <w:pPr>
        <w:pStyle w:val="NormalWeb"/>
        <w:shd w:val="clear" w:color="auto" w:fill="FFFFFF"/>
        <w:spacing w:before="0" w:beforeAutospacing="0" w:after="160" w:afterAutospacing="0" w:line="360" w:lineRule="auto"/>
        <w:jc w:val="both"/>
        <w:divId w:val="176501584"/>
        <w:rPr>
          <w:rFonts w:ascii="Bookman Old Style" w:hAnsi="Bookman Old Style" w:cs="Segoe UI"/>
          <w:color w:val="333333"/>
        </w:rPr>
      </w:pPr>
      <w:r w:rsidRPr="008F51A0">
        <w:rPr>
          <w:rStyle w:val="Strong"/>
          <w:rFonts w:ascii="Bookman Old Style" w:eastAsiaTheme="majorEastAsia" w:hAnsi="Bookman Old Style" w:cs="Segoe UI"/>
          <w:color w:val="333333"/>
        </w:rPr>
        <w:t>What does &lt;title&gt; element do?</w:t>
      </w:r>
    </w:p>
    <w:p w:rsidR="0003416E" w:rsidRPr="008F51A0" w:rsidRDefault="0003416E" w:rsidP="006216D3">
      <w:pPr>
        <w:numPr>
          <w:ilvl w:val="0"/>
          <w:numId w:val="223"/>
        </w:numPr>
        <w:shd w:val="clear" w:color="auto" w:fill="FFFFFF"/>
        <w:spacing w:line="360" w:lineRule="auto"/>
        <w:jc w:val="both"/>
        <w:divId w:val="176501584"/>
        <w:rPr>
          <w:rFonts w:ascii="Bookman Old Style" w:eastAsia="Times New Roman" w:hAnsi="Bookman Old Style" w:cs="Segoe UI"/>
          <w:color w:val="000000"/>
        </w:rPr>
      </w:pPr>
      <w:r w:rsidRPr="008F51A0">
        <w:rPr>
          <w:rFonts w:ascii="Bookman Old Style" w:eastAsia="Times New Roman" w:hAnsi="Bookman Old Style" w:cs="Segoe UI"/>
          <w:color w:val="000000"/>
        </w:rPr>
        <w:t>It defines a title in the browser tab.</w:t>
      </w:r>
    </w:p>
    <w:p w:rsidR="0003416E" w:rsidRPr="008F51A0" w:rsidRDefault="0003416E" w:rsidP="006216D3">
      <w:pPr>
        <w:numPr>
          <w:ilvl w:val="0"/>
          <w:numId w:val="223"/>
        </w:numPr>
        <w:shd w:val="clear" w:color="auto" w:fill="FFFFFF"/>
        <w:spacing w:line="360" w:lineRule="auto"/>
        <w:jc w:val="both"/>
        <w:divId w:val="176501584"/>
        <w:rPr>
          <w:rFonts w:ascii="Bookman Old Style" w:eastAsia="Times New Roman" w:hAnsi="Bookman Old Style" w:cs="Segoe UI"/>
          <w:color w:val="000000"/>
        </w:rPr>
      </w:pPr>
      <w:r w:rsidRPr="008F51A0">
        <w:rPr>
          <w:rFonts w:ascii="Bookman Old Style" w:eastAsia="Times New Roman" w:hAnsi="Bookman Old Style" w:cs="Segoe UI"/>
          <w:color w:val="000000"/>
        </w:rPr>
        <w:t>It provides a title for the page when it is added to favorites.</w:t>
      </w:r>
    </w:p>
    <w:p w:rsidR="0003416E" w:rsidRPr="008F51A0" w:rsidRDefault="0003416E" w:rsidP="006216D3">
      <w:pPr>
        <w:numPr>
          <w:ilvl w:val="0"/>
          <w:numId w:val="223"/>
        </w:numPr>
        <w:shd w:val="clear" w:color="auto" w:fill="FFFFFF"/>
        <w:spacing w:line="360" w:lineRule="auto"/>
        <w:jc w:val="both"/>
        <w:divId w:val="176501584"/>
        <w:rPr>
          <w:rFonts w:ascii="Bookman Old Style" w:eastAsia="Times New Roman" w:hAnsi="Bookman Old Style" w:cs="Segoe UI"/>
          <w:color w:val="000000"/>
        </w:rPr>
      </w:pPr>
      <w:r w:rsidRPr="008F51A0">
        <w:rPr>
          <w:rFonts w:ascii="Bookman Old Style" w:eastAsia="Times New Roman" w:hAnsi="Bookman Old Style" w:cs="Segoe UI"/>
          <w:color w:val="000000"/>
        </w:rPr>
        <w:t>It displays a title for the page in search engine results.</w:t>
      </w:r>
    </w:p>
    <w:p w:rsidR="0003416E" w:rsidRPr="008F51A0" w:rsidRDefault="0003416E" w:rsidP="008F51A0">
      <w:pPr>
        <w:pStyle w:val="Heading4"/>
        <w:pBdr>
          <w:left w:val="single" w:sz="18" w:space="30" w:color="FFA500"/>
        </w:pBdr>
        <w:shd w:val="clear" w:color="auto" w:fill="FAEBD7"/>
        <w:spacing w:before="0" w:after="160" w:line="360" w:lineRule="auto"/>
        <w:jc w:val="both"/>
        <w:divId w:val="17650158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The title element must be specific about the document and its recommended length is 65 to 70 characters including spaces.</w:t>
      </w:r>
    </w:p>
    <w:p w:rsidR="0003416E" w:rsidRPr="008F51A0" w:rsidRDefault="0003416E" w:rsidP="008F51A0">
      <w:pPr>
        <w:pStyle w:val="NormalWeb"/>
        <w:shd w:val="clear" w:color="auto" w:fill="FFFFFF"/>
        <w:spacing w:before="0" w:beforeAutospacing="0" w:after="160" w:afterAutospacing="0" w:line="360" w:lineRule="auto"/>
        <w:jc w:val="both"/>
        <w:divId w:val="176501584"/>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Example:</w:t>
      </w:r>
    </w:p>
    <w:p w:rsidR="00F2262E" w:rsidRPr="008F51A0" w:rsidRDefault="00F2262E" w:rsidP="006216D3">
      <w:pPr>
        <w:pStyle w:val="alt"/>
        <w:numPr>
          <w:ilvl w:val="0"/>
          <w:numId w:val="224"/>
        </w:numPr>
        <w:spacing w:before="0" w:beforeAutospacing="0" w:after="160" w:afterAutospacing="0"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F2262E" w:rsidRPr="008F51A0" w:rsidRDefault="00F2262E" w:rsidP="006216D3">
      <w:pPr>
        <w:numPr>
          <w:ilvl w:val="0"/>
          <w:numId w:val="224"/>
        </w:numPr>
        <w:spacing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F2262E" w:rsidRPr="008F51A0" w:rsidRDefault="00F2262E" w:rsidP="006216D3">
      <w:pPr>
        <w:pStyle w:val="alt"/>
        <w:numPr>
          <w:ilvl w:val="0"/>
          <w:numId w:val="224"/>
        </w:numPr>
        <w:spacing w:before="0" w:beforeAutospacing="0" w:after="160" w:afterAutospacing="0"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F2262E" w:rsidRPr="008F51A0" w:rsidRDefault="00F2262E" w:rsidP="006216D3">
      <w:pPr>
        <w:numPr>
          <w:ilvl w:val="0"/>
          <w:numId w:val="224"/>
        </w:numPr>
        <w:spacing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&lt;title&gt;This Page Title&lt;/title&gt;  </w:t>
      </w:r>
    </w:p>
    <w:p w:rsidR="00F2262E" w:rsidRPr="008F51A0" w:rsidRDefault="00F2262E" w:rsidP="006216D3">
      <w:pPr>
        <w:pStyle w:val="alt"/>
        <w:numPr>
          <w:ilvl w:val="0"/>
          <w:numId w:val="224"/>
        </w:numPr>
        <w:spacing w:before="0" w:beforeAutospacing="0" w:after="160" w:afterAutospacing="0"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F2262E" w:rsidRPr="008F51A0" w:rsidRDefault="00F2262E" w:rsidP="006216D3">
      <w:pPr>
        <w:numPr>
          <w:ilvl w:val="0"/>
          <w:numId w:val="224"/>
        </w:numPr>
        <w:spacing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2262E" w:rsidRPr="008F51A0" w:rsidRDefault="00F2262E" w:rsidP="006216D3">
      <w:pPr>
        <w:pStyle w:val="alt"/>
        <w:numPr>
          <w:ilvl w:val="0"/>
          <w:numId w:val="224"/>
        </w:numPr>
        <w:spacing w:before="0" w:beforeAutospacing="0" w:after="160" w:afterAutospacing="0"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&lt;p&gt;The body's content is displayed in the browser window.&lt;/p&gt;  </w:t>
      </w:r>
    </w:p>
    <w:p w:rsidR="00F2262E" w:rsidRPr="008F51A0" w:rsidRDefault="00F2262E" w:rsidP="006216D3">
      <w:pPr>
        <w:numPr>
          <w:ilvl w:val="0"/>
          <w:numId w:val="224"/>
        </w:numPr>
        <w:spacing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&lt;p&gt;The content of the title element is displayed in the browser tab, in favorites and in search engine results.&lt;/p&gt;  </w:t>
      </w:r>
    </w:p>
    <w:p w:rsidR="00F2262E" w:rsidRPr="008F51A0" w:rsidRDefault="00F2262E" w:rsidP="006216D3">
      <w:pPr>
        <w:pStyle w:val="alt"/>
        <w:numPr>
          <w:ilvl w:val="0"/>
          <w:numId w:val="224"/>
        </w:numPr>
        <w:spacing w:before="0" w:beforeAutospacing="0" w:after="160" w:afterAutospacing="0"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2262E" w:rsidRPr="008F51A0" w:rsidRDefault="00F2262E" w:rsidP="006216D3">
      <w:pPr>
        <w:numPr>
          <w:ilvl w:val="0"/>
          <w:numId w:val="224"/>
        </w:numPr>
        <w:spacing w:line="360" w:lineRule="auto"/>
        <w:jc w:val="both"/>
        <w:divId w:val="63525617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3C0A1B" w:rsidRPr="008F51A0" w:rsidRDefault="003C0A1B" w:rsidP="008F51A0">
      <w:pPr>
        <w:pStyle w:val="Heading2"/>
        <w:shd w:val="clear" w:color="auto" w:fill="FFFFFF"/>
        <w:spacing w:before="0" w:after="160" w:line="360" w:lineRule="auto"/>
        <w:jc w:val="both"/>
        <w:divId w:val="1752660893"/>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&lt;style&gt; Element</w:t>
      </w:r>
    </w:p>
    <w:p w:rsidR="003C0A1B" w:rsidRPr="008F51A0" w:rsidRDefault="003C0A1B" w:rsidP="008F51A0">
      <w:pPr>
        <w:pStyle w:val="NormalWeb"/>
        <w:shd w:val="clear" w:color="auto" w:fill="FFFFFF"/>
        <w:spacing w:before="0" w:beforeAutospacing="0" w:after="160" w:afterAutospacing="0" w:line="360" w:lineRule="auto"/>
        <w:jc w:val="both"/>
        <w:divId w:val="1752660893"/>
        <w:rPr>
          <w:rFonts w:ascii="Bookman Old Style" w:eastAsiaTheme="minorEastAsia" w:hAnsi="Bookman Old Style" w:cs="Segoe UI"/>
          <w:color w:val="333333"/>
        </w:rPr>
      </w:pPr>
      <w:r w:rsidRPr="008F51A0">
        <w:rPr>
          <w:rFonts w:ascii="Bookman Old Style" w:hAnsi="Bookman Old Style" w:cs="Segoe UI"/>
          <w:color w:val="333333"/>
        </w:rPr>
        <w:t>The HTML &lt;style&gt; element is used to style the HTML page. The &lt;style&gt; element can have CSS properties for that HTML page only. If we want to apply CSS for multiple pages then we should use separate CSS file.</w:t>
      </w:r>
    </w:p>
    <w:p w:rsidR="003C0A1B" w:rsidRPr="008F51A0" w:rsidRDefault="003C0A1B" w:rsidP="008F51A0">
      <w:pPr>
        <w:pStyle w:val="NormalWeb"/>
        <w:shd w:val="clear" w:color="auto" w:fill="FFFFFF"/>
        <w:spacing w:before="0" w:beforeAutospacing="0" w:after="160" w:afterAutospacing="0" w:line="360" w:lineRule="auto"/>
        <w:jc w:val="both"/>
        <w:divId w:val="1752660893"/>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&lt;title&gt;This is Page Title&lt;/title&gt;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body {background-color: pink;}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h1 {color: red;}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 {color: blue;}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&lt;h1&gt;This is a Heading&lt;/h1&gt;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&lt;p&gt;This is a paragraph.&lt;/p&gt;  </w:t>
      </w:r>
    </w:p>
    <w:p w:rsidR="00B065BB" w:rsidRPr="008F51A0" w:rsidRDefault="00B065BB" w:rsidP="006216D3">
      <w:pPr>
        <w:numPr>
          <w:ilvl w:val="0"/>
          <w:numId w:val="225"/>
        </w:numPr>
        <w:spacing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065BB" w:rsidRPr="008F51A0" w:rsidRDefault="00B065BB" w:rsidP="006216D3">
      <w:pPr>
        <w:pStyle w:val="alt"/>
        <w:numPr>
          <w:ilvl w:val="0"/>
          <w:numId w:val="225"/>
        </w:numPr>
        <w:spacing w:before="0" w:beforeAutospacing="0" w:after="160" w:afterAutospacing="0" w:line="360" w:lineRule="auto"/>
        <w:jc w:val="both"/>
        <w:divId w:val="177085829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F57A5" w:rsidRPr="008F51A0" w:rsidRDefault="007F57A5" w:rsidP="008F51A0">
      <w:pPr>
        <w:pStyle w:val="Heading2"/>
        <w:shd w:val="clear" w:color="auto" w:fill="FFFFFF"/>
        <w:spacing w:before="0" w:after="160" w:line="360" w:lineRule="auto"/>
        <w:jc w:val="both"/>
        <w:divId w:val="24080056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HTML &lt;link&gt; Element</w:t>
      </w:r>
    </w:p>
    <w:p w:rsidR="007F57A5" w:rsidRPr="008F51A0" w:rsidRDefault="007F57A5" w:rsidP="008F51A0">
      <w:pPr>
        <w:pStyle w:val="NormalWeb"/>
        <w:shd w:val="clear" w:color="auto" w:fill="FFFFFF"/>
        <w:spacing w:before="0" w:beforeAutospacing="0" w:after="160" w:afterAutospacing="0" w:line="360" w:lineRule="auto"/>
        <w:jc w:val="both"/>
        <w:divId w:val="240800561"/>
        <w:rPr>
          <w:rFonts w:ascii="Bookman Old Style" w:eastAsiaTheme="minorEastAsia" w:hAnsi="Bookman Old Style" w:cs="Segoe UI"/>
          <w:color w:val="333333"/>
        </w:rPr>
      </w:pPr>
      <w:r w:rsidRPr="008F51A0">
        <w:rPr>
          <w:rFonts w:ascii="Bookman Old Style" w:hAnsi="Bookman Old Style" w:cs="Segoe UI"/>
          <w:color w:val="333333"/>
        </w:rPr>
        <w:t>The HTML &lt;link&gt; element is used to link an external style sheet to your webpage. The &lt;link&gt; element contains main two attributes which are "rel" and "href". The rel attribute indicates that it is a stylesheet, and href gives the path to that external file.</w:t>
      </w:r>
    </w:p>
    <w:p w:rsidR="007F57A5" w:rsidRPr="008F51A0" w:rsidRDefault="007F57A5" w:rsidP="008F51A0">
      <w:pPr>
        <w:pStyle w:val="NormalWeb"/>
        <w:shd w:val="clear" w:color="auto" w:fill="FFFFFF"/>
        <w:spacing w:before="0" w:beforeAutospacing="0" w:after="160" w:afterAutospacing="0" w:line="360" w:lineRule="auto"/>
        <w:jc w:val="both"/>
        <w:divId w:val="240800561"/>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AD4701" w:rsidRPr="008F51A0" w:rsidRDefault="00AD4701" w:rsidP="006216D3">
      <w:pPr>
        <w:numPr>
          <w:ilvl w:val="0"/>
          <w:numId w:val="226"/>
        </w:numPr>
        <w:spacing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&lt;html&gt;  </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AD4701" w:rsidRPr="008F51A0" w:rsidRDefault="00AD4701" w:rsidP="006216D3">
      <w:pPr>
        <w:numPr>
          <w:ilvl w:val="0"/>
          <w:numId w:val="226"/>
        </w:numPr>
        <w:spacing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&lt;title&gt;This is title&lt;/title&gt;  </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&lt;link rel=</w:t>
      </w:r>
      <w:r w:rsidRPr="008F51A0">
        <w:rPr>
          <w:rStyle w:val="string"/>
          <w:rFonts w:ascii="Bookman Old Style" w:eastAsia="Times New Roman" w:hAnsi="Bookman Old Style" w:cs="Segoe UI"/>
          <w:color w:val="0000FF"/>
          <w:bdr w:val="none" w:sz="0" w:space="0" w:color="auto" w:frame="1"/>
        </w:rPr>
        <w:t>"stylesheet"</w:t>
      </w:r>
      <w:r w:rsidRPr="008F51A0">
        <w:rPr>
          <w:rFonts w:ascii="Bookman Old Style" w:eastAsia="Times New Roman" w:hAnsi="Bookman Old Style" w:cs="Segoe UI"/>
          <w:color w:val="000000"/>
          <w:bdr w:val="none" w:sz="0" w:space="0" w:color="auto" w:frame="1"/>
        </w:rPr>
        <w:t> href=</w:t>
      </w:r>
      <w:r w:rsidRPr="008F51A0">
        <w:rPr>
          <w:rStyle w:val="string"/>
          <w:rFonts w:ascii="Bookman Old Style" w:eastAsia="Times New Roman" w:hAnsi="Bookman Old Style" w:cs="Segoe UI"/>
          <w:color w:val="0000FF"/>
          <w:bdr w:val="none" w:sz="0" w:space="0" w:color="auto" w:frame="1"/>
        </w:rPr>
        <w:t>"style.css"</w:t>
      </w:r>
      <w:r w:rsidRPr="008F51A0">
        <w:rPr>
          <w:rFonts w:ascii="Bookman Old Style" w:eastAsia="Times New Roman" w:hAnsi="Bookman Old Style" w:cs="Segoe UI"/>
          <w:color w:val="000000"/>
          <w:bdr w:val="none" w:sz="0" w:space="0" w:color="auto" w:frame="1"/>
        </w:rPr>
        <w:t>&gt;  </w:t>
      </w:r>
    </w:p>
    <w:p w:rsidR="00AD4701" w:rsidRPr="008F51A0" w:rsidRDefault="00AD4701" w:rsidP="006216D3">
      <w:pPr>
        <w:numPr>
          <w:ilvl w:val="0"/>
          <w:numId w:val="226"/>
        </w:numPr>
        <w:spacing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AD4701" w:rsidRPr="008F51A0" w:rsidRDefault="00AD4701" w:rsidP="006216D3">
      <w:pPr>
        <w:numPr>
          <w:ilvl w:val="0"/>
          <w:numId w:val="226"/>
        </w:numPr>
        <w:spacing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&lt;h2&gt;Web-page with external CSS&lt;/h2&gt;  </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is looking a cool page&lt;/p&gt;  </w:t>
      </w:r>
    </w:p>
    <w:p w:rsidR="00AD4701" w:rsidRPr="008F51A0" w:rsidRDefault="00AD4701" w:rsidP="006216D3">
      <w:pPr>
        <w:numPr>
          <w:ilvl w:val="0"/>
          <w:numId w:val="226"/>
        </w:numPr>
        <w:spacing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AD4701" w:rsidRPr="008F51A0" w:rsidRDefault="00AD4701" w:rsidP="006216D3">
      <w:pPr>
        <w:pStyle w:val="alt"/>
        <w:numPr>
          <w:ilvl w:val="0"/>
          <w:numId w:val="226"/>
        </w:numPr>
        <w:spacing w:before="0" w:beforeAutospacing="0" w:after="160" w:afterAutospacing="0" w:line="360" w:lineRule="auto"/>
        <w:jc w:val="both"/>
        <w:divId w:val="5432975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&lt;/html&gt;  </w:t>
      </w:r>
    </w:p>
    <w:p w:rsidR="00FF228A" w:rsidRPr="008F51A0" w:rsidRDefault="00FF228A" w:rsidP="008F51A0">
      <w:pPr>
        <w:pStyle w:val="Heading2"/>
        <w:shd w:val="clear" w:color="auto" w:fill="FFFFFF"/>
        <w:spacing w:before="0" w:after="160" w:line="360" w:lineRule="auto"/>
        <w:jc w:val="both"/>
        <w:divId w:val="167792092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w:t>
      </w:r>
      <w:proofErr w:type="gramStart"/>
      <w:r w:rsidRPr="008F51A0">
        <w:rPr>
          <w:rFonts w:ascii="Bookman Old Style" w:eastAsia="Times New Roman" w:hAnsi="Bookman Old Style" w:cs="Helvetica"/>
          <w:b/>
          <w:bCs/>
          <w:color w:val="610B38"/>
          <w:sz w:val="38"/>
          <w:szCs w:val="38"/>
        </w:rPr>
        <w:t>meta</w:t>
      </w:r>
      <w:proofErr w:type="gramEnd"/>
      <w:r w:rsidRPr="008F51A0">
        <w:rPr>
          <w:rFonts w:ascii="Bookman Old Style" w:eastAsia="Times New Roman" w:hAnsi="Bookman Old Style" w:cs="Helvetica"/>
          <w:b/>
          <w:bCs/>
          <w:color w:val="610B38"/>
          <w:sz w:val="38"/>
          <w:szCs w:val="38"/>
        </w:rPr>
        <w:t>&gt; Element</w:t>
      </w:r>
    </w:p>
    <w:p w:rsidR="00FF228A" w:rsidRPr="008F51A0" w:rsidRDefault="00FF228A" w:rsidP="008F51A0">
      <w:pPr>
        <w:pStyle w:val="NormalWeb"/>
        <w:shd w:val="clear" w:color="auto" w:fill="FFFFFF"/>
        <w:spacing w:before="0" w:beforeAutospacing="0" w:after="160" w:afterAutospacing="0" w:line="360" w:lineRule="auto"/>
        <w:jc w:val="both"/>
        <w:divId w:val="1677920927"/>
        <w:rPr>
          <w:rFonts w:ascii="Bookman Old Style" w:eastAsiaTheme="minorEastAsia" w:hAnsi="Bookman Old Style" w:cs="Segoe UI"/>
          <w:color w:val="333333"/>
        </w:rPr>
      </w:pPr>
      <w:r w:rsidRPr="008F51A0">
        <w:rPr>
          <w:rFonts w:ascii="Bookman Old Style" w:hAnsi="Bookman Old Style" w:cs="Segoe UI"/>
          <w:color w:val="333333"/>
        </w:rPr>
        <w:t>The HTML &lt;</w:t>
      </w:r>
      <w:proofErr w:type="gramStart"/>
      <w:r w:rsidRPr="008F51A0">
        <w:rPr>
          <w:rFonts w:ascii="Bookman Old Style" w:hAnsi="Bookman Old Style" w:cs="Segoe UI"/>
          <w:color w:val="333333"/>
        </w:rPr>
        <w:t>meta</w:t>
      </w:r>
      <w:proofErr w:type="gramEnd"/>
      <w:r w:rsidRPr="008F51A0">
        <w:rPr>
          <w:rFonts w:ascii="Bookman Old Style" w:hAnsi="Bookman Old Style" w:cs="Segoe UI"/>
          <w:color w:val="333333"/>
        </w:rPr>
        <w:t>&gt; element is used to specify the character set, page description, keywords, authors and other metadata on the webpage.</w:t>
      </w:r>
    </w:p>
    <w:p w:rsidR="00FF228A" w:rsidRPr="008F51A0" w:rsidRDefault="00FF228A" w:rsidP="008F51A0">
      <w:pPr>
        <w:pStyle w:val="NormalWeb"/>
        <w:shd w:val="clear" w:color="auto" w:fill="FFFFFF"/>
        <w:spacing w:before="0" w:beforeAutospacing="0" w:after="160" w:afterAutospacing="0" w:line="360" w:lineRule="auto"/>
        <w:jc w:val="both"/>
        <w:divId w:val="1677920927"/>
        <w:rPr>
          <w:rFonts w:ascii="Bookman Old Style" w:hAnsi="Bookman Old Style" w:cs="Segoe UI"/>
          <w:color w:val="333333"/>
        </w:rPr>
      </w:pPr>
      <w:r w:rsidRPr="008F51A0">
        <w:rPr>
          <w:rFonts w:ascii="Bookman Old Style" w:hAnsi="Bookman Old Style" w:cs="Segoe UI"/>
          <w:color w:val="333333"/>
        </w:rPr>
        <w:t>Metadata is mainly used by browsers, search engines, and other web services to rank your webpage better.</w:t>
      </w:r>
    </w:p>
    <w:p w:rsidR="00FF228A" w:rsidRPr="008F51A0" w:rsidRDefault="00FF228A" w:rsidP="008F51A0">
      <w:pPr>
        <w:pStyle w:val="NormalWeb"/>
        <w:shd w:val="clear" w:color="auto" w:fill="FFFFFF"/>
        <w:spacing w:before="0" w:beforeAutospacing="0" w:after="160" w:afterAutospacing="0" w:line="360" w:lineRule="auto"/>
        <w:jc w:val="both"/>
        <w:divId w:val="1677920927"/>
        <w:rPr>
          <w:rFonts w:ascii="Bookman Old Style" w:hAnsi="Bookman Old Style" w:cs="Segoe UI"/>
          <w:color w:val="333333"/>
        </w:rPr>
      </w:pPr>
      <w:r w:rsidRPr="008F51A0">
        <w:rPr>
          <w:rStyle w:val="Strong"/>
          <w:rFonts w:ascii="Bookman Old Style" w:eastAsiaTheme="majorEastAsia" w:hAnsi="Bookman Old Style" w:cs="Segoe UI"/>
          <w:color w:val="333333"/>
        </w:rPr>
        <w:t>Let's see how to use metadata:</w:t>
      </w:r>
    </w:p>
    <w:p w:rsidR="00FF228A" w:rsidRPr="008F51A0" w:rsidRDefault="00FF228A" w:rsidP="008F51A0">
      <w:pPr>
        <w:pStyle w:val="NormalWeb"/>
        <w:shd w:val="clear" w:color="auto" w:fill="FFFFFF"/>
        <w:spacing w:before="0" w:beforeAutospacing="0" w:after="160" w:afterAutospacing="0" w:line="360" w:lineRule="auto"/>
        <w:jc w:val="both"/>
        <w:divId w:val="1677920927"/>
        <w:rPr>
          <w:rFonts w:ascii="Bookman Old Style" w:hAnsi="Bookman Old Style" w:cs="Segoe UI"/>
          <w:color w:val="333333"/>
        </w:rPr>
      </w:pPr>
      <w:r w:rsidRPr="008F51A0">
        <w:rPr>
          <w:rStyle w:val="Strong"/>
          <w:rFonts w:ascii="Bookman Old Style" w:eastAsiaTheme="majorEastAsia" w:hAnsi="Bookman Old Style" w:cs="Segoe UI"/>
          <w:color w:val="333333"/>
        </w:rPr>
        <w:t>To define a character set:</w:t>
      </w:r>
    </w:p>
    <w:p w:rsidR="00B34D86" w:rsidRPr="008F51A0" w:rsidRDefault="00B34D86" w:rsidP="006216D3">
      <w:pPr>
        <w:pStyle w:val="alt"/>
        <w:numPr>
          <w:ilvl w:val="0"/>
          <w:numId w:val="227"/>
        </w:numPr>
        <w:spacing w:before="0" w:beforeAutospacing="0" w:after="160" w:afterAutospacing="0" w:line="360" w:lineRule="auto"/>
        <w:jc w:val="both"/>
        <w:divId w:val="22892473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charset=</w:t>
      </w:r>
      <w:r w:rsidRPr="008F51A0">
        <w:rPr>
          <w:rStyle w:val="string"/>
          <w:rFonts w:ascii="Bookman Old Style" w:eastAsia="Times New Roman" w:hAnsi="Bookman Old Style" w:cs="Segoe UI"/>
          <w:color w:val="0000FF"/>
          <w:bdr w:val="none" w:sz="0" w:space="0" w:color="auto" w:frame="1"/>
        </w:rPr>
        <w:t>"UTF-8"</w:t>
      </w:r>
      <w:r w:rsidRPr="008F51A0">
        <w:rPr>
          <w:rFonts w:ascii="Bookman Old Style" w:eastAsia="Times New Roman" w:hAnsi="Bookman Old Style" w:cs="Segoe UI"/>
          <w:color w:val="000000"/>
          <w:bdr w:val="none" w:sz="0" w:space="0" w:color="auto" w:frame="1"/>
        </w:rPr>
        <w:t>&gt;  </w:t>
      </w:r>
    </w:p>
    <w:p w:rsidR="00720658" w:rsidRPr="008F51A0" w:rsidRDefault="00855DFC"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lastRenderedPageBreak/>
        <w:t>The charset attribute specifies the character encoding. In this example we have set it to "UTF-8" which means it can handle to display any language.</w:t>
      </w:r>
    </w:p>
    <w:p w:rsidR="00B26D9B" w:rsidRPr="008F51A0" w:rsidRDefault="00B26D9B" w:rsidP="008F51A0">
      <w:pPr>
        <w:pStyle w:val="Heading3"/>
        <w:shd w:val="clear" w:color="auto" w:fill="FFFFFF"/>
        <w:spacing w:before="0" w:after="160" w:line="360" w:lineRule="auto"/>
        <w:jc w:val="both"/>
        <w:divId w:val="133724289"/>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904A6A" w:rsidRPr="008F51A0" w:rsidRDefault="00904A6A" w:rsidP="006216D3">
      <w:pPr>
        <w:pStyle w:val="alt"/>
        <w:numPr>
          <w:ilvl w:val="0"/>
          <w:numId w:val="228"/>
        </w:numPr>
        <w:spacing w:before="0" w:beforeAutospacing="0" w:after="160" w:afterAutospacing="0"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904A6A" w:rsidRPr="008F51A0" w:rsidRDefault="00904A6A" w:rsidP="006216D3">
      <w:pPr>
        <w:numPr>
          <w:ilvl w:val="0"/>
          <w:numId w:val="228"/>
        </w:numPr>
        <w:spacing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904A6A" w:rsidRPr="008F51A0" w:rsidRDefault="00904A6A" w:rsidP="006216D3">
      <w:pPr>
        <w:pStyle w:val="alt"/>
        <w:numPr>
          <w:ilvl w:val="0"/>
          <w:numId w:val="228"/>
        </w:numPr>
        <w:spacing w:before="0" w:beforeAutospacing="0" w:after="160" w:afterAutospacing="0"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904A6A" w:rsidRPr="008F51A0" w:rsidRDefault="00904A6A" w:rsidP="006216D3">
      <w:pPr>
        <w:numPr>
          <w:ilvl w:val="0"/>
          <w:numId w:val="228"/>
        </w:numPr>
        <w:spacing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charset=</w:t>
      </w:r>
      <w:r w:rsidRPr="008F51A0">
        <w:rPr>
          <w:rStyle w:val="string"/>
          <w:rFonts w:ascii="Bookman Old Style" w:eastAsia="Times New Roman" w:hAnsi="Bookman Old Style" w:cs="Segoe UI"/>
          <w:color w:val="0000FF"/>
          <w:bdr w:val="none" w:sz="0" w:space="0" w:color="auto" w:frame="1"/>
        </w:rPr>
        <w:t>"UTF-8"</w:t>
      </w:r>
      <w:r w:rsidRPr="008F51A0">
        <w:rPr>
          <w:rFonts w:ascii="Bookman Old Style" w:eastAsia="Times New Roman" w:hAnsi="Bookman Old Style" w:cs="Segoe UI"/>
          <w:color w:val="000000"/>
          <w:bdr w:val="none" w:sz="0" w:space="0" w:color="auto" w:frame="1"/>
        </w:rPr>
        <w:t>&gt;    </w:t>
      </w:r>
    </w:p>
    <w:p w:rsidR="00904A6A" w:rsidRPr="008F51A0" w:rsidRDefault="00904A6A" w:rsidP="006216D3">
      <w:pPr>
        <w:pStyle w:val="alt"/>
        <w:numPr>
          <w:ilvl w:val="0"/>
          <w:numId w:val="228"/>
        </w:numPr>
        <w:spacing w:before="0" w:beforeAutospacing="0" w:after="160" w:afterAutospacing="0"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904A6A" w:rsidRPr="008F51A0" w:rsidRDefault="00904A6A" w:rsidP="006216D3">
      <w:pPr>
        <w:numPr>
          <w:ilvl w:val="0"/>
          <w:numId w:val="228"/>
        </w:numPr>
        <w:spacing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04A6A" w:rsidRPr="008F51A0" w:rsidRDefault="00904A6A" w:rsidP="006216D3">
      <w:pPr>
        <w:pStyle w:val="alt"/>
        <w:numPr>
          <w:ilvl w:val="0"/>
          <w:numId w:val="228"/>
        </w:numPr>
        <w:spacing w:before="0" w:beforeAutospacing="0" w:after="160" w:afterAutospacing="0"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&lt;p&gt;This is written in English language&lt;span style=</w:t>
      </w:r>
      <w:r w:rsidRPr="008F51A0">
        <w:rPr>
          <w:rStyle w:val="string"/>
          <w:rFonts w:ascii="Bookman Old Style" w:eastAsia="Times New Roman" w:hAnsi="Bookman Old Style" w:cs="Segoe UI"/>
          <w:color w:val="0000FF"/>
          <w:bdr w:val="none" w:sz="0" w:space="0" w:color="auto" w:frame="1"/>
        </w:rPr>
        <w:t>"color: blue"</w:t>
      </w:r>
      <w:r w:rsidRPr="008F51A0">
        <w:rPr>
          <w:rFonts w:ascii="Bookman Old Style" w:eastAsia="Times New Roman" w:hAnsi="Bookman Old Style" w:cs="Segoe UI"/>
          <w:color w:val="000000"/>
          <w:bdr w:val="none" w:sz="0" w:space="0" w:color="auto" w:frame="1"/>
        </w:rPr>
        <w:t>&gt; My friend's name is.......&lt;/span&gt;&lt;/p&gt;  </w:t>
      </w:r>
    </w:p>
    <w:p w:rsidR="00904A6A" w:rsidRPr="008F51A0" w:rsidRDefault="00904A6A" w:rsidP="006216D3">
      <w:pPr>
        <w:numPr>
          <w:ilvl w:val="0"/>
          <w:numId w:val="228"/>
        </w:numPr>
        <w:spacing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&lt;p&gt;This is Chinese language &lt;span style=</w:t>
      </w:r>
      <w:r w:rsidRPr="008F51A0">
        <w:rPr>
          <w:rStyle w:val="string"/>
          <w:rFonts w:ascii="Bookman Old Style" w:eastAsia="Times New Roman" w:hAnsi="Bookman Old Style" w:cs="Segoe UI"/>
          <w:color w:val="0000FF"/>
          <w:bdr w:val="none" w:sz="0" w:space="0" w:color="auto" w:frame="1"/>
        </w:rPr>
        <w:t>"color: red"</w:t>
      </w:r>
      <w:r w:rsidRPr="008F51A0">
        <w:rPr>
          <w:rFonts w:ascii="Bookman Old Style" w:eastAsia="Times New Roman" w:hAnsi="Bookman Old Style" w:cs="Segoe UI"/>
          <w:color w:val="000000"/>
          <w:bdr w:val="none" w:sz="0" w:space="0" w:color="auto" w:frame="1"/>
        </w:rPr>
        <w:t>&gt;W</w:t>
      </w:r>
      <w:r w:rsidRPr="008F51A0">
        <w:rPr>
          <w:rFonts w:ascii="Cambria" w:eastAsia="Times New Roman" w:hAnsi="Cambria" w:cs="Cambria"/>
          <w:color w:val="000000"/>
          <w:bdr w:val="none" w:sz="0" w:space="0" w:color="auto" w:frame="1"/>
        </w:rPr>
        <w:t>ǒ</w:t>
      </w:r>
      <w:r w:rsidRPr="008F51A0">
        <w:rPr>
          <w:rFonts w:ascii="Bookman Old Style" w:eastAsia="Times New Roman" w:hAnsi="Bookman Old Style" w:cs="Bookman Old Style"/>
          <w:color w:val="000000"/>
          <w:bdr w:val="none" w:sz="0" w:space="0" w:color="auto" w:frame="1"/>
        </w:rPr>
        <w:t> </w:t>
      </w:r>
      <w:r w:rsidRPr="008F51A0">
        <w:rPr>
          <w:rFonts w:ascii="Bookman Old Style" w:eastAsia="Times New Roman" w:hAnsi="Bookman Old Style" w:cs="Segoe UI"/>
          <w:color w:val="000000"/>
          <w:bdr w:val="none" w:sz="0" w:space="0" w:color="auto" w:frame="1"/>
        </w:rPr>
        <w:t>de</w:t>
      </w:r>
      <w:r w:rsidRPr="008F51A0">
        <w:rPr>
          <w:rFonts w:ascii="Bookman Old Style" w:eastAsia="Times New Roman" w:hAnsi="Bookman Old Style" w:cs="Bookman Old Style"/>
          <w:color w:val="000000"/>
          <w:bdr w:val="none" w:sz="0" w:space="0" w:color="auto" w:frame="1"/>
        </w:rPr>
        <w:t> </w:t>
      </w:r>
      <w:r w:rsidRPr="008F51A0">
        <w:rPr>
          <w:rFonts w:ascii="Bookman Old Style" w:eastAsia="Times New Roman" w:hAnsi="Bookman Old Style" w:cs="Segoe UI"/>
          <w:color w:val="000000"/>
          <w:bdr w:val="none" w:sz="0" w:space="0" w:color="auto" w:frame="1"/>
        </w:rPr>
        <w:t>p</w:t>
      </w:r>
      <w:r w:rsidRPr="008F51A0">
        <w:rPr>
          <w:rFonts w:ascii="Bookman Old Style" w:eastAsia="Times New Roman" w:hAnsi="Bookman Old Style" w:cs="Bookman Old Style"/>
          <w:color w:val="000000"/>
          <w:bdr w:val="none" w:sz="0" w:space="0" w:color="auto" w:frame="1"/>
        </w:rPr>
        <w:t>é</w:t>
      </w:r>
      <w:r w:rsidRPr="008F51A0">
        <w:rPr>
          <w:rFonts w:ascii="Bookman Old Style" w:eastAsia="Times New Roman" w:hAnsi="Bookman Old Style" w:cs="Segoe UI"/>
          <w:color w:val="000000"/>
          <w:bdr w:val="none" w:sz="0" w:space="0" w:color="auto" w:frame="1"/>
        </w:rPr>
        <w:t>ngy</w:t>
      </w:r>
      <w:r w:rsidRPr="008F51A0">
        <w:rPr>
          <w:rFonts w:ascii="Cambria" w:eastAsia="Times New Roman" w:hAnsi="Cambria" w:cs="Cambria"/>
          <w:color w:val="000000"/>
          <w:bdr w:val="none" w:sz="0" w:space="0" w:color="auto" w:frame="1"/>
        </w:rPr>
        <w:t>ǒ</w:t>
      </w:r>
      <w:r w:rsidRPr="008F51A0">
        <w:rPr>
          <w:rFonts w:ascii="Bookman Old Style" w:eastAsia="Times New Roman" w:hAnsi="Bookman Old Style" w:cs="Segoe UI"/>
          <w:color w:val="000000"/>
          <w:bdr w:val="none" w:sz="0" w:space="0" w:color="auto" w:frame="1"/>
        </w:rPr>
        <w:t>u</w:t>
      </w:r>
      <w:r w:rsidRPr="008F51A0">
        <w:rPr>
          <w:rFonts w:ascii="Bookman Old Style" w:eastAsia="Times New Roman" w:hAnsi="Bookman Old Style" w:cs="Bookman Old Style"/>
          <w:color w:val="000000"/>
          <w:bdr w:val="none" w:sz="0" w:space="0" w:color="auto" w:frame="1"/>
        </w:rPr>
        <w:t> </w:t>
      </w:r>
      <w:r w:rsidRPr="008F51A0">
        <w:rPr>
          <w:rFonts w:ascii="Bookman Old Style" w:eastAsia="Times New Roman" w:hAnsi="Bookman Old Style" w:cs="Segoe UI"/>
          <w:color w:val="000000"/>
          <w:bdr w:val="none" w:sz="0" w:space="0" w:color="auto" w:frame="1"/>
        </w:rPr>
        <w:t>ji</w:t>
      </w:r>
      <w:r w:rsidRPr="008F51A0">
        <w:rPr>
          <w:rFonts w:ascii="Bookman Old Style" w:eastAsia="Times New Roman" w:hAnsi="Bookman Old Style" w:cs="Bookman Old Style"/>
          <w:color w:val="000000"/>
          <w:bdr w:val="none" w:sz="0" w:space="0" w:color="auto" w:frame="1"/>
        </w:rPr>
        <w:t>à</w:t>
      </w:r>
      <w:r w:rsidRPr="008F51A0">
        <w:rPr>
          <w:rFonts w:ascii="Bookman Old Style" w:eastAsia="Times New Roman" w:hAnsi="Bookman Old Style" w:cs="Segoe UI"/>
          <w:color w:val="000000"/>
          <w:bdr w:val="none" w:sz="0" w:space="0" w:color="auto" w:frame="1"/>
        </w:rPr>
        <w:t>o&lt;/span&gt;&lt;/p&gt;</w:t>
      </w:r>
      <w:r w:rsidRPr="008F51A0">
        <w:rPr>
          <w:rFonts w:ascii="Bookman Old Style" w:eastAsia="Times New Roman" w:hAnsi="Bookman Old Style" w:cs="Bookman Old Style"/>
          <w:color w:val="000000"/>
          <w:bdr w:val="none" w:sz="0" w:space="0" w:color="auto" w:frame="1"/>
        </w:rPr>
        <w:t>  </w:t>
      </w:r>
    </w:p>
    <w:p w:rsidR="00904A6A" w:rsidRPr="008F51A0" w:rsidRDefault="00904A6A" w:rsidP="006216D3">
      <w:pPr>
        <w:pStyle w:val="alt"/>
        <w:numPr>
          <w:ilvl w:val="0"/>
          <w:numId w:val="228"/>
        </w:numPr>
        <w:spacing w:before="0" w:beforeAutospacing="0" w:after="160" w:afterAutospacing="0"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904A6A" w:rsidRPr="008F51A0" w:rsidRDefault="00904A6A" w:rsidP="006216D3">
      <w:pPr>
        <w:numPr>
          <w:ilvl w:val="0"/>
          <w:numId w:val="228"/>
        </w:numPr>
        <w:spacing w:line="360" w:lineRule="auto"/>
        <w:jc w:val="both"/>
        <w:divId w:val="28882293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855DFC" w:rsidRPr="008F51A0" w:rsidRDefault="00764FEF"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Output:</w:t>
      </w:r>
    </w:p>
    <w:p w:rsidR="00077B8A" w:rsidRPr="008F51A0" w:rsidRDefault="00077B8A" w:rsidP="008F51A0">
      <w:pPr>
        <w:spacing w:line="360" w:lineRule="auto"/>
        <w:divId w:val="237130831"/>
        <w:rPr>
          <w:rFonts w:ascii="Bookman Old Style" w:eastAsia="Times New Roman" w:hAnsi="Bookman Old Style"/>
          <w:sz w:val="24"/>
          <w:szCs w:val="24"/>
        </w:rPr>
      </w:pPr>
      <w:r w:rsidRPr="008F51A0">
        <w:rPr>
          <w:rFonts w:ascii="Bookman Old Style" w:eastAsia="Times New Roman" w:hAnsi="Bookman Old Style"/>
          <w:noProof/>
        </w:rPr>
        <w:drawing>
          <wp:inline distT="0" distB="0" distL="0" distR="0" wp14:anchorId="422A2E2B" wp14:editId="2FA780E2">
            <wp:extent cx="6885940" cy="3101975"/>
            <wp:effectExtent l="0" t="0" r="0" b="3175"/>
            <wp:docPr id="229" name="Picture 229" descr="HTML&#10;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10;Head"/>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885940" cy="3101975"/>
                    </a:xfrm>
                    <a:prstGeom prst="rect">
                      <a:avLst/>
                    </a:prstGeom>
                    <a:noFill/>
                    <a:ln>
                      <a:noFill/>
                    </a:ln>
                  </pic:spPr>
                </pic:pic>
              </a:graphicData>
            </a:graphic>
          </wp:inline>
        </w:drawing>
      </w:r>
    </w:p>
    <w:p w:rsidR="00077B8A" w:rsidRPr="008F51A0" w:rsidRDefault="00077B8A" w:rsidP="008F51A0">
      <w:pPr>
        <w:pStyle w:val="NormalWeb"/>
        <w:shd w:val="clear" w:color="auto" w:fill="FFFFFF"/>
        <w:spacing w:before="0" w:beforeAutospacing="0" w:after="160" w:afterAutospacing="0" w:line="360" w:lineRule="auto"/>
        <w:jc w:val="both"/>
        <w:divId w:val="237130831"/>
        <w:rPr>
          <w:rFonts w:ascii="Bookman Old Style" w:eastAsiaTheme="minorEastAsia" w:hAnsi="Bookman Old Style" w:cs="Segoe UI"/>
          <w:color w:val="333333"/>
        </w:rPr>
      </w:pPr>
      <w:r w:rsidRPr="008F51A0">
        <w:rPr>
          <w:rStyle w:val="Strong"/>
          <w:rFonts w:ascii="Bookman Old Style" w:hAnsi="Bookman Old Style" w:cs="Segoe UI"/>
          <w:color w:val="333333"/>
        </w:rPr>
        <w:t>To define a description of your webpage:</w:t>
      </w:r>
    </w:p>
    <w:p w:rsidR="00177D40" w:rsidRPr="008F51A0" w:rsidRDefault="00177D40" w:rsidP="006216D3">
      <w:pPr>
        <w:pStyle w:val="alt"/>
        <w:numPr>
          <w:ilvl w:val="0"/>
          <w:numId w:val="229"/>
        </w:numPr>
        <w:spacing w:before="0" w:beforeAutospacing="0" w:after="160" w:afterAutospacing="0" w:line="360" w:lineRule="auto"/>
        <w:jc w:val="both"/>
        <w:divId w:val="1685233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&lt;meta name=</w:t>
      </w:r>
      <w:r w:rsidRPr="008F51A0">
        <w:rPr>
          <w:rStyle w:val="string"/>
          <w:rFonts w:ascii="Bookman Old Style" w:eastAsia="Times New Roman" w:hAnsi="Bookman Old Style" w:cs="Segoe UI"/>
          <w:color w:val="0000FF"/>
          <w:bdr w:val="none" w:sz="0" w:space="0" w:color="auto" w:frame="1"/>
        </w:rPr>
        <w:t>"description"</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"Free Web tutorials"</w:t>
      </w:r>
      <w:r w:rsidRPr="008F51A0">
        <w:rPr>
          <w:rFonts w:ascii="Bookman Old Style" w:eastAsia="Times New Roman" w:hAnsi="Bookman Old Style" w:cs="Segoe UI"/>
          <w:color w:val="000000"/>
          <w:bdr w:val="none" w:sz="0" w:space="0" w:color="auto" w:frame="1"/>
        </w:rPr>
        <w:t>&gt;  </w:t>
      </w:r>
    </w:p>
    <w:p w:rsidR="00764FEF" w:rsidRPr="008F51A0" w:rsidRDefault="00BE2306"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 xml:space="preserve">If you give a </w:t>
      </w:r>
      <w:proofErr w:type="gramStart"/>
      <w:r w:rsidRPr="008F51A0">
        <w:rPr>
          <w:rFonts w:ascii="Bookman Old Style" w:hAnsi="Bookman Old Style" w:cs="Segoe UI"/>
          <w:color w:val="333333"/>
          <w:shd w:val="clear" w:color="auto" w:fill="FFFFFF"/>
        </w:rPr>
        <w:t>meta</w:t>
      </w:r>
      <w:proofErr w:type="gramEnd"/>
      <w:r w:rsidRPr="008F51A0">
        <w:rPr>
          <w:rFonts w:ascii="Bookman Old Style" w:hAnsi="Bookman Old Style" w:cs="Segoe UI"/>
          <w:color w:val="333333"/>
          <w:shd w:val="clear" w:color="auto" w:fill="FFFFFF"/>
        </w:rPr>
        <w:t xml:space="preserve"> description then it will be useful for the relevant search to perform by search engines.</w:t>
      </w:r>
    </w:p>
    <w:p w:rsidR="00BE2306" w:rsidRPr="008F51A0" w:rsidRDefault="009E46A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To define keywords for search engines:</w:t>
      </w:r>
    </w:p>
    <w:p w:rsidR="00FB69DA" w:rsidRPr="008F51A0" w:rsidRDefault="00FB69DA" w:rsidP="006216D3">
      <w:pPr>
        <w:pStyle w:val="alt"/>
        <w:numPr>
          <w:ilvl w:val="0"/>
          <w:numId w:val="230"/>
        </w:numPr>
        <w:spacing w:before="0" w:beforeAutospacing="0" w:after="160" w:afterAutospacing="0" w:line="360" w:lineRule="auto"/>
        <w:jc w:val="both"/>
        <w:divId w:val="45345162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"keywords"</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"HTML, CSS, XML, JavaScript"</w:t>
      </w:r>
      <w:r w:rsidRPr="008F51A0">
        <w:rPr>
          <w:rFonts w:ascii="Bookman Old Style" w:eastAsia="Times New Roman" w:hAnsi="Bookman Old Style" w:cs="Segoe UI"/>
          <w:color w:val="000000"/>
          <w:bdr w:val="none" w:sz="0" w:space="0" w:color="auto" w:frame="1"/>
        </w:rPr>
        <w:t>&gt;  </w:t>
      </w:r>
    </w:p>
    <w:p w:rsidR="009E46A3" w:rsidRPr="008F51A0" w:rsidRDefault="00C04BFB"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The keyword value is also used to provide keywords for a search engine, but it may ignore by browser due to spammers.</w:t>
      </w:r>
    </w:p>
    <w:p w:rsidR="00C04BFB" w:rsidRPr="008F51A0" w:rsidRDefault="007528C1"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To define author of the webpage:</w:t>
      </w:r>
    </w:p>
    <w:p w:rsidR="007528C1" w:rsidRPr="008F51A0" w:rsidRDefault="00634C2F"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The author value specifies the name of the person who wrote the page content, and it is useful to automatically extract author information by some content management systems.</w:t>
      </w:r>
    </w:p>
    <w:p w:rsidR="00634C2F" w:rsidRPr="008F51A0" w:rsidRDefault="00C655A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To refresh document every 30 seconds:</w:t>
      </w:r>
    </w:p>
    <w:p w:rsidR="002E6500" w:rsidRPr="008F51A0" w:rsidRDefault="002E6500" w:rsidP="006216D3">
      <w:pPr>
        <w:pStyle w:val="alt"/>
        <w:numPr>
          <w:ilvl w:val="0"/>
          <w:numId w:val="231"/>
        </w:numPr>
        <w:spacing w:before="0" w:beforeAutospacing="0" w:after="160" w:afterAutospacing="0" w:line="360" w:lineRule="auto"/>
        <w:jc w:val="both"/>
        <w:divId w:val="48073784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http-equiv=</w:t>
      </w:r>
      <w:r w:rsidRPr="008F51A0">
        <w:rPr>
          <w:rStyle w:val="string"/>
          <w:rFonts w:ascii="Bookman Old Style" w:eastAsia="Times New Roman" w:hAnsi="Bookman Old Style" w:cs="Segoe UI"/>
          <w:color w:val="0000FF"/>
          <w:bdr w:val="none" w:sz="0" w:space="0" w:color="auto" w:frame="1"/>
        </w:rPr>
        <w:t>"refresh"</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"30"</w:t>
      </w:r>
      <w:r w:rsidRPr="008F51A0">
        <w:rPr>
          <w:rFonts w:ascii="Bookman Old Style" w:eastAsia="Times New Roman" w:hAnsi="Bookman Old Style" w:cs="Segoe UI"/>
          <w:color w:val="000000"/>
          <w:bdr w:val="none" w:sz="0" w:space="0" w:color="auto" w:frame="1"/>
        </w:rPr>
        <w:t>&gt;  </w:t>
      </w:r>
    </w:p>
    <w:p w:rsidR="00C655A0" w:rsidRPr="008F51A0" w:rsidRDefault="00526065"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Meta refresh is used to provide instructions to the browser to automatically refresh the page after the given time interval. As in above example it will automatically refresh after 30 sec</w:t>
      </w:r>
    </w:p>
    <w:p w:rsidR="00020AEB" w:rsidRPr="008F51A0" w:rsidRDefault="00020AEB" w:rsidP="006216D3">
      <w:pPr>
        <w:pStyle w:val="alt"/>
        <w:numPr>
          <w:ilvl w:val="0"/>
          <w:numId w:val="232"/>
        </w:numPr>
        <w:spacing w:before="0" w:beforeAutospacing="0" w:after="160" w:afterAutospacing="0" w:line="360" w:lineRule="auto"/>
        <w:jc w:val="both"/>
        <w:divId w:val="180973928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http-equiv=</w:t>
      </w:r>
      <w:r w:rsidRPr="008F51A0">
        <w:rPr>
          <w:rStyle w:val="string"/>
          <w:rFonts w:ascii="Bookman Old Style" w:eastAsia="Times New Roman" w:hAnsi="Bookman Old Style" w:cs="Segoe UI"/>
          <w:color w:val="0000FF"/>
          <w:bdr w:val="none" w:sz="0" w:space="0" w:color="auto" w:frame="1"/>
        </w:rPr>
        <w:t>"refresh"</w:t>
      </w:r>
      <w:r w:rsidRPr="008F51A0">
        <w:rPr>
          <w:rFonts w:ascii="Bookman Old Style" w:eastAsia="Times New Roman" w:hAnsi="Bookman Old Style" w:cs="Segoe UI"/>
          <w:color w:val="000000"/>
          <w:bdr w:val="none" w:sz="0" w:space="0" w:color="auto" w:frame="1"/>
        </w:rPr>
        <w:t> content="</w:t>
      </w:r>
      <w:r w:rsidRPr="008F51A0">
        <w:rPr>
          <w:rStyle w:val="number"/>
          <w:rFonts w:ascii="Bookman Old Style" w:eastAsia="Times New Roman" w:hAnsi="Bookman Old Style" w:cs="Segoe UI"/>
          <w:color w:val="C00000"/>
          <w:bdr w:val="none" w:sz="0" w:space="0" w:color="auto" w:frame="1"/>
        </w:rPr>
        <w:t>10</w:t>
      </w:r>
      <w:r w:rsidRPr="008F51A0">
        <w:rPr>
          <w:rFonts w:ascii="Bookman Old Style" w:eastAsia="Times New Roman" w:hAnsi="Bookman Old Style" w:cs="Segoe UI"/>
          <w:color w:val="000000"/>
          <w:bdr w:val="none" w:sz="0" w:space="0" w:color="auto" w:frame="1"/>
        </w:rPr>
        <w:t>; url=https:</w:t>
      </w:r>
      <w:r w:rsidRPr="008F51A0">
        <w:rPr>
          <w:rStyle w:val="comment"/>
          <w:rFonts w:ascii="Bookman Old Style" w:eastAsia="Times New Roman" w:hAnsi="Bookman Old Style" w:cs="Segoe UI"/>
          <w:color w:val="008200"/>
          <w:bdr w:val="none" w:sz="0" w:space="0" w:color="auto" w:frame="1"/>
        </w:rPr>
        <w:t>//www.javatpoint.com/html-head&gt;</w:t>
      </w:r>
      <w:r w:rsidRPr="008F51A0">
        <w:rPr>
          <w:rFonts w:ascii="Bookman Old Style" w:eastAsia="Times New Roman" w:hAnsi="Bookman Old Style" w:cs="Segoe UI"/>
          <w:color w:val="000000"/>
          <w:bdr w:val="none" w:sz="0" w:space="0" w:color="auto" w:frame="1"/>
        </w:rPr>
        <w:t>  </w:t>
      </w:r>
    </w:p>
    <w:p w:rsidR="00526065" w:rsidRPr="008F51A0" w:rsidRDefault="003F3543"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If you add an URL with content value, then it will redirect to that page after the time limit will over.</w:t>
      </w:r>
    </w:p>
    <w:p w:rsidR="003F3543" w:rsidRPr="008F51A0" w:rsidRDefault="007611B3"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w:t>
      </w:r>
    </w:p>
    <w:p w:rsidR="005128E7" w:rsidRPr="008F51A0" w:rsidRDefault="005128E7" w:rsidP="006216D3">
      <w:pPr>
        <w:pStyle w:val="alt"/>
        <w:numPr>
          <w:ilvl w:val="0"/>
          <w:numId w:val="233"/>
        </w:numPr>
        <w:spacing w:before="0" w:beforeAutospacing="0" w:after="160" w:afterAutospacing="0"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5128E7" w:rsidRPr="008F51A0" w:rsidRDefault="005128E7" w:rsidP="006216D3">
      <w:pPr>
        <w:numPr>
          <w:ilvl w:val="0"/>
          <w:numId w:val="233"/>
        </w:numPr>
        <w:spacing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128E7" w:rsidRPr="008F51A0" w:rsidRDefault="005128E7" w:rsidP="006216D3">
      <w:pPr>
        <w:pStyle w:val="alt"/>
        <w:numPr>
          <w:ilvl w:val="0"/>
          <w:numId w:val="233"/>
        </w:numPr>
        <w:spacing w:before="0" w:beforeAutospacing="0" w:after="160" w:afterAutospacing="0"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5128E7" w:rsidRPr="008F51A0" w:rsidRDefault="005128E7" w:rsidP="006216D3">
      <w:pPr>
        <w:numPr>
          <w:ilvl w:val="0"/>
          <w:numId w:val="233"/>
        </w:numPr>
        <w:spacing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&lt;meta http-equiv=</w:t>
      </w:r>
      <w:r w:rsidRPr="008F51A0">
        <w:rPr>
          <w:rStyle w:val="string"/>
          <w:rFonts w:ascii="Bookman Old Style" w:eastAsia="Times New Roman" w:hAnsi="Bookman Old Style" w:cs="Segoe UI"/>
          <w:color w:val="0000FF"/>
          <w:bdr w:val="none" w:sz="0" w:space="0" w:color="auto" w:frame="1"/>
        </w:rPr>
        <w:t>"refresh"</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"5; url=https://www.javatpoint.com/html-head"</w:t>
      </w:r>
      <w:r w:rsidRPr="008F51A0">
        <w:rPr>
          <w:rFonts w:ascii="Bookman Old Style" w:eastAsia="Times New Roman" w:hAnsi="Bookman Old Style" w:cs="Segoe UI"/>
          <w:color w:val="000000"/>
          <w:bdr w:val="none" w:sz="0" w:space="0" w:color="auto" w:frame="1"/>
        </w:rPr>
        <w:t>&gt;  </w:t>
      </w:r>
    </w:p>
    <w:p w:rsidR="005128E7" w:rsidRPr="008F51A0" w:rsidRDefault="005128E7" w:rsidP="006216D3">
      <w:pPr>
        <w:pStyle w:val="alt"/>
        <w:numPr>
          <w:ilvl w:val="0"/>
          <w:numId w:val="233"/>
        </w:numPr>
        <w:spacing w:before="0" w:beforeAutospacing="0" w:after="160" w:afterAutospacing="0"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5128E7" w:rsidRPr="008F51A0" w:rsidRDefault="005128E7" w:rsidP="006216D3">
      <w:pPr>
        <w:numPr>
          <w:ilvl w:val="0"/>
          <w:numId w:val="233"/>
        </w:numPr>
        <w:spacing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&lt;body&gt;  </w:t>
      </w:r>
    </w:p>
    <w:p w:rsidR="005128E7" w:rsidRPr="008F51A0" w:rsidRDefault="005128E7" w:rsidP="006216D3">
      <w:pPr>
        <w:pStyle w:val="alt"/>
        <w:numPr>
          <w:ilvl w:val="0"/>
          <w:numId w:val="233"/>
        </w:numPr>
        <w:spacing w:before="0" w:beforeAutospacing="0" w:after="160" w:afterAutospacing="0"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&lt;h2&gt;Meta element Example&lt;/h2&gt;  </w:t>
      </w:r>
    </w:p>
    <w:p w:rsidR="005128E7" w:rsidRPr="008F51A0" w:rsidRDefault="005128E7" w:rsidP="006216D3">
      <w:pPr>
        <w:numPr>
          <w:ilvl w:val="0"/>
          <w:numId w:val="233"/>
        </w:numPr>
        <w:spacing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 style=</w:t>
      </w:r>
      <w:r w:rsidRPr="008F51A0">
        <w:rPr>
          <w:rStyle w:val="string"/>
          <w:rFonts w:ascii="Bookman Old Style" w:eastAsia="Times New Roman" w:hAnsi="Bookman Old Style" w:cs="Segoe UI"/>
          <w:color w:val="0000FF"/>
          <w:bdr w:val="none" w:sz="0" w:space="0" w:color="auto" w:frame="1"/>
        </w:rPr>
        <w:t>"color: green;"</w:t>
      </w:r>
      <w:r w:rsidRPr="008F51A0">
        <w:rPr>
          <w:rFonts w:ascii="Bookman Old Style" w:eastAsia="Times New Roman" w:hAnsi="Bookman Old Style" w:cs="Segoe UI"/>
          <w:color w:val="000000"/>
          <w:bdr w:val="none" w:sz="0" w:space="0" w:color="auto" w:frame="1"/>
        </w:rPr>
        <w:t>&gt;Kindly wait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seconds and after </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seconds it will automatically redirect to URL specified in meta tag&lt;/p&gt;  </w:t>
      </w:r>
    </w:p>
    <w:p w:rsidR="005128E7" w:rsidRPr="008F51A0" w:rsidRDefault="005128E7" w:rsidP="006216D3">
      <w:pPr>
        <w:pStyle w:val="alt"/>
        <w:numPr>
          <w:ilvl w:val="0"/>
          <w:numId w:val="233"/>
        </w:numPr>
        <w:spacing w:before="0" w:beforeAutospacing="0" w:after="160" w:afterAutospacing="0"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5128E7" w:rsidRPr="008F51A0" w:rsidRDefault="005128E7" w:rsidP="006216D3">
      <w:pPr>
        <w:numPr>
          <w:ilvl w:val="0"/>
          <w:numId w:val="233"/>
        </w:numPr>
        <w:spacing w:line="360" w:lineRule="auto"/>
        <w:jc w:val="both"/>
        <w:divId w:val="17950869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611B3" w:rsidRPr="008F51A0" w:rsidRDefault="009A7820"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Following is an example to show how to use all Meta elements within HTML head</w:t>
      </w:r>
    </w:p>
    <w:p w:rsidR="009A7820" w:rsidRPr="008F51A0" w:rsidRDefault="0091691B"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charset=</w:t>
      </w:r>
      <w:r w:rsidRPr="008F51A0">
        <w:rPr>
          <w:rStyle w:val="string"/>
          <w:rFonts w:ascii="Bookman Old Style" w:eastAsia="Times New Roman" w:hAnsi="Bookman Old Style" w:cs="Segoe UI"/>
          <w:color w:val="0000FF"/>
          <w:bdr w:val="none" w:sz="0" w:space="0" w:color="auto" w:frame="1"/>
        </w:rPr>
        <w:t>"UTF-8"</w:t>
      </w:r>
      <w:r w:rsidRPr="008F51A0">
        <w:rPr>
          <w:rFonts w:ascii="Bookman Old Style" w:eastAsia="Times New Roman" w:hAnsi="Bookman Old Style" w:cs="Segoe UI"/>
          <w:color w:val="000000"/>
          <w:bdr w:val="none" w:sz="0" w:space="0" w:color="auto" w:frame="1"/>
        </w:rPr>
        <w:t>&gt;  </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"description"</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"Free Web tutorials"</w:t>
      </w:r>
      <w:r w:rsidRPr="008F51A0">
        <w:rPr>
          <w:rFonts w:ascii="Bookman Old Style" w:eastAsia="Times New Roman" w:hAnsi="Bookman Old Style" w:cs="Segoe UI"/>
          <w:color w:val="000000"/>
          <w:bdr w:val="none" w:sz="0" w:space="0" w:color="auto" w:frame="1"/>
        </w:rPr>
        <w:t>&gt;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"keywords"</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"HTML,CSS,XML,JavaScript"</w:t>
      </w:r>
      <w:r w:rsidRPr="008F51A0">
        <w:rPr>
          <w:rFonts w:ascii="Bookman Old Style" w:eastAsia="Times New Roman" w:hAnsi="Bookman Old Style" w:cs="Segoe UI"/>
          <w:color w:val="000000"/>
          <w:bdr w:val="none" w:sz="0" w:space="0" w:color="auto" w:frame="1"/>
        </w:rPr>
        <w:t>&gt;  </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"author"</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"Akon"</w:t>
      </w:r>
      <w:r w:rsidRPr="008F51A0">
        <w:rPr>
          <w:rFonts w:ascii="Bookman Old Style" w:eastAsia="Times New Roman" w:hAnsi="Bookman Old Style" w:cs="Segoe UI"/>
          <w:color w:val="000000"/>
          <w:bdr w:val="none" w:sz="0" w:space="0" w:color="auto" w:frame="1"/>
        </w:rPr>
        <w:t>&gt;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&lt;p&gt;All the meta information are set.&lt;/p&gt;  </w:t>
      </w:r>
    </w:p>
    <w:p w:rsidR="00B776BC" w:rsidRPr="008F51A0" w:rsidRDefault="00B776BC" w:rsidP="006216D3">
      <w:pPr>
        <w:pStyle w:val="alt"/>
        <w:numPr>
          <w:ilvl w:val="0"/>
          <w:numId w:val="234"/>
        </w:numPr>
        <w:spacing w:before="0" w:beforeAutospacing="0" w:after="160" w:afterAutospacing="0"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B776BC" w:rsidRPr="008F51A0" w:rsidRDefault="00B776BC" w:rsidP="006216D3">
      <w:pPr>
        <w:numPr>
          <w:ilvl w:val="0"/>
          <w:numId w:val="234"/>
        </w:numPr>
        <w:spacing w:line="360" w:lineRule="auto"/>
        <w:jc w:val="both"/>
        <w:divId w:val="33889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47B4F" w:rsidRPr="008F51A0" w:rsidRDefault="00447B4F" w:rsidP="008F51A0">
      <w:pPr>
        <w:pStyle w:val="Heading2"/>
        <w:shd w:val="clear" w:color="auto" w:fill="FFFFFF"/>
        <w:spacing w:before="0" w:after="160" w:line="360" w:lineRule="auto"/>
        <w:jc w:val="both"/>
        <w:divId w:val="56761393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Use &lt;</w:t>
      </w:r>
      <w:proofErr w:type="gramStart"/>
      <w:r w:rsidRPr="008F51A0">
        <w:rPr>
          <w:rFonts w:ascii="Bookman Old Style" w:eastAsia="Times New Roman" w:hAnsi="Bookman Old Style" w:cs="Helvetica"/>
          <w:b/>
          <w:bCs/>
          <w:color w:val="610B38"/>
          <w:sz w:val="38"/>
          <w:szCs w:val="38"/>
        </w:rPr>
        <w:t>meta</w:t>
      </w:r>
      <w:proofErr w:type="gramEnd"/>
      <w:r w:rsidRPr="008F51A0">
        <w:rPr>
          <w:rFonts w:ascii="Bookman Old Style" w:eastAsia="Times New Roman" w:hAnsi="Bookman Old Style" w:cs="Helvetica"/>
          <w:b/>
          <w:bCs/>
          <w:color w:val="610B38"/>
          <w:sz w:val="38"/>
          <w:szCs w:val="38"/>
        </w:rPr>
        <w:t>&gt; tag to set the Viewport</w:t>
      </w:r>
    </w:p>
    <w:p w:rsidR="00447B4F" w:rsidRPr="008F51A0" w:rsidRDefault="00447B4F" w:rsidP="008F51A0">
      <w:pPr>
        <w:pStyle w:val="NormalWeb"/>
        <w:shd w:val="clear" w:color="auto" w:fill="FFFFFF"/>
        <w:spacing w:before="0" w:beforeAutospacing="0" w:after="160" w:afterAutospacing="0" w:line="360" w:lineRule="auto"/>
        <w:jc w:val="both"/>
        <w:divId w:val="567613930"/>
        <w:rPr>
          <w:rFonts w:ascii="Bookman Old Style" w:eastAsiaTheme="minorEastAsia" w:hAnsi="Bookman Old Style" w:cs="Segoe UI"/>
          <w:color w:val="333333"/>
        </w:rPr>
      </w:pPr>
      <w:r w:rsidRPr="008F51A0">
        <w:rPr>
          <w:rFonts w:ascii="Bookman Old Style" w:hAnsi="Bookman Old Style" w:cs="Segoe UI"/>
          <w:color w:val="333333"/>
        </w:rPr>
        <w:t>This method is introduced in HTML5 to take control over the viewport by using &lt;</w:t>
      </w:r>
      <w:proofErr w:type="gramStart"/>
      <w:r w:rsidRPr="008F51A0">
        <w:rPr>
          <w:rFonts w:ascii="Bookman Old Style" w:hAnsi="Bookman Old Style" w:cs="Segoe UI"/>
          <w:color w:val="333333"/>
        </w:rPr>
        <w:t>meta</w:t>
      </w:r>
      <w:proofErr w:type="gramEnd"/>
      <w:r w:rsidRPr="008F51A0">
        <w:rPr>
          <w:rFonts w:ascii="Bookman Old Style" w:hAnsi="Bookman Old Style" w:cs="Segoe UI"/>
          <w:color w:val="333333"/>
        </w:rPr>
        <w:t>&gt; tag.</w:t>
      </w:r>
    </w:p>
    <w:p w:rsidR="00447B4F" w:rsidRPr="008F51A0" w:rsidRDefault="00447B4F" w:rsidP="008F51A0">
      <w:pPr>
        <w:pStyle w:val="NormalWeb"/>
        <w:shd w:val="clear" w:color="auto" w:fill="FFFFFF"/>
        <w:spacing w:before="0" w:beforeAutospacing="0" w:after="160" w:afterAutospacing="0" w:line="360" w:lineRule="auto"/>
        <w:jc w:val="both"/>
        <w:divId w:val="567613930"/>
        <w:rPr>
          <w:rFonts w:ascii="Bookman Old Style" w:hAnsi="Bookman Old Style" w:cs="Segoe UI"/>
          <w:color w:val="333333"/>
        </w:rPr>
      </w:pPr>
      <w:r w:rsidRPr="008F51A0">
        <w:rPr>
          <w:rFonts w:ascii="Bookman Old Style" w:hAnsi="Bookman Old Style" w:cs="Segoe UI"/>
          <w:color w:val="333333"/>
        </w:rPr>
        <w:t>Viewport is the user's visible area of a webpage. It changes from device to device and appears smaller on mobile phones than computer screens.</w:t>
      </w:r>
    </w:p>
    <w:p w:rsidR="00447B4F" w:rsidRPr="008F51A0" w:rsidRDefault="00447B4F" w:rsidP="008F51A0">
      <w:pPr>
        <w:pStyle w:val="NormalWeb"/>
        <w:shd w:val="clear" w:color="auto" w:fill="FFFFFF"/>
        <w:spacing w:before="0" w:beforeAutospacing="0" w:after="160" w:afterAutospacing="0" w:line="360" w:lineRule="auto"/>
        <w:jc w:val="both"/>
        <w:divId w:val="567613930"/>
        <w:rPr>
          <w:rFonts w:ascii="Bookman Old Style" w:hAnsi="Bookman Old Style" w:cs="Segoe UI"/>
          <w:color w:val="333333"/>
        </w:rPr>
      </w:pPr>
      <w:r w:rsidRPr="008F51A0">
        <w:rPr>
          <w:rStyle w:val="Strong"/>
          <w:rFonts w:ascii="Bookman Old Style" w:eastAsiaTheme="majorEastAsia" w:hAnsi="Bookman Old Style" w:cs="Segoe UI"/>
          <w:color w:val="333333"/>
        </w:rPr>
        <w:lastRenderedPageBreak/>
        <w:t>Syntax for &lt;</w:t>
      </w:r>
      <w:proofErr w:type="gramStart"/>
      <w:r w:rsidRPr="008F51A0">
        <w:rPr>
          <w:rStyle w:val="Strong"/>
          <w:rFonts w:ascii="Bookman Old Style" w:eastAsiaTheme="majorEastAsia" w:hAnsi="Bookman Old Style" w:cs="Segoe UI"/>
          <w:color w:val="333333"/>
        </w:rPr>
        <w:t>meta</w:t>
      </w:r>
      <w:proofErr w:type="gramEnd"/>
      <w:r w:rsidRPr="008F51A0">
        <w:rPr>
          <w:rStyle w:val="Strong"/>
          <w:rFonts w:ascii="Bookman Old Style" w:eastAsiaTheme="majorEastAsia" w:hAnsi="Bookman Old Style" w:cs="Segoe UI"/>
          <w:color w:val="333333"/>
        </w:rPr>
        <w:t>&gt; viewport element:</w:t>
      </w:r>
    </w:p>
    <w:p w:rsidR="00CE58C9" w:rsidRPr="008F51A0" w:rsidRDefault="00CE58C9" w:rsidP="006216D3">
      <w:pPr>
        <w:pStyle w:val="alt"/>
        <w:numPr>
          <w:ilvl w:val="0"/>
          <w:numId w:val="235"/>
        </w:numPr>
        <w:spacing w:before="0" w:beforeAutospacing="0" w:after="160" w:afterAutospacing="0" w:line="360" w:lineRule="auto"/>
        <w:jc w:val="both"/>
        <w:divId w:val="3441322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7219AA" w:rsidRPr="008F51A0" w:rsidRDefault="00F471D8"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Here, the </w:t>
      </w:r>
      <w:r w:rsidRPr="008F51A0">
        <w:rPr>
          <w:rStyle w:val="Strong"/>
          <w:rFonts w:ascii="Bookman Old Style" w:hAnsi="Bookman Old Style" w:cs="Segoe UI"/>
          <w:color w:val="333333"/>
          <w:shd w:val="clear" w:color="auto" w:fill="FFFFFF"/>
        </w:rPr>
        <w:t>&lt;</w:t>
      </w:r>
      <w:proofErr w:type="gramStart"/>
      <w:r w:rsidRPr="008F51A0">
        <w:rPr>
          <w:rStyle w:val="Strong"/>
          <w:rFonts w:ascii="Bookman Old Style" w:hAnsi="Bookman Old Style" w:cs="Segoe UI"/>
          <w:color w:val="333333"/>
          <w:shd w:val="clear" w:color="auto" w:fill="FFFFFF"/>
        </w:rPr>
        <w:t>meta</w:t>
      </w:r>
      <w:proofErr w:type="gramEnd"/>
      <w:r w:rsidRPr="008F51A0">
        <w:rPr>
          <w:rStyle w:val="Strong"/>
          <w:rFonts w:ascii="Bookman Old Style" w:hAnsi="Bookman Old Style" w:cs="Segoe UI"/>
          <w:color w:val="333333"/>
          <w:shd w:val="clear" w:color="auto" w:fill="FFFFFF"/>
        </w:rPr>
        <w:t>&gt; viewport</w:t>
      </w:r>
      <w:r w:rsidRPr="008F51A0">
        <w:rPr>
          <w:rFonts w:ascii="Bookman Old Style" w:hAnsi="Bookman Old Style" w:cs="Segoe UI"/>
          <w:color w:val="333333"/>
          <w:shd w:val="clear" w:color="auto" w:fill="FFFFFF"/>
        </w:rPr>
        <w:t> element specifies how to control the page's dimensions and scaling.</w:t>
      </w:r>
    </w:p>
    <w:p w:rsidR="00D055F0" w:rsidRPr="008F51A0" w:rsidRDefault="00D055F0" w:rsidP="008F51A0">
      <w:pPr>
        <w:pStyle w:val="NormalWeb"/>
        <w:shd w:val="clear" w:color="auto" w:fill="FFFFFF"/>
        <w:spacing w:before="0" w:beforeAutospacing="0" w:after="160" w:afterAutospacing="0" w:line="360" w:lineRule="auto"/>
        <w:jc w:val="both"/>
        <w:divId w:val="342166754"/>
        <w:rPr>
          <w:rFonts w:ascii="Bookman Old Style" w:hAnsi="Bookman Old Style" w:cs="Segoe UI"/>
          <w:color w:val="333333"/>
        </w:rPr>
      </w:pPr>
      <w:r w:rsidRPr="008F51A0">
        <w:rPr>
          <w:rFonts w:ascii="Bookman Old Style" w:hAnsi="Bookman Old Style" w:cs="Segoe UI"/>
          <w:color w:val="333333"/>
        </w:rPr>
        <w:t>The </w:t>
      </w:r>
      <w:r w:rsidRPr="008F51A0">
        <w:rPr>
          <w:rStyle w:val="Strong"/>
          <w:rFonts w:ascii="Bookman Old Style" w:hAnsi="Bookman Old Style" w:cs="Segoe UI"/>
          <w:color w:val="333333"/>
        </w:rPr>
        <w:t>width=device-width</w:t>
      </w:r>
      <w:r w:rsidRPr="008F51A0">
        <w:rPr>
          <w:rFonts w:ascii="Bookman Old Style" w:hAnsi="Bookman Old Style" w:cs="Segoe UI"/>
          <w:color w:val="333333"/>
        </w:rPr>
        <w:t> is used to set the width of the page to follow the screen-width of the device (which will vary depending on the device).</w:t>
      </w:r>
    </w:p>
    <w:p w:rsidR="00D055F0" w:rsidRPr="008F51A0" w:rsidRDefault="00D055F0" w:rsidP="008F51A0">
      <w:pPr>
        <w:pStyle w:val="NormalWeb"/>
        <w:shd w:val="clear" w:color="auto" w:fill="FFFFFF"/>
        <w:spacing w:before="0" w:beforeAutospacing="0" w:after="160" w:afterAutospacing="0" w:line="360" w:lineRule="auto"/>
        <w:jc w:val="both"/>
        <w:divId w:val="342166754"/>
        <w:rPr>
          <w:rFonts w:ascii="Bookman Old Style" w:hAnsi="Bookman Old Style" w:cs="Segoe UI"/>
          <w:color w:val="333333"/>
        </w:rPr>
      </w:pPr>
      <w:r w:rsidRPr="008F51A0">
        <w:rPr>
          <w:rFonts w:ascii="Bookman Old Style" w:hAnsi="Bookman Old Style" w:cs="Segoe UI"/>
          <w:color w:val="333333"/>
        </w:rPr>
        <w:t>The </w:t>
      </w:r>
      <w:r w:rsidRPr="008F51A0">
        <w:rPr>
          <w:rStyle w:val="Strong"/>
          <w:rFonts w:ascii="Bookman Old Style" w:hAnsi="Bookman Old Style" w:cs="Segoe UI"/>
          <w:color w:val="333333"/>
        </w:rPr>
        <w:t>initial-scale=1.0</w:t>
      </w:r>
      <w:r w:rsidRPr="008F51A0">
        <w:rPr>
          <w:rFonts w:ascii="Bookman Old Style" w:hAnsi="Bookman Old Style" w:cs="Segoe UI"/>
          <w:color w:val="333333"/>
        </w:rPr>
        <w:t> is used to set the initial zoom level when the page is first loaded by the browser.</w:t>
      </w:r>
    </w:p>
    <w:p w:rsidR="00D055F0" w:rsidRPr="008F51A0" w:rsidRDefault="00D055F0" w:rsidP="008F51A0">
      <w:pPr>
        <w:pStyle w:val="NormalWeb"/>
        <w:shd w:val="clear" w:color="auto" w:fill="FFFFFF"/>
        <w:spacing w:before="0" w:beforeAutospacing="0" w:after="160" w:afterAutospacing="0" w:line="360" w:lineRule="auto"/>
        <w:jc w:val="both"/>
        <w:divId w:val="342166754"/>
        <w:rPr>
          <w:rFonts w:ascii="Bookman Old Style" w:hAnsi="Bookman Old Style" w:cs="Segoe UI"/>
          <w:color w:val="333333"/>
        </w:rPr>
      </w:pPr>
      <w:r w:rsidRPr="008F51A0">
        <w:rPr>
          <w:rStyle w:val="Strong"/>
          <w:rFonts w:ascii="Bookman Old Style" w:hAnsi="Bookman Old Style" w:cs="Segoe UI"/>
          <w:color w:val="333333"/>
        </w:rPr>
        <w:t>Example of a web page without the viewport &lt;</w:t>
      </w:r>
      <w:proofErr w:type="gramStart"/>
      <w:r w:rsidRPr="008F51A0">
        <w:rPr>
          <w:rStyle w:val="Strong"/>
          <w:rFonts w:ascii="Bookman Old Style" w:hAnsi="Bookman Old Style" w:cs="Segoe UI"/>
          <w:color w:val="333333"/>
        </w:rPr>
        <w:t>meta</w:t>
      </w:r>
      <w:proofErr w:type="gramEnd"/>
      <w:r w:rsidRPr="008F51A0">
        <w:rPr>
          <w:rStyle w:val="Strong"/>
          <w:rFonts w:ascii="Bookman Old Style" w:hAnsi="Bookman Old Style" w:cs="Segoe UI"/>
          <w:color w:val="333333"/>
        </w:rPr>
        <w:t>&gt; tag:</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&lt;p&gt;&lt;b&gt;To understand </w:t>
      </w:r>
      <w:r w:rsidRPr="008F51A0">
        <w:rPr>
          <w:rStyle w:val="keyword"/>
          <w:rFonts w:ascii="Bookman Old Style" w:eastAsia="Times New Roman" w:hAnsi="Bookman Old Style" w:cs="Segoe UI"/>
          <w:b/>
          <w:bCs/>
          <w:color w:val="006699"/>
          <w:bdr w:val="none" w:sz="0" w:space="0" w:color="auto" w:frame="1"/>
        </w:rPr>
        <w:t>this</w:t>
      </w:r>
      <w:r w:rsidRPr="008F51A0">
        <w:rPr>
          <w:rFonts w:ascii="Bookman Old Style" w:eastAsia="Times New Roman" w:hAnsi="Bookman Old Style" w:cs="Segoe UI"/>
          <w:color w:val="000000"/>
          <w:bdr w:val="none" w:sz="0" w:space="0" w:color="auto" w:frame="1"/>
        </w:rPr>
        <w:t> example, you should open </w:t>
      </w:r>
      <w:r w:rsidRPr="008F51A0">
        <w:rPr>
          <w:rStyle w:val="keyword"/>
          <w:rFonts w:ascii="Bookman Old Style" w:eastAsia="Times New Roman" w:hAnsi="Bookman Old Style" w:cs="Segoe UI"/>
          <w:b/>
          <w:bCs/>
          <w:color w:val="006699"/>
          <w:bdr w:val="none" w:sz="0" w:space="0" w:color="auto" w:frame="1"/>
        </w:rPr>
        <w:t>this</w:t>
      </w:r>
      <w:r w:rsidRPr="008F51A0">
        <w:rPr>
          <w:rFonts w:ascii="Bookman Old Style" w:eastAsia="Times New Roman" w:hAnsi="Bookman Old Style" w:cs="Segoe UI"/>
          <w:color w:val="000000"/>
          <w:bdr w:val="none" w:sz="0" w:space="0" w:color="auto" w:frame="1"/>
        </w:rPr>
        <w:t> page on a phone or a tablet.&lt;/b&gt;&lt;/p&gt;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"image.jpg"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"image"</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"460"</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"345"</w:t>
      </w:r>
      <w:r w:rsidRPr="008F51A0">
        <w:rPr>
          <w:rFonts w:ascii="Bookman Old Style" w:eastAsia="Times New Roman" w:hAnsi="Bookman Old Style" w:cs="Segoe UI"/>
          <w:color w:val="000000"/>
          <w:bdr w:val="none" w:sz="0" w:space="0" w:color="auto" w:frame="1"/>
        </w:rPr>
        <w:t>&gt;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Lorem ipsum dolor sit amet, consectetuer adipiscing elit, sed diam nonummy nibh euismod tincidunt ut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laoreet</w:t>
      </w:r>
      <w:proofErr w:type="gramEnd"/>
      <w:r w:rsidRPr="008F51A0">
        <w:rPr>
          <w:rFonts w:ascii="Bookman Old Style" w:eastAsia="Times New Roman" w:hAnsi="Bookman Old Style" w:cs="Segoe UI"/>
          <w:color w:val="000000"/>
          <w:bdr w:val="none" w:sz="0" w:space="0" w:color="auto" w:frame="1"/>
        </w:rPr>
        <w:t> dolore magna aliquam erat volutpat. Ut wisi enim ad minim veniam, quis nostrud exerci tation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ullamcorper</w:t>
      </w:r>
      <w:proofErr w:type="gramEnd"/>
      <w:r w:rsidRPr="008F51A0">
        <w:rPr>
          <w:rFonts w:ascii="Bookman Old Style" w:eastAsia="Times New Roman" w:hAnsi="Bookman Old Style" w:cs="Segoe UI"/>
          <w:color w:val="000000"/>
          <w:bdr w:val="none" w:sz="0" w:space="0" w:color="auto" w:frame="1"/>
        </w:rPr>
        <w:t> suscipit lobortis nisl ut aliquip ex ea commodo consequat. Duis autem vel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eum iriure dolor in hendrerit in vulputate velit esse molestie consequat, vel illum dolore eu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feugiat nulla facilisis at vero eros et accumsan et iusto odio dignissim qui blandit praesent luptatum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zzril</w:t>
      </w:r>
      <w:proofErr w:type="gramEnd"/>
      <w:r w:rsidRPr="008F51A0">
        <w:rPr>
          <w:rFonts w:ascii="Bookman Old Style" w:eastAsia="Times New Roman" w:hAnsi="Bookman Old Style" w:cs="Segoe UI"/>
          <w:color w:val="000000"/>
          <w:bdr w:val="none" w:sz="0" w:space="0" w:color="auto" w:frame="1"/>
        </w:rPr>
        <w:t> delenit augue duis dolore te feugait nulla facilisi. Nam liber tempor cum soluta nobis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eleifend</w:t>
      </w:r>
      <w:proofErr w:type="gramEnd"/>
      <w:r w:rsidRPr="008F51A0">
        <w:rPr>
          <w:rFonts w:ascii="Bookman Old Style" w:eastAsia="Times New Roman" w:hAnsi="Bookman Old Style" w:cs="Segoe UI"/>
          <w:color w:val="000000"/>
          <w:bdr w:val="none" w:sz="0" w:space="0" w:color="auto" w:frame="1"/>
        </w:rPr>
        <w:t> option congue nihil imperdiet doming id quod mazim placerat facer possim assum.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Nam liber tempor cum soluta nobis eleifend option congue nihil imperdiet doming id quod mazim placerat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facer</w:t>
      </w:r>
      <w:proofErr w:type="gramEnd"/>
      <w:r w:rsidRPr="008F51A0">
        <w:rPr>
          <w:rFonts w:ascii="Bookman Old Style" w:eastAsia="Times New Roman" w:hAnsi="Bookman Old Style" w:cs="Segoe UI"/>
          <w:color w:val="000000"/>
          <w:bdr w:val="none" w:sz="0" w:space="0" w:color="auto" w:frame="1"/>
        </w:rPr>
        <w:t> possim assum.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085C85" w:rsidRPr="008F51A0" w:rsidRDefault="00085C85" w:rsidP="006216D3">
      <w:pPr>
        <w:pStyle w:val="alt"/>
        <w:numPr>
          <w:ilvl w:val="0"/>
          <w:numId w:val="236"/>
        </w:numPr>
        <w:spacing w:before="0" w:beforeAutospacing="0" w:after="160" w:afterAutospacing="0"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085C85" w:rsidRPr="008F51A0" w:rsidRDefault="00085C85" w:rsidP="006216D3">
      <w:pPr>
        <w:numPr>
          <w:ilvl w:val="0"/>
          <w:numId w:val="236"/>
        </w:numPr>
        <w:spacing w:line="360" w:lineRule="auto"/>
        <w:jc w:val="both"/>
        <w:divId w:val="16601816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F471D8" w:rsidRPr="008F51A0" w:rsidRDefault="008E58A4"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 of a web page with the viewport &lt;</w:t>
      </w:r>
      <w:proofErr w:type="gramStart"/>
      <w:r w:rsidRPr="008F51A0">
        <w:rPr>
          <w:rStyle w:val="Strong"/>
          <w:rFonts w:ascii="Bookman Old Style" w:hAnsi="Bookman Old Style" w:cs="Segoe UI"/>
          <w:color w:val="333333"/>
          <w:shd w:val="clear" w:color="auto" w:fill="FFFFFF"/>
        </w:rPr>
        <w:t>meta</w:t>
      </w:r>
      <w:proofErr w:type="gramEnd"/>
      <w:r w:rsidRPr="008F51A0">
        <w:rPr>
          <w:rStyle w:val="Strong"/>
          <w:rFonts w:ascii="Bookman Old Style" w:hAnsi="Bookman Old Style" w:cs="Segoe UI"/>
          <w:color w:val="333333"/>
          <w:shd w:val="clear" w:color="auto" w:fill="FFFFFF"/>
        </w:rPr>
        <w:t>&gt; tag:</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img {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max-width: </w:t>
      </w:r>
      <w:r w:rsidRPr="008F51A0">
        <w:rPr>
          <w:rStyle w:val="number"/>
          <w:rFonts w:ascii="Bookman Old Style" w:eastAsia="Times New Roman" w:hAnsi="Bookman Old Style" w:cs="Segoe UI"/>
          <w:color w:val="C00000"/>
          <w:bdr w:val="none" w:sz="0" w:space="0" w:color="auto" w:frame="1"/>
        </w:rPr>
        <w:t>100</w:t>
      </w:r>
      <w:r w:rsidRPr="008F51A0">
        <w:rPr>
          <w:rFonts w:ascii="Bookman Old Style" w:eastAsia="Times New Roman" w:hAnsi="Bookman Old Style" w:cs="Segoe UI"/>
          <w:color w:val="000000"/>
          <w:bdr w:val="none" w:sz="0" w:space="0" w:color="auto" w:frame="1"/>
        </w:rPr>
        <w: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height: auto;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&lt;p&gt;&lt;b&gt;To understand </w:t>
      </w:r>
      <w:r w:rsidRPr="008F51A0">
        <w:rPr>
          <w:rStyle w:val="keyword"/>
          <w:rFonts w:ascii="Bookman Old Style" w:eastAsia="Times New Roman" w:hAnsi="Bookman Old Style" w:cs="Segoe UI"/>
          <w:b/>
          <w:bCs/>
          <w:color w:val="006699"/>
          <w:bdr w:val="none" w:sz="0" w:space="0" w:color="auto" w:frame="1"/>
        </w:rPr>
        <w:t>this</w:t>
      </w:r>
      <w:r w:rsidRPr="008F51A0">
        <w:rPr>
          <w:rFonts w:ascii="Bookman Old Style" w:eastAsia="Times New Roman" w:hAnsi="Bookman Old Style" w:cs="Segoe UI"/>
          <w:color w:val="000000"/>
          <w:bdr w:val="none" w:sz="0" w:space="0" w:color="auto" w:frame="1"/>
        </w:rPr>
        <w:t> example, you should open </w:t>
      </w:r>
      <w:r w:rsidRPr="008F51A0">
        <w:rPr>
          <w:rStyle w:val="keyword"/>
          <w:rFonts w:ascii="Bookman Old Style" w:eastAsia="Times New Roman" w:hAnsi="Bookman Old Style" w:cs="Segoe UI"/>
          <w:b/>
          <w:bCs/>
          <w:color w:val="006699"/>
          <w:bdr w:val="none" w:sz="0" w:space="0" w:color="auto" w:frame="1"/>
        </w:rPr>
        <w:t>this</w:t>
      </w:r>
      <w:r w:rsidRPr="008F51A0">
        <w:rPr>
          <w:rFonts w:ascii="Bookman Old Style" w:eastAsia="Times New Roman" w:hAnsi="Bookman Old Style" w:cs="Segoe UI"/>
          <w:color w:val="000000"/>
          <w:bdr w:val="none" w:sz="0" w:space="0" w:color="auto" w:frame="1"/>
        </w:rPr>
        <w:t> page on a phone or a tablet.&lt;/b&gt;&lt;/p&gt;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"image.jpg"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"image"</w:t>
      </w:r>
      <w:r w:rsidRPr="008F51A0">
        <w:rPr>
          <w:rFonts w:ascii="Bookman Old Style" w:eastAsia="Times New Roman" w:hAnsi="Bookman Old Style" w:cs="Segoe UI"/>
          <w:color w:val="000000"/>
          <w:bdr w:val="none" w:sz="0" w:space="0" w:color="auto" w:frame="1"/>
        </w:rPr>
        <w:t> width=</w:t>
      </w:r>
      <w:r w:rsidRPr="008F51A0">
        <w:rPr>
          <w:rStyle w:val="string"/>
          <w:rFonts w:ascii="Bookman Old Style" w:eastAsia="Times New Roman" w:hAnsi="Bookman Old Style" w:cs="Segoe UI"/>
          <w:color w:val="0000FF"/>
          <w:bdr w:val="none" w:sz="0" w:space="0" w:color="auto" w:frame="1"/>
        </w:rPr>
        <w:t>"460"</w:t>
      </w:r>
      <w:r w:rsidRPr="008F51A0">
        <w:rPr>
          <w:rFonts w:ascii="Bookman Old Style" w:eastAsia="Times New Roman" w:hAnsi="Bookman Old Style" w:cs="Segoe UI"/>
          <w:color w:val="000000"/>
          <w:bdr w:val="none" w:sz="0" w:space="0" w:color="auto" w:frame="1"/>
        </w:rPr>
        <w:t> height=</w:t>
      </w:r>
      <w:r w:rsidRPr="008F51A0">
        <w:rPr>
          <w:rStyle w:val="string"/>
          <w:rFonts w:ascii="Bookman Old Style" w:eastAsia="Times New Roman" w:hAnsi="Bookman Old Style" w:cs="Segoe UI"/>
          <w:color w:val="0000FF"/>
          <w:bdr w:val="none" w:sz="0" w:space="0" w:color="auto" w:frame="1"/>
        </w:rPr>
        <w:t>"345"</w:t>
      </w:r>
      <w:r w:rsidRPr="008F51A0">
        <w:rPr>
          <w:rFonts w:ascii="Bookman Old Style" w:eastAsia="Times New Roman" w:hAnsi="Bookman Old Style" w:cs="Segoe UI"/>
          <w:color w:val="000000"/>
          <w:bdr w:val="none" w:sz="0" w:space="0" w:color="auto" w:frame="1"/>
        </w:rPr>
        <w:t>&gt;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Lorem ipsum dolor sit amet, consectetuer adipiscing elit, sed diam nonummy nibh euismod tincidunt ut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laoreet</w:t>
      </w:r>
      <w:proofErr w:type="gramEnd"/>
      <w:r w:rsidRPr="008F51A0">
        <w:rPr>
          <w:rFonts w:ascii="Bookman Old Style" w:eastAsia="Times New Roman" w:hAnsi="Bookman Old Style" w:cs="Segoe UI"/>
          <w:color w:val="000000"/>
          <w:bdr w:val="none" w:sz="0" w:space="0" w:color="auto" w:frame="1"/>
        </w:rPr>
        <w:t> dolore magna aliquam erat volutpat. Ut wisi enim ad minim veniam, quis nostrud exerci tation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ullamcorper</w:t>
      </w:r>
      <w:proofErr w:type="gramEnd"/>
      <w:r w:rsidRPr="008F51A0">
        <w:rPr>
          <w:rFonts w:ascii="Bookman Old Style" w:eastAsia="Times New Roman" w:hAnsi="Bookman Old Style" w:cs="Segoe UI"/>
          <w:color w:val="000000"/>
          <w:bdr w:val="none" w:sz="0" w:space="0" w:color="auto" w:frame="1"/>
        </w:rPr>
        <w:t> suscipit lobortis nisl ut aliquip ex ea commodo consequat. Duis autem vel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eum iriure dolor in hendrerit in vulputate velit esse molestie consequat, vel illum dolore eu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feugiat nulla facilisis at vero eros et accumsan et iusto odio dignissim qui blandit praesent luptatum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zzril</w:t>
      </w:r>
      <w:proofErr w:type="gramEnd"/>
      <w:r w:rsidRPr="008F51A0">
        <w:rPr>
          <w:rFonts w:ascii="Bookman Old Style" w:eastAsia="Times New Roman" w:hAnsi="Bookman Old Style" w:cs="Segoe UI"/>
          <w:color w:val="000000"/>
          <w:bdr w:val="none" w:sz="0" w:space="0" w:color="auto" w:frame="1"/>
        </w:rPr>
        <w:t> delenit augue duis dolore te feugait nulla facilisi. Nam liber tempor cum soluta nobis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eleifend</w:t>
      </w:r>
      <w:proofErr w:type="gramEnd"/>
      <w:r w:rsidRPr="008F51A0">
        <w:rPr>
          <w:rFonts w:ascii="Bookman Old Style" w:eastAsia="Times New Roman" w:hAnsi="Bookman Old Style" w:cs="Segoe UI"/>
          <w:color w:val="000000"/>
          <w:bdr w:val="none" w:sz="0" w:space="0" w:color="auto" w:frame="1"/>
        </w:rPr>
        <w:t> option congue nihil imperdiet doming id quod mazim placerat facer possim assum.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Nam liber tempor cum soluta nobis eleifend option congue nihil imperdiet doming id quod mazim placerat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bdr w:val="none" w:sz="0" w:space="0" w:color="auto" w:frame="1"/>
        </w:rPr>
        <w:t>facer</w:t>
      </w:r>
      <w:proofErr w:type="gramEnd"/>
      <w:r w:rsidRPr="008F51A0">
        <w:rPr>
          <w:rFonts w:ascii="Bookman Old Style" w:eastAsia="Times New Roman" w:hAnsi="Bookman Old Style" w:cs="Segoe UI"/>
          <w:color w:val="000000"/>
          <w:bdr w:val="none" w:sz="0" w:space="0" w:color="auto" w:frame="1"/>
        </w:rPr>
        <w:t> possim assum.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D23628" w:rsidRPr="008F51A0" w:rsidRDefault="00D23628" w:rsidP="006216D3">
      <w:pPr>
        <w:pStyle w:val="alt"/>
        <w:numPr>
          <w:ilvl w:val="0"/>
          <w:numId w:val="237"/>
        </w:numPr>
        <w:spacing w:before="0" w:beforeAutospacing="0" w:after="160" w:afterAutospacing="0"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D23628" w:rsidRPr="008F51A0" w:rsidRDefault="00D23628" w:rsidP="006216D3">
      <w:pPr>
        <w:numPr>
          <w:ilvl w:val="0"/>
          <w:numId w:val="237"/>
        </w:numPr>
        <w:spacing w:line="360" w:lineRule="auto"/>
        <w:jc w:val="both"/>
        <w:divId w:val="17194278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676A8" w:rsidRPr="008F51A0" w:rsidRDefault="007676A8" w:rsidP="008F51A0">
      <w:pPr>
        <w:pStyle w:val="Heading4"/>
        <w:pBdr>
          <w:left w:val="single" w:sz="18" w:space="30" w:color="FFA500"/>
        </w:pBdr>
        <w:shd w:val="clear" w:color="auto" w:fill="FAEBD7"/>
        <w:spacing w:before="0" w:after="160" w:line="360" w:lineRule="auto"/>
        <w:jc w:val="both"/>
        <w:divId w:val="1313757961"/>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To see the difference clearly, open this page on smartphone or tablet.</w:t>
      </w:r>
    </w:p>
    <w:p w:rsidR="007676A8" w:rsidRPr="008F51A0" w:rsidRDefault="007676A8" w:rsidP="008F51A0">
      <w:pPr>
        <w:pStyle w:val="Heading2"/>
        <w:shd w:val="clear" w:color="auto" w:fill="FFFFFF"/>
        <w:spacing w:before="0" w:after="160" w:line="360" w:lineRule="auto"/>
        <w:jc w:val="both"/>
        <w:divId w:val="1313757961"/>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HTML &lt;base&gt; Element</w:t>
      </w:r>
    </w:p>
    <w:p w:rsidR="007676A8" w:rsidRPr="008F51A0" w:rsidRDefault="007676A8" w:rsidP="008F51A0">
      <w:pPr>
        <w:pStyle w:val="NormalWeb"/>
        <w:shd w:val="clear" w:color="auto" w:fill="FFFFFF"/>
        <w:spacing w:before="0" w:beforeAutospacing="0" w:after="160" w:afterAutospacing="0" w:line="360" w:lineRule="auto"/>
        <w:jc w:val="both"/>
        <w:divId w:val="1313757961"/>
        <w:rPr>
          <w:rFonts w:ascii="Bookman Old Style" w:eastAsiaTheme="minorEastAsia" w:hAnsi="Bookman Old Style" w:cs="Segoe UI"/>
          <w:color w:val="333333"/>
        </w:rPr>
      </w:pPr>
      <w:r w:rsidRPr="008F51A0">
        <w:rPr>
          <w:rFonts w:ascii="Bookman Old Style" w:hAnsi="Bookman Old Style" w:cs="Segoe UI"/>
          <w:color w:val="333333"/>
        </w:rPr>
        <w:t>The HTML &lt;base&gt; element is used to specify the base URL and base target for all relative URLs in a page.</w:t>
      </w:r>
    </w:p>
    <w:p w:rsidR="007676A8" w:rsidRPr="008F51A0" w:rsidRDefault="007676A8" w:rsidP="008F51A0">
      <w:pPr>
        <w:pStyle w:val="NormalWeb"/>
        <w:shd w:val="clear" w:color="auto" w:fill="FFFFFF"/>
        <w:spacing w:before="0" w:beforeAutospacing="0" w:after="160" w:afterAutospacing="0" w:line="360" w:lineRule="auto"/>
        <w:jc w:val="both"/>
        <w:divId w:val="1313757961"/>
        <w:rPr>
          <w:rFonts w:ascii="Bookman Old Style" w:hAnsi="Bookman Old Style" w:cs="Segoe UI"/>
          <w:color w:val="333333"/>
        </w:rPr>
      </w:pPr>
      <w:r w:rsidRPr="008F51A0">
        <w:rPr>
          <w:rStyle w:val="Strong"/>
          <w:rFonts w:ascii="Bookman Old Style" w:hAnsi="Bookman Old Style" w:cs="Segoe UI"/>
          <w:color w:val="333333"/>
        </w:rPr>
        <w:t>Example:</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&lt;title&gt;Page Title&lt;/title&gt;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&lt;base href=</w:t>
      </w:r>
      <w:r w:rsidRPr="008F51A0">
        <w:rPr>
          <w:rStyle w:val="string"/>
          <w:rFonts w:ascii="Bookman Old Style" w:eastAsia="Times New Roman" w:hAnsi="Bookman Old Style" w:cs="Segoe UI"/>
          <w:color w:val="0000FF"/>
          <w:bdr w:val="none" w:sz="0" w:space="0" w:color="auto" w:frame="1"/>
        </w:rPr>
        <w:t>"https://static.javatpoint.com/htmlpages/images/"</w:t>
      </w:r>
      <w:r w:rsidRPr="008F51A0">
        <w:rPr>
          <w:rFonts w:ascii="Bookman Old Style" w:eastAsia="Times New Roman" w:hAnsi="Bookman Old Style" w:cs="Segoe UI"/>
          <w:color w:val="000000"/>
          <w:bdr w:val="none" w:sz="0" w:space="0" w:color="auto" w:frame="1"/>
        </w:rPr>
        <w:t> target=</w:t>
      </w:r>
      <w:r w:rsidRPr="008F51A0">
        <w:rPr>
          <w:rStyle w:val="string"/>
          <w:rFonts w:ascii="Bookman Old Style" w:eastAsia="Times New Roman" w:hAnsi="Bookman Old Style" w:cs="Segoe UI"/>
          <w:color w:val="0000FF"/>
          <w:bdr w:val="none" w:sz="0" w:space="0" w:color="auto" w:frame="1"/>
        </w:rPr>
        <w:t>"_blank"</w:t>
      </w:r>
      <w:r w:rsidRPr="008F51A0">
        <w:rPr>
          <w:rFonts w:ascii="Bookman Old Style" w:eastAsia="Times New Roman" w:hAnsi="Bookman Old Style" w:cs="Segoe UI"/>
          <w:color w:val="000000"/>
          <w:bdr w:val="none" w:sz="0" w:space="0" w:color="auto" w:frame="1"/>
        </w:rPr>
        <w:t>&gt;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"html5.png"</w:t>
      </w:r>
      <w:r w:rsidRPr="008F51A0">
        <w:rPr>
          <w:rFonts w:ascii="Bookman Old Style" w:eastAsia="Times New Roman" w:hAnsi="Bookman Old Style" w:cs="Segoe UI"/>
          <w:color w:val="000000"/>
          <w:bdr w:val="none" w:sz="0" w:space="0" w:color="auto" w:frame="1"/>
        </w:rPr>
        <w:t>&gt;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&lt;p&gt;We have specified a base URL, the browser will look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the image </w:t>
      </w:r>
      <w:r w:rsidRPr="008F51A0">
        <w:rPr>
          <w:rStyle w:val="string"/>
          <w:rFonts w:ascii="Bookman Old Style" w:eastAsia="Times New Roman" w:hAnsi="Bookman Old Style" w:cs="Segoe UI"/>
          <w:color w:val="0000FF"/>
          <w:bdr w:val="none" w:sz="0" w:space="0" w:color="auto" w:frame="1"/>
        </w:rPr>
        <w:t>"html5.png"</w:t>
      </w:r>
      <w:r w:rsidRPr="008F51A0">
        <w:rPr>
          <w:rFonts w:ascii="Bookman Old Style" w:eastAsia="Times New Roman" w:hAnsi="Bookman Old Style" w:cs="Segoe UI"/>
          <w:color w:val="000000"/>
          <w:bdr w:val="none" w:sz="0" w:space="0" w:color="auto" w:frame="1"/>
        </w:rPr>
        <w: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at </w:t>
      </w:r>
      <w:r w:rsidRPr="008F51A0">
        <w:rPr>
          <w:rStyle w:val="string"/>
          <w:rFonts w:ascii="Bookman Old Style" w:eastAsia="Times New Roman" w:hAnsi="Bookman Old Style" w:cs="Segoe UI"/>
          <w:color w:val="0000FF"/>
          <w:bdr w:val="none" w:sz="0" w:space="0" w:color="auto" w:frame="1"/>
        </w:rPr>
        <w:t>"https://static.javatpoint.com/htmlpages/images/html5.png"</w:t>
      </w:r>
      <w:r w:rsidRPr="008F51A0">
        <w:rPr>
          <w:rFonts w:ascii="Bookman Old Style" w:eastAsia="Times New Roman" w:hAnsi="Bookman Old Style" w:cs="Segoe UI"/>
          <w:color w:val="000000"/>
          <w:bdr w:val="none" w:sz="0" w:space="0" w:color="auto" w:frame="1"/>
        </w:rPr>
        <w:t>&lt;/p&gt;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&lt;p&gt;&lt;a href=</w:t>
      </w:r>
      <w:r w:rsidRPr="008F51A0">
        <w:rPr>
          <w:rStyle w:val="string"/>
          <w:rFonts w:ascii="Bookman Old Style" w:eastAsia="Times New Roman" w:hAnsi="Bookman Old Style" w:cs="Segoe UI"/>
          <w:color w:val="0000FF"/>
          <w:bdr w:val="none" w:sz="0" w:space="0" w:color="auto" w:frame="1"/>
        </w:rPr>
        <w:t>" https://www.javatpoint.com"</w:t>
      </w:r>
      <w:r w:rsidRPr="008F51A0">
        <w:rPr>
          <w:rFonts w:ascii="Bookman Old Style" w:eastAsia="Times New Roman" w:hAnsi="Bookman Old Style" w:cs="Segoe UI"/>
          <w:color w:val="000000"/>
          <w:bdr w:val="none" w:sz="0" w:space="0" w:color="auto" w:frame="1"/>
        </w:rPr>
        <w:t>&gt;JavatPoint&lt;/a&gt;&lt;/p&gt;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&lt;p&gt;The link above will open in a </w:t>
      </w:r>
      <w:r w:rsidRPr="008F51A0">
        <w:rPr>
          <w:rStyle w:val="keyword"/>
          <w:rFonts w:ascii="Bookman Old Style" w:eastAsia="Times New Roman" w:hAnsi="Bookman Old Style" w:cs="Segoe UI"/>
          <w:b/>
          <w:bCs/>
          <w:color w:val="006699"/>
          <w:bdr w:val="none" w:sz="0" w:space="0" w:color="auto" w:frame="1"/>
        </w:rPr>
        <w:t>new</w:t>
      </w:r>
      <w:r w:rsidRPr="008F51A0">
        <w:rPr>
          <w:rFonts w:ascii="Bookman Old Style" w:eastAsia="Times New Roman" w:hAnsi="Bookman Old Style" w:cs="Segoe UI"/>
          <w:color w:val="000000"/>
          <w:bdr w:val="none" w:sz="0" w:space="0" w:color="auto" w:frame="1"/>
        </w:rPr>
        <w:t> window because base target is set to </w:t>
      </w:r>
      <w:r w:rsidRPr="008F51A0">
        <w:rPr>
          <w:rStyle w:val="string"/>
          <w:rFonts w:ascii="Bookman Old Style" w:eastAsia="Times New Roman" w:hAnsi="Bookman Old Style" w:cs="Segoe UI"/>
          <w:color w:val="0000FF"/>
          <w:bdr w:val="none" w:sz="0" w:space="0" w:color="auto" w:frame="1"/>
        </w:rPr>
        <w:t>"_blank"</w:t>
      </w:r>
      <w:r w:rsidRPr="008F51A0">
        <w:rPr>
          <w:rFonts w:ascii="Bookman Old Style" w:eastAsia="Times New Roman" w:hAnsi="Bookman Old Style" w:cs="Segoe UI"/>
          <w:color w:val="000000"/>
          <w:bdr w:val="none" w:sz="0" w:space="0" w:color="auto" w:frame="1"/>
        </w:rPr>
        <w:t>.&lt;/p&gt;  </w:t>
      </w:r>
    </w:p>
    <w:p w:rsidR="005300E8" w:rsidRPr="008F51A0" w:rsidRDefault="005300E8" w:rsidP="006216D3">
      <w:pPr>
        <w:pStyle w:val="alt"/>
        <w:numPr>
          <w:ilvl w:val="0"/>
          <w:numId w:val="238"/>
        </w:numPr>
        <w:spacing w:before="0" w:beforeAutospacing="0" w:after="160" w:afterAutospacing="0"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5300E8" w:rsidRPr="008F51A0" w:rsidRDefault="005300E8" w:rsidP="006216D3">
      <w:pPr>
        <w:numPr>
          <w:ilvl w:val="0"/>
          <w:numId w:val="238"/>
        </w:numPr>
        <w:spacing w:line="360" w:lineRule="auto"/>
        <w:jc w:val="both"/>
        <w:divId w:val="19972963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20542A" w:rsidRPr="008F51A0" w:rsidRDefault="0020542A" w:rsidP="008F51A0">
      <w:pPr>
        <w:pStyle w:val="Heading2"/>
        <w:shd w:val="clear" w:color="auto" w:fill="FFFFFF"/>
        <w:spacing w:before="0" w:after="160" w:line="360" w:lineRule="auto"/>
        <w:jc w:val="both"/>
        <w:divId w:val="14296162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&lt;script&gt; element</w:t>
      </w:r>
    </w:p>
    <w:p w:rsidR="0020542A" w:rsidRPr="008F51A0" w:rsidRDefault="0020542A" w:rsidP="008F51A0">
      <w:pPr>
        <w:pStyle w:val="NormalWeb"/>
        <w:shd w:val="clear" w:color="auto" w:fill="FFFFFF"/>
        <w:spacing w:before="0" w:beforeAutospacing="0" w:after="160" w:afterAutospacing="0" w:line="360" w:lineRule="auto"/>
        <w:jc w:val="both"/>
        <w:divId w:val="1429616234"/>
        <w:rPr>
          <w:rFonts w:ascii="Bookman Old Style" w:eastAsiaTheme="minorEastAsia" w:hAnsi="Bookman Old Style" w:cs="Segoe UI"/>
          <w:color w:val="333333"/>
        </w:rPr>
      </w:pPr>
      <w:r w:rsidRPr="008F51A0">
        <w:rPr>
          <w:rFonts w:ascii="Bookman Old Style" w:hAnsi="Bookman Old Style" w:cs="Segoe UI"/>
          <w:color w:val="333333"/>
        </w:rPr>
        <w:t>HTML &lt;script&gt; element is used to apply client side JavaScript for the same page or to add an external JavaScript file to current page.</w:t>
      </w:r>
    </w:p>
    <w:p w:rsidR="0020542A" w:rsidRPr="008F51A0" w:rsidRDefault="0020542A" w:rsidP="008F51A0">
      <w:pPr>
        <w:pStyle w:val="NormalWeb"/>
        <w:shd w:val="clear" w:color="auto" w:fill="FFFFFF"/>
        <w:spacing w:before="0" w:beforeAutospacing="0" w:after="160" w:afterAutospacing="0" w:line="360" w:lineRule="auto"/>
        <w:jc w:val="both"/>
        <w:divId w:val="1429616234"/>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&lt;!DOCTYPE html&gt;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&lt;script&gt;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function fun() {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document.getElementById(</w:t>
      </w:r>
      <w:r w:rsidRPr="008F51A0">
        <w:rPr>
          <w:rStyle w:val="string"/>
          <w:rFonts w:ascii="Bookman Old Style" w:eastAsia="Times New Roman" w:hAnsi="Bookman Old Style" w:cs="Segoe UI"/>
          <w:color w:val="0000FF"/>
          <w:bdr w:val="none" w:sz="0" w:space="0" w:color="auto" w:frame="1"/>
        </w:rPr>
        <w:t>"p"</w:t>
      </w:r>
      <w:r w:rsidRPr="008F51A0">
        <w:rPr>
          <w:rFonts w:ascii="Bookman Old Style" w:eastAsia="Times New Roman" w:hAnsi="Bookman Old Style" w:cs="Segoe UI"/>
          <w:color w:val="000000"/>
          <w:bdr w:val="none" w:sz="0" w:space="0" w:color="auto" w:frame="1"/>
        </w:rPr>
        <w:t>).style.color=</w:t>
      </w:r>
      <w:r w:rsidRPr="008F51A0">
        <w:rPr>
          <w:rStyle w:val="string"/>
          <w:rFonts w:ascii="Bookman Old Style" w:eastAsia="Times New Roman" w:hAnsi="Bookman Old Style" w:cs="Segoe UI"/>
          <w:color w:val="0000FF"/>
          <w:bdr w:val="none" w:sz="0" w:space="0" w:color="auto" w:frame="1"/>
        </w:rPr>
        <w:t>"green"</w:t>
      </w:r>
      <w:r w:rsidRPr="008F51A0">
        <w:rPr>
          <w:rFonts w:ascii="Bookman Old Style" w:eastAsia="Times New Roman" w:hAnsi="Bookman Old Style" w:cs="Segoe UI"/>
          <w:color w:val="000000"/>
          <w:bdr w:val="none" w:sz="0" w:space="0" w:color="auto" w:frame="1"/>
        </w:rPr>
        <w: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&lt;/script&gt;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&lt;h2&gt;Script within Head element&lt;/h2&gt;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id=</w:t>
      </w:r>
      <w:r w:rsidRPr="008F51A0">
        <w:rPr>
          <w:rStyle w:val="string"/>
          <w:rFonts w:ascii="Bookman Old Style" w:eastAsia="Times New Roman" w:hAnsi="Bookman Old Style" w:cs="Segoe UI"/>
          <w:color w:val="0000FF"/>
          <w:bdr w:val="none" w:sz="0" w:space="0" w:color="auto" w:frame="1"/>
        </w:rPr>
        <w:t>"p"</w:t>
      </w:r>
      <w:r w:rsidRPr="008F51A0">
        <w:rPr>
          <w:rFonts w:ascii="Bookman Old Style" w:eastAsia="Times New Roman" w:hAnsi="Bookman Old Style" w:cs="Segoe UI"/>
          <w:color w:val="000000"/>
          <w:bdr w:val="none" w:sz="0" w:space="0" w:color="auto" w:frame="1"/>
        </w:rPr>
        <w:t>&gt;This will change the color&lt;/p&gt;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&lt;button type=</w:t>
      </w:r>
      <w:r w:rsidRPr="008F51A0">
        <w:rPr>
          <w:rStyle w:val="string"/>
          <w:rFonts w:ascii="Bookman Old Style" w:eastAsia="Times New Roman" w:hAnsi="Bookman Old Style" w:cs="Segoe UI"/>
          <w:color w:val="0000FF"/>
          <w:bdr w:val="none" w:sz="0" w:space="0" w:color="auto" w:frame="1"/>
        </w:rPr>
        <w:t>"button"</w:t>
      </w:r>
      <w:r w:rsidRPr="008F51A0">
        <w:rPr>
          <w:rFonts w:ascii="Bookman Old Style" w:eastAsia="Times New Roman" w:hAnsi="Bookman Old Style" w:cs="Segoe UI"/>
          <w:color w:val="000000"/>
          <w:bdr w:val="none" w:sz="0" w:space="0" w:color="auto" w:frame="1"/>
        </w:rPr>
        <w:t> onclick=</w:t>
      </w:r>
      <w:r w:rsidRPr="008F51A0">
        <w:rPr>
          <w:rStyle w:val="string"/>
          <w:rFonts w:ascii="Bookman Old Style" w:eastAsia="Times New Roman" w:hAnsi="Bookman Old Style" w:cs="Segoe UI"/>
          <w:color w:val="0000FF"/>
          <w:bdr w:val="none" w:sz="0" w:space="0" w:color="auto" w:frame="1"/>
        </w:rPr>
        <w:t>"fun()"</w:t>
      </w:r>
      <w:r w:rsidRPr="008F51A0">
        <w:rPr>
          <w:rFonts w:ascii="Bookman Old Style" w:eastAsia="Times New Roman" w:hAnsi="Bookman Old Style" w:cs="Segoe UI"/>
          <w:color w:val="000000"/>
          <w:bdr w:val="none" w:sz="0" w:space="0" w:color="auto" w:frame="1"/>
        </w:rPr>
        <w:t>&gt;Click me&lt;/button&gt;  </w:t>
      </w:r>
    </w:p>
    <w:p w:rsidR="00092D2B" w:rsidRPr="008F51A0" w:rsidRDefault="00092D2B" w:rsidP="006216D3">
      <w:pPr>
        <w:numPr>
          <w:ilvl w:val="0"/>
          <w:numId w:val="239"/>
        </w:numPr>
        <w:spacing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092D2B" w:rsidRPr="008F51A0" w:rsidRDefault="00092D2B" w:rsidP="006216D3">
      <w:pPr>
        <w:pStyle w:val="alt"/>
        <w:numPr>
          <w:ilvl w:val="0"/>
          <w:numId w:val="239"/>
        </w:numPr>
        <w:spacing w:before="0" w:beforeAutospacing="0" w:after="160" w:afterAutospacing="0" w:line="360" w:lineRule="auto"/>
        <w:jc w:val="both"/>
        <w:divId w:val="44862282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8E58A4" w:rsidRPr="008F51A0" w:rsidRDefault="00BB2A9A"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If we want to use some external JavaScript file then it can be applied by:</w:t>
      </w:r>
    </w:p>
    <w:p w:rsidR="00E23FE4" w:rsidRPr="008F51A0" w:rsidRDefault="00E23FE4" w:rsidP="006216D3">
      <w:pPr>
        <w:pStyle w:val="alt"/>
        <w:numPr>
          <w:ilvl w:val="0"/>
          <w:numId w:val="240"/>
        </w:numPr>
        <w:spacing w:before="0" w:beforeAutospacing="0" w:after="160" w:afterAutospacing="0" w:line="360" w:lineRule="auto"/>
        <w:jc w:val="both"/>
        <w:divId w:val="1371756926"/>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&lt;script src=</w:t>
      </w:r>
      <w:r w:rsidRPr="008F51A0">
        <w:rPr>
          <w:rStyle w:val="string"/>
          <w:rFonts w:ascii="Bookman Old Style" w:eastAsia="Times New Roman" w:hAnsi="Bookman Old Style" w:cs="Segoe UI"/>
          <w:color w:val="0000FF"/>
          <w:bdr w:val="none" w:sz="0" w:space="0" w:color="auto" w:frame="1"/>
        </w:rPr>
        <w:t>".js file_path"</w:t>
      </w:r>
      <w:r w:rsidRPr="008F51A0">
        <w:rPr>
          <w:rFonts w:ascii="Bookman Old Style" w:eastAsia="Times New Roman" w:hAnsi="Bookman Old Style" w:cs="Segoe UI"/>
          <w:color w:val="000000"/>
          <w:bdr w:val="none" w:sz="0" w:space="0" w:color="auto" w:frame="1"/>
        </w:rPr>
        <w:t>&gt;  </w:t>
      </w:r>
    </w:p>
    <w:p w:rsidR="00F03DEC" w:rsidRPr="008F51A0" w:rsidRDefault="00F03DEC" w:rsidP="008F51A0">
      <w:pPr>
        <w:pStyle w:val="Heading2"/>
        <w:shd w:val="clear" w:color="auto" w:fill="FFFFFF"/>
        <w:spacing w:before="0" w:after="160" w:line="360" w:lineRule="auto"/>
        <w:jc w:val="both"/>
        <w:divId w:val="89497273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Excluding &lt;html&gt;, &lt;head&gt; and &lt;body&gt; elements</w:t>
      </w:r>
    </w:p>
    <w:p w:rsidR="00F03DEC" w:rsidRPr="008F51A0" w:rsidRDefault="00F03DEC" w:rsidP="008F51A0">
      <w:pPr>
        <w:pStyle w:val="NormalWeb"/>
        <w:shd w:val="clear" w:color="auto" w:fill="FFFFFF"/>
        <w:spacing w:before="0" w:beforeAutospacing="0" w:after="160" w:afterAutospacing="0" w:line="360" w:lineRule="auto"/>
        <w:jc w:val="both"/>
        <w:divId w:val="894972735"/>
        <w:rPr>
          <w:rFonts w:ascii="Bookman Old Style" w:eastAsiaTheme="minorEastAsia" w:hAnsi="Bookman Old Style" w:cs="Segoe UI"/>
          <w:color w:val="333333"/>
        </w:rPr>
      </w:pPr>
      <w:r w:rsidRPr="008F51A0">
        <w:rPr>
          <w:rFonts w:ascii="Bookman Old Style" w:hAnsi="Bookman Old Style" w:cs="Segoe UI"/>
          <w:color w:val="333333"/>
        </w:rPr>
        <w:t>HTML 5 facilitates us to omit the &lt;html&gt;, the &lt;body&gt;, and the &lt;head&gt; tag.</w:t>
      </w:r>
    </w:p>
    <w:p w:rsidR="00F03DEC" w:rsidRPr="008F51A0" w:rsidRDefault="00F03DEC" w:rsidP="008F51A0">
      <w:pPr>
        <w:pStyle w:val="NormalWeb"/>
        <w:shd w:val="clear" w:color="auto" w:fill="FFFFFF"/>
        <w:spacing w:before="0" w:beforeAutospacing="0" w:after="160" w:afterAutospacing="0" w:line="360" w:lineRule="auto"/>
        <w:jc w:val="both"/>
        <w:divId w:val="894972735"/>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D61795" w:rsidRPr="008F51A0" w:rsidRDefault="00D61795" w:rsidP="006216D3">
      <w:pPr>
        <w:pStyle w:val="alt"/>
        <w:numPr>
          <w:ilvl w:val="0"/>
          <w:numId w:val="241"/>
        </w:numPr>
        <w:spacing w:before="0" w:beforeAutospacing="0" w:after="160" w:afterAutospacing="0" w:line="360" w:lineRule="auto"/>
        <w:jc w:val="both"/>
        <w:divId w:val="8458295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D61795" w:rsidRPr="008F51A0" w:rsidRDefault="00D61795" w:rsidP="006216D3">
      <w:pPr>
        <w:numPr>
          <w:ilvl w:val="0"/>
          <w:numId w:val="241"/>
        </w:numPr>
        <w:spacing w:line="360" w:lineRule="auto"/>
        <w:jc w:val="both"/>
        <w:divId w:val="8458295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&lt;title&gt;Page Title&lt;/title&gt;  </w:t>
      </w:r>
    </w:p>
    <w:p w:rsidR="00D61795" w:rsidRPr="008F51A0" w:rsidRDefault="00D61795" w:rsidP="006216D3">
      <w:pPr>
        <w:pStyle w:val="alt"/>
        <w:numPr>
          <w:ilvl w:val="0"/>
          <w:numId w:val="241"/>
        </w:numPr>
        <w:spacing w:before="0" w:beforeAutospacing="0" w:after="160" w:afterAutospacing="0" w:line="360" w:lineRule="auto"/>
        <w:jc w:val="both"/>
        <w:divId w:val="8458295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&lt;h1&gt;This is a heading&lt;/h1&gt;  </w:t>
      </w:r>
    </w:p>
    <w:p w:rsidR="00D61795" w:rsidRPr="008F51A0" w:rsidRDefault="00D61795" w:rsidP="006216D3">
      <w:pPr>
        <w:numPr>
          <w:ilvl w:val="0"/>
          <w:numId w:val="241"/>
        </w:numPr>
        <w:spacing w:line="360" w:lineRule="auto"/>
        <w:jc w:val="both"/>
        <w:divId w:val="8458295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&lt;p&gt;This is a paragraph.&lt;/p&gt;  </w:t>
      </w:r>
    </w:p>
    <w:p w:rsidR="003E29F8" w:rsidRPr="008F51A0" w:rsidRDefault="003E29F8" w:rsidP="008F51A0">
      <w:pPr>
        <w:pStyle w:val="Heading4"/>
        <w:pBdr>
          <w:left w:val="single" w:sz="18" w:space="30" w:color="FFA500"/>
        </w:pBdr>
        <w:shd w:val="clear" w:color="auto" w:fill="FAEBD7"/>
        <w:spacing w:before="0" w:after="160" w:line="360" w:lineRule="auto"/>
        <w:jc w:val="both"/>
        <w:divId w:val="827137351"/>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It is not recommended to omit the &lt;html&gt; and &lt;body&gt; tags. Omitting these tags can crash DOM or XML software and produce errors in older browsers (IE9).</w:t>
      </w:r>
    </w:p>
    <w:p w:rsidR="003E29F8" w:rsidRPr="008F51A0" w:rsidRDefault="003E29F8" w:rsidP="008F51A0">
      <w:pPr>
        <w:pStyle w:val="NormalWeb"/>
        <w:shd w:val="clear" w:color="auto" w:fill="FFFFFF"/>
        <w:spacing w:before="0" w:beforeAutospacing="0" w:after="160" w:afterAutospacing="0" w:line="360" w:lineRule="auto"/>
        <w:jc w:val="both"/>
        <w:divId w:val="827137351"/>
        <w:rPr>
          <w:rFonts w:ascii="Bookman Old Style" w:eastAsiaTheme="minorEastAsia" w:hAnsi="Bookman Old Style" w:cs="Segoe UI"/>
          <w:color w:val="333333"/>
        </w:rPr>
      </w:pPr>
      <w:r w:rsidRPr="008F51A0">
        <w:rPr>
          <w:rFonts w:ascii="Bookman Old Style" w:hAnsi="Bookman Old Style" w:cs="Segoe UI"/>
          <w:color w:val="333333"/>
        </w:rPr>
        <w:t>However, you can omit the &lt;head&gt; tag.</w:t>
      </w:r>
    </w:p>
    <w:p w:rsidR="00E23FE4" w:rsidRPr="008F51A0" w:rsidRDefault="00E23FE4"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222588" w:rsidRPr="008F51A0" w:rsidRDefault="00222588" w:rsidP="008F51A0">
      <w:pPr>
        <w:pStyle w:val="Heading1"/>
        <w:shd w:val="clear" w:color="auto" w:fill="FFFFFF"/>
        <w:spacing w:before="0" w:beforeAutospacing="0" w:after="160" w:afterAutospacing="0" w:line="360" w:lineRule="auto"/>
        <w:jc w:val="both"/>
        <w:divId w:val="917667326"/>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Layouts</w:t>
      </w:r>
    </w:p>
    <w:p w:rsidR="00222588" w:rsidRPr="008F51A0" w:rsidRDefault="00222588" w:rsidP="008F51A0">
      <w:pPr>
        <w:pStyle w:val="NormalWeb"/>
        <w:shd w:val="clear" w:color="auto" w:fill="FFFFFF"/>
        <w:spacing w:before="0" w:beforeAutospacing="0" w:after="160" w:afterAutospacing="0" w:line="360" w:lineRule="auto"/>
        <w:jc w:val="both"/>
        <w:divId w:val="917667326"/>
        <w:rPr>
          <w:rFonts w:ascii="Bookman Old Style" w:eastAsiaTheme="minorEastAsia" w:hAnsi="Bookman Old Style" w:cs="Segoe UI"/>
          <w:color w:val="333333"/>
        </w:rPr>
      </w:pPr>
      <w:r w:rsidRPr="008F51A0">
        <w:rPr>
          <w:rFonts w:ascii="Bookman Old Style" w:hAnsi="Bookman Old Style" w:cs="Segoe UI"/>
          <w:color w:val="333333"/>
        </w:rPr>
        <w:t>HTML layouts provide a way to arrange web pages in well-mannered, well-structured, and in responsive form or we can say that HTML layout specifies a way in which the web pages can be arranged. Web-page layout works with arrangement of visual elements of an HTML document.</w:t>
      </w:r>
    </w:p>
    <w:p w:rsidR="00222588" w:rsidRPr="008F51A0" w:rsidRDefault="00222588" w:rsidP="008F51A0">
      <w:pPr>
        <w:pStyle w:val="NormalWeb"/>
        <w:shd w:val="clear" w:color="auto" w:fill="FFFFFF"/>
        <w:spacing w:before="0" w:beforeAutospacing="0" w:after="160" w:afterAutospacing="0" w:line="360" w:lineRule="auto"/>
        <w:jc w:val="both"/>
        <w:divId w:val="917667326"/>
        <w:rPr>
          <w:rFonts w:ascii="Bookman Old Style" w:hAnsi="Bookman Old Style" w:cs="Segoe UI"/>
          <w:color w:val="333333"/>
        </w:rPr>
      </w:pPr>
      <w:r w:rsidRPr="008F51A0">
        <w:rPr>
          <w:rStyle w:val="Strong"/>
          <w:rFonts w:ascii="Bookman Old Style" w:eastAsiaTheme="majorEastAsia" w:hAnsi="Bookman Old Style" w:cs="Segoe UI"/>
          <w:color w:val="333333"/>
        </w:rPr>
        <w:t>Web page</w:t>
      </w:r>
      <w:r w:rsidRPr="008F51A0">
        <w:rPr>
          <w:rFonts w:ascii="Bookman Old Style" w:hAnsi="Bookman Old Style" w:cs="Segoe UI"/>
          <w:color w:val="333333"/>
        </w:rPr>
        <w:t> layout is the most important part to keep in mind while creating a website so that our website can appear professional with the great look. You can also use CSS and JAVASCRIPT based frameworks for creating layouts for responsive and dynamic website designing.</w:t>
      </w:r>
    </w:p>
    <w:p w:rsidR="00222588" w:rsidRPr="008F51A0" w:rsidRDefault="00222588" w:rsidP="008F51A0">
      <w:pPr>
        <w:spacing w:line="360" w:lineRule="auto"/>
        <w:divId w:val="917667326"/>
        <w:rPr>
          <w:rFonts w:ascii="Bookman Old Style" w:eastAsia="Times New Roman" w:hAnsi="Bookman Old Style" w:cs="Times New Roman"/>
        </w:rPr>
      </w:pPr>
      <w:r w:rsidRPr="008F51A0">
        <w:rPr>
          <w:rFonts w:ascii="Bookman Old Style" w:eastAsia="Times New Roman" w:hAnsi="Bookman Old Style"/>
          <w:noProof/>
        </w:rPr>
        <w:drawing>
          <wp:inline distT="0" distB="0" distL="0" distR="0" wp14:anchorId="35059A0C" wp14:editId="51C4C769">
            <wp:extent cx="3601085" cy="4149725"/>
            <wp:effectExtent l="0" t="0" r="0" b="3175"/>
            <wp:docPr id="230" name="Picture 230" descr="HTML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Layouts"/>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601085" cy="4149725"/>
                    </a:xfrm>
                    <a:prstGeom prst="rect">
                      <a:avLst/>
                    </a:prstGeom>
                    <a:noFill/>
                    <a:ln>
                      <a:noFill/>
                    </a:ln>
                  </pic:spPr>
                </pic:pic>
              </a:graphicData>
            </a:graphic>
          </wp:inline>
        </w:drawing>
      </w:r>
      <w:r w:rsidRPr="008F51A0">
        <w:rPr>
          <w:rFonts w:ascii="Bookman Old Style" w:eastAsia="Times New Roman" w:hAnsi="Bookman Old Style" w:cs="Segoe UI"/>
          <w:color w:val="333333"/>
        </w:rPr>
        <w:br/>
      </w:r>
    </w:p>
    <w:p w:rsidR="00222588" w:rsidRPr="008F51A0" w:rsidRDefault="00222588" w:rsidP="008F51A0">
      <w:pPr>
        <w:pStyle w:val="NormalWeb"/>
        <w:shd w:val="clear" w:color="auto" w:fill="FFFFFF"/>
        <w:spacing w:before="0" w:beforeAutospacing="0" w:after="160" w:afterAutospacing="0" w:line="360" w:lineRule="auto"/>
        <w:jc w:val="both"/>
        <w:divId w:val="917667326"/>
        <w:rPr>
          <w:rFonts w:ascii="Bookman Old Style" w:eastAsiaTheme="minorEastAsia" w:hAnsi="Bookman Old Style" w:cs="Segoe UI"/>
          <w:color w:val="333333"/>
        </w:rPr>
      </w:pPr>
      <w:r w:rsidRPr="008F51A0">
        <w:rPr>
          <w:rFonts w:ascii="Bookman Old Style" w:hAnsi="Bookman Old Style" w:cs="Segoe UI"/>
          <w:color w:val="333333"/>
        </w:rPr>
        <w:t>Every website has a specific layout to display content in a specific manner.</w:t>
      </w:r>
    </w:p>
    <w:p w:rsidR="00B65344" w:rsidRPr="008F51A0" w:rsidRDefault="00B65344" w:rsidP="008F51A0">
      <w:pPr>
        <w:pStyle w:val="NormalWeb"/>
        <w:shd w:val="clear" w:color="auto" w:fill="FFFFFF"/>
        <w:spacing w:before="0" w:beforeAutospacing="0" w:after="160" w:afterAutospacing="0" w:line="360" w:lineRule="auto"/>
        <w:jc w:val="both"/>
        <w:divId w:val="953092631"/>
        <w:rPr>
          <w:rFonts w:ascii="Bookman Old Style" w:hAnsi="Bookman Old Style" w:cs="Segoe UI"/>
          <w:color w:val="333333"/>
        </w:rPr>
      </w:pPr>
      <w:r w:rsidRPr="008F51A0">
        <w:rPr>
          <w:rFonts w:ascii="Bookman Old Style" w:hAnsi="Bookman Old Style" w:cs="Segoe UI"/>
          <w:color w:val="333333"/>
        </w:rPr>
        <w:lastRenderedPageBreak/>
        <w:t>Following are different HTML5 elements which are used to define the different parts of a webpage.</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w:t>
      </w:r>
      <w:proofErr w:type="gramStart"/>
      <w:r w:rsidRPr="008F51A0">
        <w:rPr>
          <w:rFonts w:ascii="Bookman Old Style" w:eastAsia="Times New Roman" w:hAnsi="Bookman Old Style" w:cs="Segoe UI"/>
          <w:color w:val="000000"/>
        </w:rPr>
        <w:t>header</w:t>
      </w:r>
      <w:proofErr w:type="gramEnd"/>
      <w:r w:rsidRPr="008F51A0">
        <w:rPr>
          <w:rFonts w:ascii="Bookman Old Style" w:eastAsia="Times New Roman" w:hAnsi="Bookman Old Style" w:cs="Segoe UI"/>
          <w:color w:val="000000"/>
        </w:rPr>
        <w:t>&gt;: It is used to define a header for a document or a section.</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&lt;nav&gt;: It is used to define a container for navigation links</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&lt;section&gt;: It is used to define a section in a document</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&lt;article&gt;: It is used to define an independent self-contained article</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&lt;aside&gt;: It is used to define content aside from the content (like a sidebar)</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&lt;footer&gt;: It is used to define a footer for a document or a section</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&lt;details&gt;: It is used to define additional details</w:t>
      </w:r>
    </w:p>
    <w:p w:rsidR="00B65344" w:rsidRPr="008F51A0" w:rsidRDefault="00B65344" w:rsidP="006216D3">
      <w:pPr>
        <w:numPr>
          <w:ilvl w:val="0"/>
          <w:numId w:val="242"/>
        </w:numPr>
        <w:shd w:val="clear" w:color="auto" w:fill="FFFFFF"/>
        <w:spacing w:line="360" w:lineRule="auto"/>
        <w:jc w:val="both"/>
        <w:divId w:val="953092631"/>
        <w:rPr>
          <w:rFonts w:ascii="Bookman Old Style" w:eastAsia="Times New Roman" w:hAnsi="Bookman Old Style" w:cs="Segoe UI"/>
          <w:color w:val="000000"/>
        </w:rPr>
      </w:pPr>
      <w:r w:rsidRPr="008F51A0">
        <w:rPr>
          <w:rFonts w:ascii="Bookman Old Style" w:eastAsia="Times New Roman" w:hAnsi="Bookman Old Style" w:cs="Segoe UI"/>
          <w:color w:val="000000"/>
        </w:rPr>
        <w:t>&lt;summary&gt;: It is used to define a heading for the &lt;details&gt; element</w:t>
      </w:r>
    </w:p>
    <w:p w:rsidR="00B65344" w:rsidRPr="008F51A0" w:rsidRDefault="00B65344" w:rsidP="008F51A0">
      <w:pPr>
        <w:pStyle w:val="Heading4"/>
        <w:pBdr>
          <w:left w:val="single" w:sz="18" w:space="30" w:color="FFA500"/>
        </w:pBdr>
        <w:shd w:val="clear" w:color="auto" w:fill="FAEBD7"/>
        <w:spacing w:before="0" w:after="160" w:line="360" w:lineRule="auto"/>
        <w:jc w:val="both"/>
        <w:divId w:val="953092631"/>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HTML layouts create an individual space for every part of the web page. So that every element can arrange in a significant order.</w:t>
      </w:r>
    </w:p>
    <w:p w:rsidR="00B65344" w:rsidRPr="008F51A0" w:rsidRDefault="00B65344" w:rsidP="008F51A0">
      <w:pPr>
        <w:pStyle w:val="Heading2"/>
        <w:shd w:val="clear" w:color="auto" w:fill="FFFFFF"/>
        <w:spacing w:before="0" w:after="160" w:line="360" w:lineRule="auto"/>
        <w:jc w:val="both"/>
        <w:divId w:val="953092631"/>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Description of various Layout elements</w:t>
      </w:r>
    </w:p>
    <w:p w:rsidR="00333CCF" w:rsidRPr="008F51A0" w:rsidRDefault="00333CCF" w:rsidP="008F51A0">
      <w:pPr>
        <w:pStyle w:val="Heading3"/>
        <w:shd w:val="clear" w:color="auto" w:fill="FFFFFF"/>
        <w:spacing w:before="0" w:after="160" w:line="360" w:lineRule="auto"/>
        <w:jc w:val="both"/>
        <w:divId w:val="94688935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&lt;header&gt;</w:t>
      </w:r>
    </w:p>
    <w:p w:rsidR="00333CCF" w:rsidRPr="008F51A0" w:rsidRDefault="00333CCF" w:rsidP="008F51A0">
      <w:pPr>
        <w:pStyle w:val="NormalWeb"/>
        <w:shd w:val="clear" w:color="auto" w:fill="FFFFFF"/>
        <w:spacing w:before="0" w:beforeAutospacing="0" w:after="160" w:afterAutospacing="0" w:line="360" w:lineRule="auto"/>
        <w:jc w:val="both"/>
        <w:divId w:val="946889358"/>
        <w:rPr>
          <w:rFonts w:ascii="Bookman Old Style" w:eastAsiaTheme="minorEastAsia" w:hAnsi="Bookman Old Style" w:cs="Segoe UI"/>
          <w:color w:val="333333"/>
        </w:rPr>
      </w:pPr>
      <w:r w:rsidRPr="008F51A0">
        <w:rPr>
          <w:rFonts w:ascii="Bookman Old Style" w:hAnsi="Bookman Old Style" w:cs="Segoe UI"/>
          <w:color w:val="333333"/>
        </w:rPr>
        <w:t>The &lt;header&gt; element is used to create header section of web pages. The header contains the introductory content, heading element, logo or icon for the webpage, and authorship information.</w:t>
      </w:r>
    </w:p>
    <w:p w:rsidR="00333CCF" w:rsidRPr="008F51A0" w:rsidRDefault="00333CCF" w:rsidP="008F51A0">
      <w:pPr>
        <w:pStyle w:val="Heading3"/>
        <w:shd w:val="clear" w:color="auto" w:fill="FFFFFF"/>
        <w:spacing w:before="0" w:after="160" w:line="360" w:lineRule="auto"/>
        <w:jc w:val="both"/>
        <w:divId w:val="94688935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440848" w:rsidRPr="008F51A0" w:rsidRDefault="00440848" w:rsidP="006216D3">
      <w:pPr>
        <w:pStyle w:val="alt"/>
        <w:numPr>
          <w:ilvl w:val="0"/>
          <w:numId w:val="243"/>
        </w:numPr>
        <w:spacing w:before="0" w:beforeAutospacing="0" w:after="160" w:afterAutospacing="0" w:line="360" w:lineRule="auto"/>
        <w:jc w:val="both"/>
        <w:divId w:val="4009792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&lt;header style=</w:t>
      </w:r>
      <w:r w:rsidRPr="008F51A0">
        <w:rPr>
          <w:rStyle w:val="string"/>
          <w:rFonts w:ascii="Bookman Old Style" w:eastAsia="Times New Roman" w:hAnsi="Bookman Old Style" w:cs="Segoe UI"/>
          <w:color w:val="0000FF"/>
          <w:bdr w:val="none" w:sz="0" w:space="0" w:color="auto" w:frame="1"/>
        </w:rPr>
        <w:t>"background-color: #303030;  height: 80px; width: 100%"</w:t>
      </w:r>
      <w:r w:rsidRPr="008F51A0">
        <w:rPr>
          <w:rFonts w:ascii="Bookman Old Style" w:eastAsia="Times New Roman" w:hAnsi="Bookman Old Style" w:cs="Segoe UI"/>
          <w:color w:val="000000"/>
          <w:bdr w:val="none" w:sz="0" w:space="0" w:color="auto" w:frame="1"/>
        </w:rPr>
        <w:t>&gt;  </w:t>
      </w:r>
    </w:p>
    <w:p w:rsidR="00440848" w:rsidRPr="008F51A0" w:rsidRDefault="00440848" w:rsidP="006216D3">
      <w:pPr>
        <w:numPr>
          <w:ilvl w:val="0"/>
          <w:numId w:val="243"/>
        </w:numPr>
        <w:spacing w:line="360" w:lineRule="auto"/>
        <w:jc w:val="both"/>
        <w:divId w:val="4009792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&lt;h1 style=</w:t>
      </w:r>
      <w:r w:rsidRPr="008F51A0">
        <w:rPr>
          <w:rStyle w:val="string"/>
          <w:rFonts w:ascii="Bookman Old Style" w:eastAsia="Times New Roman" w:hAnsi="Bookman Old Style" w:cs="Segoe UI"/>
          <w:color w:val="0000FF"/>
          <w:bdr w:val="none" w:sz="0" w:space="0" w:color="auto" w:frame="1"/>
        </w:rPr>
        <w:t>"font-size: 30px; color: white;text-align: center; padding-top: 15px;"</w:t>
      </w:r>
      <w:r w:rsidRPr="008F51A0">
        <w:rPr>
          <w:rFonts w:ascii="Bookman Old Style" w:eastAsia="Times New Roman" w:hAnsi="Bookman Old Style" w:cs="Segoe UI"/>
          <w:color w:val="000000"/>
          <w:bdr w:val="none" w:sz="0" w:space="0" w:color="auto" w:frame="1"/>
        </w:rPr>
        <w:t>&gt;Welcome to     MyFirstWebpage&lt;/h1&gt;  </w:t>
      </w:r>
    </w:p>
    <w:p w:rsidR="00440848" w:rsidRPr="008F51A0" w:rsidRDefault="00440848" w:rsidP="006216D3">
      <w:pPr>
        <w:pStyle w:val="alt"/>
        <w:numPr>
          <w:ilvl w:val="0"/>
          <w:numId w:val="243"/>
        </w:numPr>
        <w:spacing w:before="0" w:beforeAutospacing="0" w:after="160" w:afterAutospacing="0" w:line="360" w:lineRule="auto"/>
        <w:jc w:val="both"/>
        <w:divId w:val="40097924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&lt;/header&gt;  </w:t>
      </w:r>
    </w:p>
    <w:p w:rsidR="00DD54AC" w:rsidRPr="008F51A0" w:rsidRDefault="00DD54AC" w:rsidP="008F51A0">
      <w:pPr>
        <w:pStyle w:val="Heading3"/>
        <w:shd w:val="clear" w:color="auto" w:fill="FFFFFF"/>
        <w:spacing w:before="0" w:after="160" w:line="360" w:lineRule="auto"/>
        <w:jc w:val="both"/>
        <w:divId w:val="205272767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&lt;nav&gt;</w:t>
      </w:r>
    </w:p>
    <w:p w:rsidR="00DD54AC" w:rsidRPr="008F51A0" w:rsidRDefault="00DD54AC" w:rsidP="008F51A0">
      <w:pPr>
        <w:pStyle w:val="NormalWeb"/>
        <w:shd w:val="clear" w:color="auto" w:fill="FFFFFF"/>
        <w:spacing w:before="0" w:beforeAutospacing="0" w:after="160" w:afterAutospacing="0" w:line="360" w:lineRule="auto"/>
        <w:jc w:val="both"/>
        <w:divId w:val="2052727674"/>
        <w:rPr>
          <w:rFonts w:ascii="Bookman Old Style" w:eastAsiaTheme="minorEastAsia" w:hAnsi="Bookman Old Style" w:cs="Segoe UI"/>
          <w:color w:val="333333"/>
        </w:rPr>
      </w:pPr>
      <w:r w:rsidRPr="008F51A0">
        <w:rPr>
          <w:rFonts w:ascii="Bookman Old Style" w:hAnsi="Bookman Old Style" w:cs="Segoe UI"/>
          <w:color w:val="333333"/>
        </w:rPr>
        <w:t>The &lt;nav&gt; elements is a container for the main block of navigation links. It can contain links for the same page or for other pages.</w:t>
      </w:r>
    </w:p>
    <w:p w:rsidR="00DD54AC" w:rsidRPr="008F51A0" w:rsidRDefault="00DD54AC" w:rsidP="008F51A0">
      <w:pPr>
        <w:pStyle w:val="Heading3"/>
        <w:shd w:val="clear" w:color="auto" w:fill="FFFFFF"/>
        <w:spacing w:before="0" w:after="160" w:line="360" w:lineRule="auto"/>
        <w:jc w:val="both"/>
        <w:divId w:val="205272767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434718" w:rsidRPr="008F51A0" w:rsidRDefault="00434718" w:rsidP="006216D3">
      <w:pPr>
        <w:pStyle w:val="alt"/>
        <w:numPr>
          <w:ilvl w:val="0"/>
          <w:numId w:val="244"/>
        </w:numPr>
        <w:spacing w:before="0" w:beforeAutospacing="0" w:after="160" w:afterAutospacing="0"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&lt;nav style=</w:t>
      </w:r>
      <w:r w:rsidRPr="008F51A0">
        <w:rPr>
          <w:rStyle w:val="string"/>
          <w:rFonts w:ascii="Bookman Old Style" w:eastAsia="Times New Roman" w:hAnsi="Bookman Old Style" w:cs="Segoe UI"/>
          <w:color w:val="0000FF"/>
          <w:bdr w:val="none" w:sz="0" w:space="0" w:color="auto" w:frame="1"/>
        </w:rPr>
        <w:t>"background-color:#bcdeef;"</w:t>
      </w:r>
      <w:r w:rsidRPr="008F51A0">
        <w:rPr>
          <w:rFonts w:ascii="Bookman Old Style" w:eastAsia="Times New Roman" w:hAnsi="Bookman Old Style" w:cs="Segoe UI"/>
          <w:color w:val="000000"/>
          <w:bdr w:val="none" w:sz="0" w:space="0" w:color="auto" w:frame="1"/>
        </w:rPr>
        <w:t>&gt;  </w:t>
      </w:r>
    </w:p>
    <w:p w:rsidR="00434718" w:rsidRPr="008F51A0" w:rsidRDefault="00434718" w:rsidP="006216D3">
      <w:pPr>
        <w:numPr>
          <w:ilvl w:val="0"/>
          <w:numId w:val="244"/>
        </w:numPr>
        <w:spacing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&lt;h1 style=</w:t>
      </w:r>
      <w:r w:rsidRPr="008F51A0">
        <w:rPr>
          <w:rStyle w:val="string"/>
          <w:rFonts w:ascii="Bookman Old Style" w:eastAsia="Times New Roman" w:hAnsi="Bookman Old Style" w:cs="Segoe UI"/>
          <w:color w:val="0000FF"/>
          <w:bdr w:val="none" w:sz="0" w:space="0" w:color="auto" w:frame="1"/>
        </w:rPr>
        <w:t>"text-align: center;"</w:t>
      </w:r>
      <w:r w:rsidRPr="008F51A0">
        <w:rPr>
          <w:rFonts w:ascii="Bookman Old Style" w:eastAsia="Times New Roman" w:hAnsi="Bookman Old Style" w:cs="Segoe UI"/>
          <w:color w:val="000000"/>
          <w:bdr w:val="none" w:sz="0" w:space="0" w:color="auto" w:frame="1"/>
        </w:rPr>
        <w:t>&gt;Navgation Links&lt;/h1&gt;  </w:t>
      </w:r>
    </w:p>
    <w:p w:rsidR="00434718" w:rsidRPr="008F51A0" w:rsidRDefault="00434718" w:rsidP="006216D3">
      <w:pPr>
        <w:pStyle w:val="alt"/>
        <w:numPr>
          <w:ilvl w:val="0"/>
          <w:numId w:val="244"/>
        </w:numPr>
        <w:spacing w:before="0" w:beforeAutospacing="0" w:after="160" w:afterAutospacing="0"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434718" w:rsidRPr="008F51A0" w:rsidRDefault="00434718" w:rsidP="006216D3">
      <w:pPr>
        <w:numPr>
          <w:ilvl w:val="0"/>
          <w:numId w:val="244"/>
        </w:numPr>
        <w:spacing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&gt;link1&lt;/a&gt;&lt;/li&gt;  </w:t>
      </w:r>
    </w:p>
    <w:p w:rsidR="00434718" w:rsidRPr="008F51A0" w:rsidRDefault="00434718" w:rsidP="006216D3">
      <w:pPr>
        <w:pStyle w:val="alt"/>
        <w:numPr>
          <w:ilvl w:val="0"/>
          <w:numId w:val="244"/>
        </w:numPr>
        <w:spacing w:before="0" w:beforeAutospacing="0" w:after="160" w:afterAutospacing="0"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&gt;link2&lt;/a&gt;&lt;/li&gt;  </w:t>
      </w:r>
    </w:p>
    <w:p w:rsidR="00434718" w:rsidRPr="008F51A0" w:rsidRDefault="00434718" w:rsidP="006216D3">
      <w:pPr>
        <w:numPr>
          <w:ilvl w:val="0"/>
          <w:numId w:val="244"/>
        </w:numPr>
        <w:spacing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&gt;link3&lt;/a&gt;&lt;/li&gt;  </w:t>
      </w:r>
    </w:p>
    <w:p w:rsidR="00434718" w:rsidRPr="008F51A0" w:rsidRDefault="00434718" w:rsidP="006216D3">
      <w:pPr>
        <w:pStyle w:val="alt"/>
        <w:numPr>
          <w:ilvl w:val="0"/>
          <w:numId w:val="244"/>
        </w:numPr>
        <w:spacing w:before="0" w:beforeAutospacing="0" w:after="160" w:afterAutospacing="0"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&gt;link4&lt;/a&gt;&lt;/li&gt;  </w:t>
      </w:r>
    </w:p>
    <w:p w:rsidR="00434718" w:rsidRPr="008F51A0" w:rsidRDefault="00434718" w:rsidP="006216D3">
      <w:pPr>
        <w:numPr>
          <w:ilvl w:val="0"/>
          <w:numId w:val="244"/>
        </w:numPr>
        <w:spacing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434718" w:rsidRPr="008F51A0" w:rsidRDefault="00434718" w:rsidP="006216D3">
      <w:pPr>
        <w:pStyle w:val="alt"/>
        <w:numPr>
          <w:ilvl w:val="0"/>
          <w:numId w:val="244"/>
        </w:numPr>
        <w:spacing w:before="0" w:beforeAutospacing="0" w:after="160" w:afterAutospacing="0" w:line="360" w:lineRule="auto"/>
        <w:jc w:val="both"/>
        <w:divId w:val="44658501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&lt;/nav&gt;  </w:t>
      </w:r>
    </w:p>
    <w:p w:rsidR="00A87074" w:rsidRPr="008F51A0" w:rsidRDefault="00A87074" w:rsidP="008F51A0">
      <w:pPr>
        <w:pStyle w:val="Heading3"/>
        <w:shd w:val="clear" w:color="auto" w:fill="FFFFFF"/>
        <w:spacing w:before="0" w:after="160" w:line="360" w:lineRule="auto"/>
        <w:jc w:val="both"/>
        <w:divId w:val="177080819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&lt;section&gt;</w:t>
      </w:r>
    </w:p>
    <w:p w:rsidR="00A87074" w:rsidRPr="008F51A0" w:rsidRDefault="00A87074" w:rsidP="008F51A0">
      <w:pPr>
        <w:pStyle w:val="NormalWeb"/>
        <w:shd w:val="clear" w:color="auto" w:fill="FFFFFF"/>
        <w:spacing w:before="0" w:beforeAutospacing="0" w:after="160" w:afterAutospacing="0" w:line="360" w:lineRule="auto"/>
        <w:jc w:val="both"/>
        <w:divId w:val="1770808197"/>
        <w:rPr>
          <w:rFonts w:ascii="Bookman Old Style" w:eastAsiaTheme="minorEastAsia" w:hAnsi="Bookman Old Style" w:cs="Segoe UI"/>
          <w:color w:val="333333"/>
        </w:rPr>
      </w:pPr>
      <w:r w:rsidRPr="008F51A0">
        <w:rPr>
          <w:rFonts w:ascii="Bookman Old Style" w:hAnsi="Bookman Old Style" w:cs="Segoe UI"/>
          <w:color w:val="333333"/>
        </w:rPr>
        <w:t>HTML &lt;section&gt; elements represent a separate section of a web page which contains related element grouped together. It can contain: text, images, tables, videos, etc.</w:t>
      </w:r>
    </w:p>
    <w:p w:rsidR="00A87074" w:rsidRPr="008F51A0" w:rsidRDefault="00A87074" w:rsidP="008F51A0">
      <w:pPr>
        <w:pStyle w:val="Heading3"/>
        <w:shd w:val="clear" w:color="auto" w:fill="FFFFFF"/>
        <w:spacing w:before="0" w:after="160" w:line="360" w:lineRule="auto"/>
        <w:jc w:val="both"/>
        <w:divId w:val="1770808197"/>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EB55CE" w:rsidRPr="008F51A0" w:rsidRDefault="00EB55CE" w:rsidP="006216D3">
      <w:pPr>
        <w:pStyle w:val="alt"/>
        <w:numPr>
          <w:ilvl w:val="0"/>
          <w:numId w:val="245"/>
        </w:numPr>
        <w:spacing w:before="0" w:beforeAutospacing="0" w:after="160" w:afterAutospacing="0" w:line="360" w:lineRule="auto"/>
        <w:jc w:val="both"/>
        <w:divId w:val="8719628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&lt;section style=</w:t>
      </w:r>
      <w:r w:rsidRPr="008F51A0">
        <w:rPr>
          <w:rStyle w:val="string"/>
          <w:rFonts w:ascii="Bookman Old Style" w:eastAsia="Times New Roman" w:hAnsi="Bookman Old Style" w:cs="Segoe UI"/>
          <w:color w:val="0000FF"/>
          <w:bdr w:val="none" w:sz="0" w:space="0" w:color="auto" w:frame="1"/>
        </w:rPr>
        <w:t>"background-color:#ff7f50; width: 100%; border: 1px solid black;"</w:t>
      </w:r>
      <w:r w:rsidRPr="008F51A0">
        <w:rPr>
          <w:rFonts w:ascii="Bookman Old Style" w:eastAsia="Times New Roman" w:hAnsi="Bookman Old Style" w:cs="Segoe UI"/>
          <w:color w:val="000000"/>
          <w:bdr w:val="none" w:sz="0" w:space="0" w:color="auto" w:frame="1"/>
        </w:rPr>
        <w:t>&gt;  </w:t>
      </w:r>
    </w:p>
    <w:p w:rsidR="00EB55CE" w:rsidRPr="008F51A0" w:rsidRDefault="00EB55CE" w:rsidP="006216D3">
      <w:pPr>
        <w:numPr>
          <w:ilvl w:val="0"/>
          <w:numId w:val="245"/>
        </w:numPr>
        <w:spacing w:line="360" w:lineRule="auto"/>
        <w:jc w:val="both"/>
        <w:divId w:val="8719628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&lt;h2&gt;Introduction to HTML&lt;/h2&gt;  </w:t>
      </w:r>
    </w:p>
    <w:p w:rsidR="00EB55CE" w:rsidRPr="008F51A0" w:rsidRDefault="00EB55CE" w:rsidP="006216D3">
      <w:pPr>
        <w:pStyle w:val="alt"/>
        <w:numPr>
          <w:ilvl w:val="0"/>
          <w:numId w:val="245"/>
        </w:numPr>
        <w:spacing w:before="0" w:beforeAutospacing="0" w:after="160" w:afterAutospacing="0" w:line="360" w:lineRule="auto"/>
        <w:jc w:val="both"/>
        <w:divId w:val="8719628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&lt;p&gt;HTML is a markup language which is used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creating attractive web pages with the help of styling, and which looks in a nice format on a web browser</w:t>
      </w:r>
      <w:proofErr w:type="gramStart"/>
      <w:r w:rsidRPr="008F51A0">
        <w:rPr>
          <w:rFonts w:ascii="Bookman Old Style" w:eastAsia="Times New Roman" w:hAnsi="Bookman Old Style" w:cs="Segoe UI"/>
          <w:color w:val="000000"/>
          <w:bdr w:val="none" w:sz="0" w:space="0" w:color="auto" w:frame="1"/>
        </w:rPr>
        <w:t>..</w:t>
      </w:r>
      <w:proofErr w:type="gramEnd"/>
      <w:r w:rsidRPr="008F51A0">
        <w:rPr>
          <w:rFonts w:ascii="Bookman Old Style" w:eastAsia="Times New Roman" w:hAnsi="Bookman Old Style" w:cs="Segoe UI"/>
          <w:color w:val="000000"/>
          <w:bdr w:val="none" w:sz="0" w:space="0" w:color="auto" w:frame="1"/>
        </w:rPr>
        <w:t>&lt;/p&gt;  </w:t>
      </w:r>
    </w:p>
    <w:p w:rsidR="00EB55CE" w:rsidRPr="008F51A0" w:rsidRDefault="00EB55CE" w:rsidP="006216D3">
      <w:pPr>
        <w:numPr>
          <w:ilvl w:val="0"/>
          <w:numId w:val="245"/>
        </w:numPr>
        <w:spacing w:line="360" w:lineRule="auto"/>
        <w:jc w:val="both"/>
        <w:divId w:val="87196283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&lt;/section&gt;  </w:t>
      </w:r>
    </w:p>
    <w:p w:rsidR="00BC73CC" w:rsidRPr="008F51A0" w:rsidRDefault="00BC73CC" w:rsidP="008F51A0">
      <w:pPr>
        <w:pStyle w:val="Heading3"/>
        <w:shd w:val="clear" w:color="auto" w:fill="FFFFFF"/>
        <w:spacing w:before="0" w:after="160" w:line="360" w:lineRule="auto"/>
        <w:jc w:val="both"/>
        <w:divId w:val="204794958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&lt;article&gt;</w:t>
      </w:r>
    </w:p>
    <w:p w:rsidR="00BC73CC" w:rsidRPr="008F51A0" w:rsidRDefault="00BC73CC" w:rsidP="008F51A0">
      <w:pPr>
        <w:pStyle w:val="NormalWeb"/>
        <w:shd w:val="clear" w:color="auto" w:fill="FFFFFF"/>
        <w:spacing w:before="0" w:beforeAutospacing="0" w:after="160" w:afterAutospacing="0" w:line="360" w:lineRule="auto"/>
        <w:jc w:val="both"/>
        <w:divId w:val="2047949586"/>
        <w:rPr>
          <w:rFonts w:ascii="Bookman Old Style" w:eastAsiaTheme="minorEastAsia" w:hAnsi="Bookman Old Style" w:cs="Segoe UI"/>
          <w:color w:val="333333"/>
        </w:rPr>
      </w:pPr>
      <w:r w:rsidRPr="008F51A0">
        <w:rPr>
          <w:rFonts w:ascii="Bookman Old Style" w:hAnsi="Bookman Old Style" w:cs="Segoe UI"/>
          <w:color w:val="333333"/>
        </w:rPr>
        <w:t>The HTML</w:t>
      </w:r>
    </w:p>
    <w:p w:rsidR="00BC73CC" w:rsidRPr="008F51A0" w:rsidRDefault="00BC73CC" w:rsidP="008F51A0">
      <w:pPr>
        <w:spacing w:line="360" w:lineRule="auto"/>
        <w:divId w:val="2047949586"/>
        <w:rPr>
          <w:rFonts w:ascii="Bookman Old Style" w:eastAsia="Times New Roman" w:hAnsi="Bookman Old Style" w:cs="Times New Roman"/>
        </w:rPr>
      </w:pPr>
      <w:proofErr w:type="gramStart"/>
      <w:r w:rsidRPr="008F51A0">
        <w:rPr>
          <w:rFonts w:ascii="Bookman Old Style" w:eastAsia="Times New Roman" w:hAnsi="Bookman Old Style"/>
        </w:rPr>
        <w:t>tag</w:t>
      </w:r>
      <w:proofErr w:type="gramEnd"/>
      <w:r w:rsidRPr="008F51A0">
        <w:rPr>
          <w:rFonts w:ascii="Bookman Old Style" w:eastAsia="Times New Roman" w:hAnsi="Bookman Old Style"/>
        </w:rPr>
        <w:t xml:space="preserve"> is used to contain a self-contained article such as big story, huge article, etc.</w:t>
      </w:r>
    </w:p>
    <w:p w:rsidR="00BC73CC" w:rsidRPr="008F51A0" w:rsidRDefault="00BC73CC" w:rsidP="008F51A0">
      <w:pPr>
        <w:pStyle w:val="Heading3"/>
        <w:spacing w:before="0" w:after="160" w:line="360" w:lineRule="auto"/>
        <w:divId w:val="204794958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DD363C" w:rsidRPr="008F51A0" w:rsidRDefault="00DD363C" w:rsidP="006216D3">
      <w:pPr>
        <w:pStyle w:val="alt"/>
        <w:numPr>
          <w:ilvl w:val="0"/>
          <w:numId w:val="246"/>
        </w:numPr>
        <w:spacing w:before="0" w:beforeAutospacing="0" w:after="160" w:afterAutospacing="0" w:line="360" w:lineRule="auto"/>
        <w:jc w:val="both"/>
        <w:divId w:val="5755538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 style=</w:t>
      </w:r>
      <w:r w:rsidRPr="008F51A0">
        <w:rPr>
          <w:rStyle w:val="string"/>
          <w:rFonts w:ascii="Bookman Old Style" w:eastAsia="Times New Roman" w:hAnsi="Bookman Old Style" w:cs="Segoe UI"/>
          <w:color w:val="0000FF"/>
          <w:bdr w:val="none" w:sz="0" w:space="0" w:color="auto" w:frame="1"/>
        </w:rPr>
        <w:t>"width: 100%; border:2px solid black; background-color: #fff0f5;"</w:t>
      </w:r>
      <w:r w:rsidRPr="008F51A0">
        <w:rPr>
          <w:rFonts w:ascii="Bookman Old Style" w:eastAsia="Times New Roman" w:hAnsi="Bookman Old Style" w:cs="Segoe UI"/>
          <w:color w:val="000000"/>
          <w:bdr w:val="none" w:sz="0" w:space="0" w:color="auto" w:frame="1"/>
        </w:rPr>
        <w:t>&gt;  </w:t>
      </w:r>
    </w:p>
    <w:p w:rsidR="00DD363C" w:rsidRPr="008F51A0" w:rsidRDefault="00DD363C" w:rsidP="006216D3">
      <w:pPr>
        <w:numPr>
          <w:ilvl w:val="0"/>
          <w:numId w:val="246"/>
        </w:numPr>
        <w:spacing w:line="360" w:lineRule="auto"/>
        <w:jc w:val="both"/>
        <w:divId w:val="5755538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&lt;h2&gt;History of Computer&lt;/h2&gt;  </w:t>
      </w:r>
    </w:p>
    <w:p w:rsidR="00DD363C" w:rsidRPr="008F51A0" w:rsidRDefault="00DD363C" w:rsidP="006216D3">
      <w:pPr>
        <w:pStyle w:val="alt"/>
        <w:numPr>
          <w:ilvl w:val="0"/>
          <w:numId w:val="246"/>
        </w:numPr>
        <w:spacing w:before="0" w:beforeAutospacing="0" w:after="160" w:afterAutospacing="0" w:line="360" w:lineRule="auto"/>
        <w:jc w:val="both"/>
        <w:divId w:val="5755538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&lt;p&gt;Write your content here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the history of computer&lt;/p&gt;  </w:t>
      </w:r>
    </w:p>
    <w:p w:rsidR="00DD363C" w:rsidRPr="008F51A0" w:rsidRDefault="00DD363C" w:rsidP="006216D3">
      <w:pPr>
        <w:numPr>
          <w:ilvl w:val="0"/>
          <w:numId w:val="246"/>
        </w:numPr>
        <w:spacing w:line="360" w:lineRule="auto"/>
        <w:jc w:val="both"/>
        <w:divId w:val="57555385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&lt;/article&gt;  </w:t>
      </w:r>
    </w:p>
    <w:p w:rsidR="00064FB1" w:rsidRPr="008F51A0" w:rsidRDefault="00064FB1" w:rsidP="008F51A0">
      <w:pPr>
        <w:pStyle w:val="Heading3"/>
        <w:shd w:val="clear" w:color="auto" w:fill="FFFFFF"/>
        <w:spacing w:before="0" w:after="160" w:line="360" w:lineRule="auto"/>
        <w:jc w:val="both"/>
        <w:divId w:val="197775449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&lt;aside&gt;</w:t>
      </w:r>
    </w:p>
    <w:p w:rsidR="00064FB1" w:rsidRPr="008F51A0" w:rsidRDefault="00064FB1" w:rsidP="008F51A0">
      <w:pPr>
        <w:pStyle w:val="NormalWeb"/>
        <w:shd w:val="clear" w:color="auto" w:fill="FFFFFF"/>
        <w:spacing w:before="0" w:beforeAutospacing="0" w:after="160" w:afterAutospacing="0" w:line="360" w:lineRule="auto"/>
        <w:jc w:val="both"/>
        <w:divId w:val="1977754496"/>
        <w:rPr>
          <w:rFonts w:ascii="Bookman Old Style" w:eastAsiaTheme="minorEastAsia" w:hAnsi="Bookman Old Style" w:cs="Segoe UI"/>
          <w:color w:val="333333"/>
        </w:rPr>
      </w:pPr>
      <w:r w:rsidRPr="008F51A0">
        <w:rPr>
          <w:rFonts w:ascii="Bookman Old Style" w:hAnsi="Bookman Old Style" w:cs="Segoe UI"/>
          <w:color w:val="333333"/>
        </w:rPr>
        <w:t>HTML &lt;aside&gt; define aside content related to primary content. The &lt;aside&gt; content must be related to the primary content. It can function as side bar for the main content of web page.</w:t>
      </w:r>
    </w:p>
    <w:p w:rsidR="00064FB1" w:rsidRPr="008F51A0" w:rsidRDefault="00064FB1" w:rsidP="008F51A0">
      <w:pPr>
        <w:pStyle w:val="Heading3"/>
        <w:shd w:val="clear" w:color="auto" w:fill="FFFFFF"/>
        <w:spacing w:before="0" w:after="160" w:line="360" w:lineRule="auto"/>
        <w:jc w:val="both"/>
        <w:divId w:val="1977754496"/>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963D8" w:rsidRPr="008F51A0" w:rsidRDefault="00B963D8" w:rsidP="006216D3">
      <w:pPr>
        <w:pStyle w:val="alt"/>
        <w:numPr>
          <w:ilvl w:val="0"/>
          <w:numId w:val="247"/>
        </w:numPr>
        <w:spacing w:before="0" w:beforeAutospacing="0" w:after="160" w:afterAutospacing="0" w:line="360" w:lineRule="auto"/>
        <w:jc w:val="both"/>
        <w:divId w:val="189696960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&lt;aside style=</w:t>
      </w:r>
      <w:r w:rsidRPr="008F51A0">
        <w:rPr>
          <w:rStyle w:val="string"/>
          <w:rFonts w:ascii="Bookman Old Style" w:eastAsia="Times New Roman" w:hAnsi="Bookman Old Style" w:cs="Segoe UI"/>
          <w:color w:val="0000FF"/>
          <w:bdr w:val="none" w:sz="0" w:space="0" w:color="auto" w:frame="1"/>
        </w:rPr>
        <w:t>"background-color:#e6e6fa"</w:t>
      </w:r>
      <w:r w:rsidRPr="008F51A0">
        <w:rPr>
          <w:rFonts w:ascii="Bookman Old Style" w:eastAsia="Times New Roman" w:hAnsi="Bookman Old Style" w:cs="Segoe UI"/>
          <w:color w:val="000000"/>
          <w:bdr w:val="none" w:sz="0" w:space="0" w:color="auto" w:frame="1"/>
        </w:rPr>
        <w:t>&gt;  </w:t>
      </w:r>
    </w:p>
    <w:p w:rsidR="00B963D8" w:rsidRPr="008F51A0" w:rsidRDefault="00B963D8" w:rsidP="006216D3">
      <w:pPr>
        <w:numPr>
          <w:ilvl w:val="0"/>
          <w:numId w:val="247"/>
        </w:numPr>
        <w:spacing w:line="360" w:lineRule="auto"/>
        <w:jc w:val="both"/>
        <w:divId w:val="189696960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&lt;h2&gt;Sidebar information&lt;/h2&gt;  </w:t>
      </w:r>
    </w:p>
    <w:p w:rsidR="00B963D8" w:rsidRPr="008F51A0" w:rsidRDefault="00B963D8" w:rsidP="006216D3">
      <w:pPr>
        <w:pStyle w:val="alt"/>
        <w:numPr>
          <w:ilvl w:val="0"/>
          <w:numId w:val="247"/>
        </w:numPr>
        <w:spacing w:before="0" w:beforeAutospacing="0" w:after="160" w:afterAutospacing="0" w:line="360" w:lineRule="auto"/>
        <w:jc w:val="both"/>
        <w:divId w:val="189696960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conatins information which will represent like a side bar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a webpage&lt;/p&gt;  </w:t>
      </w:r>
    </w:p>
    <w:p w:rsidR="00B963D8" w:rsidRPr="008F51A0" w:rsidRDefault="00B963D8" w:rsidP="006216D3">
      <w:pPr>
        <w:numPr>
          <w:ilvl w:val="0"/>
          <w:numId w:val="247"/>
        </w:numPr>
        <w:spacing w:line="360" w:lineRule="auto"/>
        <w:jc w:val="both"/>
        <w:divId w:val="189696960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&lt;/aside&gt;  </w:t>
      </w:r>
    </w:p>
    <w:p w:rsidR="00C72361" w:rsidRPr="008F51A0" w:rsidRDefault="00C72361" w:rsidP="008F51A0">
      <w:pPr>
        <w:pStyle w:val="Heading3"/>
        <w:shd w:val="clear" w:color="auto" w:fill="FFFFFF"/>
        <w:spacing w:before="0" w:after="160" w:line="360" w:lineRule="auto"/>
        <w:jc w:val="both"/>
        <w:divId w:val="89373743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&lt;footer&gt;</w:t>
      </w:r>
    </w:p>
    <w:p w:rsidR="00C72361" w:rsidRPr="008F51A0" w:rsidRDefault="00C72361" w:rsidP="008F51A0">
      <w:pPr>
        <w:pStyle w:val="NormalWeb"/>
        <w:shd w:val="clear" w:color="auto" w:fill="FFFFFF"/>
        <w:spacing w:before="0" w:beforeAutospacing="0" w:after="160" w:afterAutospacing="0" w:line="360" w:lineRule="auto"/>
        <w:jc w:val="both"/>
        <w:divId w:val="893737432"/>
        <w:rPr>
          <w:rFonts w:ascii="Bookman Old Style" w:eastAsiaTheme="minorEastAsia" w:hAnsi="Bookman Old Style" w:cs="Segoe UI"/>
          <w:color w:val="333333"/>
        </w:rPr>
      </w:pPr>
      <w:r w:rsidRPr="008F51A0">
        <w:rPr>
          <w:rFonts w:ascii="Bookman Old Style" w:hAnsi="Bookman Old Style" w:cs="Segoe UI"/>
          <w:color w:val="333333"/>
        </w:rPr>
        <w:t>HTML &lt;footer&gt; element defines the footer for that document or web page. It mostly contains information about author, copyright, other links, etc.</w:t>
      </w:r>
    </w:p>
    <w:p w:rsidR="00C72361" w:rsidRPr="008F51A0" w:rsidRDefault="00C72361" w:rsidP="008F51A0">
      <w:pPr>
        <w:pStyle w:val="Heading3"/>
        <w:shd w:val="clear" w:color="auto" w:fill="FFFFFF"/>
        <w:spacing w:before="0" w:after="160" w:line="360" w:lineRule="auto"/>
        <w:jc w:val="both"/>
        <w:divId w:val="893737432"/>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4D4A49" w:rsidRPr="008F51A0" w:rsidRDefault="004D4A49" w:rsidP="006216D3">
      <w:pPr>
        <w:pStyle w:val="alt"/>
        <w:numPr>
          <w:ilvl w:val="0"/>
          <w:numId w:val="248"/>
        </w:numPr>
        <w:spacing w:before="0" w:beforeAutospacing="0" w:after="160" w:afterAutospacing="0" w:line="360" w:lineRule="auto"/>
        <w:jc w:val="both"/>
        <w:divId w:val="20247418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&lt;footer style=</w:t>
      </w:r>
      <w:r w:rsidRPr="008F51A0">
        <w:rPr>
          <w:rStyle w:val="string"/>
          <w:rFonts w:ascii="Bookman Old Style" w:eastAsia="Times New Roman" w:hAnsi="Bookman Old Style" w:cs="Segoe UI"/>
          <w:color w:val="0000FF"/>
          <w:bdr w:val="none" w:sz="0" w:space="0" w:color="auto" w:frame="1"/>
        </w:rPr>
        <w:t>"background-color: #f0f8ff; width: 100%; text-align: center;"</w:t>
      </w:r>
      <w:r w:rsidRPr="008F51A0">
        <w:rPr>
          <w:rFonts w:ascii="Bookman Old Style" w:eastAsia="Times New Roman" w:hAnsi="Bookman Old Style" w:cs="Segoe UI"/>
          <w:color w:val="000000"/>
          <w:bdr w:val="none" w:sz="0" w:space="0" w:color="auto" w:frame="1"/>
        </w:rPr>
        <w:t>&gt;  </w:t>
      </w:r>
    </w:p>
    <w:p w:rsidR="004D4A49" w:rsidRPr="008F51A0" w:rsidRDefault="004D4A49" w:rsidP="006216D3">
      <w:pPr>
        <w:numPr>
          <w:ilvl w:val="0"/>
          <w:numId w:val="248"/>
        </w:numPr>
        <w:spacing w:line="360" w:lineRule="auto"/>
        <w:jc w:val="both"/>
        <w:divId w:val="20247418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&lt;h3&gt;Footer Example&lt;/h3&gt;  </w:t>
      </w:r>
    </w:p>
    <w:p w:rsidR="004D4A49" w:rsidRPr="008F51A0" w:rsidRDefault="004D4A49" w:rsidP="006216D3">
      <w:pPr>
        <w:pStyle w:val="alt"/>
        <w:numPr>
          <w:ilvl w:val="0"/>
          <w:numId w:val="248"/>
        </w:numPr>
        <w:spacing w:before="0" w:beforeAutospacing="0" w:after="160" w:afterAutospacing="0" w:line="360" w:lineRule="auto"/>
        <w:jc w:val="both"/>
        <w:divId w:val="20247418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 Copyright </w:t>
      </w:r>
      <w:r w:rsidRPr="008F51A0">
        <w:rPr>
          <w:rStyle w:val="number"/>
          <w:rFonts w:ascii="Bookman Old Style" w:eastAsia="Times New Roman" w:hAnsi="Bookman Old Style" w:cs="Segoe UI"/>
          <w:color w:val="C00000"/>
          <w:bdr w:val="none" w:sz="0" w:space="0" w:color="auto" w:frame="1"/>
        </w:rPr>
        <w:t>2018</w:t>
      </w:r>
      <w:r w:rsidRPr="008F51A0">
        <w:rPr>
          <w:rFonts w:ascii="Bookman Old Style" w:eastAsia="Times New Roman" w:hAnsi="Bookman Old Style" w:cs="Segoe UI"/>
          <w:color w:val="000000"/>
          <w:bdr w:val="none" w:sz="0" w:space="0" w:color="auto" w:frame="1"/>
        </w:rPr>
        <w:t>-</w:t>
      </w:r>
      <w:r w:rsidRPr="008F51A0">
        <w:rPr>
          <w:rStyle w:val="number"/>
          <w:rFonts w:ascii="Bookman Old Style" w:eastAsia="Times New Roman" w:hAnsi="Bookman Old Style" w:cs="Segoe UI"/>
          <w:color w:val="C00000"/>
          <w:bdr w:val="none" w:sz="0" w:space="0" w:color="auto" w:frame="1"/>
        </w:rPr>
        <w:t>2020</w:t>
      </w:r>
      <w:r w:rsidRPr="008F51A0">
        <w:rPr>
          <w:rFonts w:ascii="Bookman Old Style" w:eastAsia="Times New Roman" w:hAnsi="Bookman Old Style" w:cs="Segoe UI"/>
          <w:color w:val="000000"/>
          <w:bdr w:val="none" w:sz="0" w:space="0" w:color="auto" w:frame="1"/>
        </w:rPr>
        <w:t>. &lt;/p&gt;  </w:t>
      </w:r>
    </w:p>
    <w:p w:rsidR="004D4A49" w:rsidRPr="008F51A0" w:rsidRDefault="004D4A49" w:rsidP="006216D3">
      <w:pPr>
        <w:numPr>
          <w:ilvl w:val="0"/>
          <w:numId w:val="248"/>
        </w:numPr>
        <w:spacing w:line="360" w:lineRule="auto"/>
        <w:jc w:val="both"/>
        <w:divId w:val="202474184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&lt;/footer&gt;  </w:t>
      </w:r>
    </w:p>
    <w:p w:rsidR="008235A6" w:rsidRPr="008F51A0" w:rsidRDefault="008235A6" w:rsidP="008F51A0">
      <w:pPr>
        <w:pStyle w:val="Heading3"/>
        <w:shd w:val="clear" w:color="auto" w:fill="FFFFFF"/>
        <w:spacing w:before="0" w:after="160" w:line="360" w:lineRule="auto"/>
        <w:jc w:val="both"/>
        <w:divId w:val="173246186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HTML &lt;details&gt;</w:t>
      </w:r>
    </w:p>
    <w:p w:rsidR="008235A6" w:rsidRPr="008F51A0" w:rsidRDefault="008235A6" w:rsidP="008F51A0">
      <w:pPr>
        <w:pStyle w:val="NormalWeb"/>
        <w:shd w:val="clear" w:color="auto" w:fill="FFFFFF"/>
        <w:spacing w:before="0" w:beforeAutospacing="0" w:after="160" w:afterAutospacing="0" w:line="360" w:lineRule="auto"/>
        <w:jc w:val="both"/>
        <w:divId w:val="1732461868"/>
        <w:rPr>
          <w:rFonts w:ascii="Bookman Old Style" w:eastAsiaTheme="minorEastAsia" w:hAnsi="Bookman Old Style" w:cs="Segoe UI"/>
          <w:color w:val="333333"/>
        </w:rPr>
      </w:pPr>
      <w:r w:rsidRPr="008F51A0">
        <w:rPr>
          <w:rFonts w:ascii="Bookman Old Style" w:hAnsi="Bookman Old Style" w:cs="Segoe UI"/>
          <w:color w:val="333333"/>
        </w:rPr>
        <w:t>HTML &lt;details&gt; element is used to add extra details about the web page and use can hide or show the details as per requirement.</w:t>
      </w:r>
    </w:p>
    <w:p w:rsidR="008235A6" w:rsidRPr="008F51A0" w:rsidRDefault="008235A6" w:rsidP="008F51A0">
      <w:pPr>
        <w:pStyle w:val="Heading3"/>
        <w:shd w:val="clear" w:color="auto" w:fill="FFFFFF"/>
        <w:spacing w:before="0" w:after="160" w:line="360" w:lineRule="auto"/>
        <w:jc w:val="both"/>
        <w:divId w:val="1732461868"/>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B70B02" w:rsidRPr="008F51A0" w:rsidRDefault="00B70B02" w:rsidP="006216D3">
      <w:pPr>
        <w:pStyle w:val="alt"/>
        <w:numPr>
          <w:ilvl w:val="0"/>
          <w:numId w:val="249"/>
        </w:numPr>
        <w:spacing w:before="0" w:beforeAutospacing="0" w:after="160" w:afterAutospacing="0" w:line="360" w:lineRule="auto"/>
        <w:jc w:val="both"/>
        <w:divId w:val="165598558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&lt;details style=</w:t>
      </w:r>
      <w:r w:rsidRPr="008F51A0">
        <w:rPr>
          <w:rStyle w:val="string"/>
          <w:rFonts w:ascii="Bookman Old Style" w:eastAsia="Times New Roman" w:hAnsi="Bookman Old Style" w:cs="Segoe UI"/>
          <w:color w:val="0000FF"/>
          <w:bdr w:val="none" w:sz="0" w:space="0" w:color="auto" w:frame="1"/>
        </w:rPr>
        <w:t>"background-color: #f5deb3"</w:t>
      </w:r>
      <w:r w:rsidRPr="008F51A0">
        <w:rPr>
          <w:rFonts w:ascii="Bookman Old Style" w:eastAsia="Times New Roman" w:hAnsi="Bookman Old Style" w:cs="Segoe UI"/>
          <w:color w:val="000000"/>
          <w:bdr w:val="none" w:sz="0" w:space="0" w:color="auto" w:frame="1"/>
        </w:rPr>
        <w:t>&gt;  </w:t>
      </w:r>
    </w:p>
    <w:p w:rsidR="00B70B02" w:rsidRPr="008F51A0" w:rsidRDefault="00B70B02" w:rsidP="006216D3">
      <w:pPr>
        <w:numPr>
          <w:ilvl w:val="0"/>
          <w:numId w:val="249"/>
        </w:numPr>
        <w:spacing w:line="360" w:lineRule="auto"/>
        <w:jc w:val="both"/>
        <w:divId w:val="165598558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&lt;summary&gt;This is visible section: click to show other details&lt;/summary&gt;  </w:t>
      </w:r>
    </w:p>
    <w:p w:rsidR="00B70B02" w:rsidRPr="008F51A0" w:rsidRDefault="00B70B02" w:rsidP="006216D3">
      <w:pPr>
        <w:pStyle w:val="alt"/>
        <w:numPr>
          <w:ilvl w:val="0"/>
          <w:numId w:val="249"/>
        </w:numPr>
        <w:spacing w:before="0" w:beforeAutospacing="0" w:after="160" w:afterAutospacing="0" w:line="360" w:lineRule="auto"/>
        <w:jc w:val="both"/>
        <w:divId w:val="165598558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w:t>
      </w:r>
      <w:proofErr w:type="gramStart"/>
      <w:r w:rsidRPr="008F51A0">
        <w:rPr>
          <w:rFonts w:ascii="Bookman Old Style" w:eastAsia="Times New Roman" w:hAnsi="Bookman Old Style" w:cs="Segoe UI"/>
          <w:color w:val="000000"/>
          <w:bdr w:val="none" w:sz="0" w:space="0" w:color="auto" w:frame="1"/>
        </w:rPr>
        <w:t>This</w:t>
      </w:r>
      <w:proofErr w:type="gramEnd"/>
      <w:r w:rsidRPr="008F51A0">
        <w:rPr>
          <w:rFonts w:ascii="Bookman Old Style" w:eastAsia="Times New Roman" w:hAnsi="Bookman Old Style" w:cs="Segoe UI"/>
          <w:color w:val="000000"/>
          <w:bdr w:val="none" w:sz="0" w:space="0" w:color="auto" w:frame="1"/>
        </w:rPr>
        <w:t> section only shows </w:t>
      </w:r>
      <w:r w:rsidRPr="008F51A0">
        <w:rPr>
          <w:rStyle w:val="keyword"/>
          <w:rFonts w:ascii="Bookman Old Style" w:eastAsia="Times New Roman" w:hAnsi="Bookman Old Style" w:cs="Segoe UI"/>
          <w:b/>
          <w:bCs/>
          <w:color w:val="006699"/>
          <w:bdr w:val="none" w:sz="0" w:space="0" w:color="auto" w:frame="1"/>
        </w:rPr>
        <w:t>if</w:t>
      </w:r>
      <w:r w:rsidRPr="008F51A0">
        <w:rPr>
          <w:rFonts w:ascii="Bookman Old Style" w:eastAsia="Times New Roman" w:hAnsi="Bookman Old Style" w:cs="Segoe UI"/>
          <w:color w:val="000000"/>
          <w:bdr w:val="none" w:sz="0" w:space="0" w:color="auto" w:frame="1"/>
        </w:rPr>
        <w:t> user want to see it. &lt;/p&gt;  </w:t>
      </w:r>
    </w:p>
    <w:p w:rsidR="00B70B02" w:rsidRPr="008F51A0" w:rsidRDefault="00B70B02" w:rsidP="006216D3">
      <w:pPr>
        <w:numPr>
          <w:ilvl w:val="0"/>
          <w:numId w:val="249"/>
        </w:numPr>
        <w:spacing w:line="360" w:lineRule="auto"/>
        <w:jc w:val="both"/>
        <w:divId w:val="165598558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&lt;/details&gt;  </w:t>
      </w:r>
    </w:p>
    <w:p w:rsidR="00E40A53" w:rsidRPr="008F51A0" w:rsidRDefault="00E40A53" w:rsidP="008F51A0">
      <w:pPr>
        <w:pStyle w:val="Heading3"/>
        <w:shd w:val="clear" w:color="auto" w:fill="FFFFFF"/>
        <w:spacing w:before="0" w:after="160" w:line="360" w:lineRule="auto"/>
        <w:jc w:val="both"/>
        <w:divId w:val="169256270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HTML &lt;summary&gt;</w:t>
      </w:r>
    </w:p>
    <w:p w:rsidR="00E40A53" w:rsidRPr="008F51A0" w:rsidRDefault="00E40A53" w:rsidP="008F51A0">
      <w:pPr>
        <w:pStyle w:val="NormalWeb"/>
        <w:shd w:val="clear" w:color="auto" w:fill="FFFFFF"/>
        <w:spacing w:before="0" w:beforeAutospacing="0" w:after="160" w:afterAutospacing="0" w:line="360" w:lineRule="auto"/>
        <w:jc w:val="both"/>
        <w:divId w:val="1692562703"/>
        <w:rPr>
          <w:rFonts w:ascii="Bookman Old Style" w:eastAsiaTheme="minorEastAsia" w:hAnsi="Bookman Old Style" w:cs="Segoe UI"/>
          <w:color w:val="333333"/>
        </w:rPr>
      </w:pPr>
      <w:r w:rsidRPr="008F51A0">
        <w:rPr>
          <w:rFonts w:ascii="Bookman Old Style" w:hAnsi="Bookman Old Style" w:cs="Segoe UI"/>
          <w:color w:val="333333"/>
        </w:rPr>
        <w:t>HTML &lt;summary&gt; element is used with the &lt;details&gt; element in a web page. It is used as summary, captions about the content of &lt;details&gt; element.</w:t>
      </w:r>
    </w:p>
    <w:p w:rsidR="00E40A53" w:rsidRPr="008F51A0" w:rsidRDefault="00E40A53" w:rsidP="008F51A0">
      <w:pPr>
        <w:pStyle w:val="Heading3"/>
        <w:shd w:val="clear" w:color="auto" w:fill="FFFFFF"/>
        <w:spacing w:before="0" w:after="160" w:line="360" w:lineRule="auto"/>
        <w:jc w:val="both"/>
        <w:divId w:val="169256270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0E2681" w:rsidRPr="008F51A0" w:rsidRDefault="000E2681" w:rsidP="006216D3">
      <w:pPr>
        <w:pStyle w:val="alt"/>
        <w:numPr>
          <w:ilvl w:val="0"/>
          <w:numId w:val="250"/>
        </w:numPr>
        <w:spacing w:before="0" w:beforeAutospacing="0" w:after="160" w:afterAutospacing="0" w:line="360" w:lineRule="auto"/>
        <w:jc w:val="both"/>
        <w:divId w:val="88591988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&lt;details&gt;  </w:t>
      </w:r>
    </w:p>
    <w:p w:rsidR="000E2681" w:rsidRPr="008F51A0" w:rsidRDefault="000E2681" w:rsidP="006216D3">
      <w:pPr>
        <w:numPr>
          <w:ilvl w:val="0"/>
          <w:numId w:val="250"/>
        </w:numPr>
        <w:spacing w:line="360" w:lineRule="auto"/>
        <w:jc w:val="both"/>
        <w:divId w:val="88591988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&lt;summary&gt;HTML is acronym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?&lt;/summary&gt;  </w:t>
      </w:r>
    </w:p>
    <w:p w:rsidR="000E2681" w:rsidRPr="008F51A0" w:rsidRDefault="000E2681" w:rsidP="006216D3">
      <w:pPr>
        <w:pStyle w:val="alt"/>
        <w:numPr>
          <w:ilvl w:val="0"/>
          <w:numId w:val="250"/>
        </w:numPr>
        <w:spacing w:before="0" w:beforeAutospacing="0" w:after="160" w:afterAutospacing="0" w:line="360" w:lineRule="auto"/>
        <w:jc w:val="both"/>
        <w:divId w:val="88591988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 style=</w:t>
      </w:r>
      <w:r w:rsidRPr="008F51A0">
        <w:rPr>
          <w:rStyle w:val="string"/>
          <w:rFonts w:ascii="Bookman Old Style" w:eastAsia="Times New Roman" w:hAnsi="Bookman Old Style" w:cs="Segoe UI"/>
          <w:color w:val="0000FF"/>
          <w:bdr w:val="none" w:sz="0" w:space="0" w:color="auto" w:frame="1"/>
        </w:rPr>
        <w:t>"color: blue; font-size: 20px;"</w:t>
      </w:r>
      <w:r w:rsidRPr="008F51A0">
        <w:rPr>
          <w:rFonts w:ascii="Bookman Old Style" w:eastAsia="Times New Roman" w:hAnsi="Bookman Old Style" w:cs="Segoe UI"/>
          <w:color w:val="000000"/>
          <w:bdr w:val="none" w:sz="0" w:space="0" w:color="auto" w:frame="1"/>
        </w:rPr>
        <w:t>&gt;Hypertext Markup Language&lt;/p&gt;  </w:t>
      </w:r>
    </w:p>
    <w:p w:rsidR="000E2681" w:rsidRPr="008F51A0" w:rsidRDefault="000E2681" w:rsidP="006216D3">
      <w:pPr>
        <w:numPr>
          <w:ilvl w:val="0"/>
          <w:numId w:val="250"/>
        </w:numPr>
        <w:spacing w:line="360" w:lineRule="auto"/>
        <w:jc w:val="both"/>
        <w:divId w:val="88591988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&lt;/details&gt;  </w:t>
      </w:r>
    </w:p>
    <w:p w:rsidR="001C7CF9" w:rsidRPr="008F51A0" w:rsidRDefault="001C7CF9"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E5F9E" w:rsidRPr="008F51A0" w:rsidRDefault="00AE5F9E" w:rsidP="008F51A0">
      <w:pPr>
        <w:pStyle w:val="Heading1"/>
        <w:shd w:val="clear" w:color="auto" w:fill="FFFFFF"/>
        <w:spacing w:before="0" w:beforeAutospacing="0" w:after="160" w:afterAutospacing="0" w:line="360" w:lineRule="auto"/>
        <w:jc w:val="both"/>
        <w:divId w:val="365371185"/>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Layout Techniques</w:t>
      </w:r>
    </w:p>
    <w:p w:rsidR="00AE5F9E" w:rsidRPr="008F51A0" w:rsidRDefault="00AE5F9E" w:rsidP="008F51A0">
      <w:pPr>
        <w:pStyle w:val="NormalWeb"/>
        <w:shd w:val="clear" w:color="auto" w:fill="FFFFFF"/>
        <w:spacing w:before="0" w:beforeAutospacing="0" w:after="160" w:afterAutospacing="0" w:line="360" w:lineRule="auto"/>
        <w:jc w:val="both"/>
        <w:divId w:val="365371185"/>
        <w:rPr>
          <w:rFonts w:ascii="Bookman Old Style" w:eastAsiaTheme="minorEastAsia" w:hAnsi="Bookman Old Style" w:cs="Segoe UI"/>
          <w:color w:val="333333"/>
        </w:rPr>
      </w:pPr>
      <w:r w:rsidRPr="008F51A0">
        <w:rPr>
          <w:rFonts w:ascii="Bookman Old Style" w:hAnsi="Bookman Old Style" w:cs="Segoe UI"/>
          <w:color w:val="333333"/>
        </w:rPr>
        <w:t>Creating layouts are the most important things while designing a website, as it will ensure that your website looks in a well-arranged way and the content appears easy to understand. There are various techniques, and frameworks available for creating layouts, but here we will learn about simple techniques. You can use the following methods to create multicolumn layouts:</w:t>
      </w:r>
    </w:p>
    <w:p w:rsidR="00AE5F9E" w:rsidRPr="008F51A0" w:rsidRDefault="00AE5F9E" w:rsidP="006216D3">
      <w:pPr>
        <w:numPr>
          <w:ilvl w:val="0"/>
          <w:numId w:val="251"/>
        </w:numPr>
        <w:shd w:val="clear" w:color="auto" w:fill="FFFFFF"/>
        <w:spacing w:line="360" w:lineRule="auto"/>
        <w:jc w:val="both"/>
        <w:divId w:val="365371185"/>
        <w:rPr>
          <w:rFonts w:ascii="Bookman Old Style" w:eastAsia="Times New Roman" w:hAnsi="Bookman Old Style" w:cs="Segoe UI"/>
          <w:color w:val="000000"/>
        </w:rPr>
      </w:pPr>
      <w:r w:rsidRPr="008F51A0">
        <w:rPr>
          <w:rFonts w:ascii="Bookman Old Style" w:eastAsia="Times New Roman" w:hAnsi="Bookman Old Style" w:cs="Segoe UI"/>
          <w:color w:val="000000"/>
        </w:rPr>
        <w:t>HTML tables (Try not to use)</w:t>
      </w:r>
    </w:p>
    <w:p w:rsidR="00AE5F9E" w:rsidRPr="008F51A0" w:rsidRDefault="00AE5F9E" w:rsidP="006216D3">
      <w:pPr>
        <w:numPr>
          <w:ilvl w:val="0"/>
          <w:numId w:val="251"/>
        </w:numPr>
        <w:shd w:val="clear" w:color="auto" w:fill="FFFFFF"/>
        <w:spacing w:line="360" w:lineRule="auto"/>
        <w:jc w:val="both"/>
        <w:divId w:val="365371185"/>
        <w:rPr>
          <w:rFonts w:ascii="Bookman Old Style" w:eastAsia="Times New Roman" w:hAnsi="Bookman Old Style" w:cs="Segoe UI"/>
          <w:color w:val="000000"/>
        </w:rPr>
      </w:pPr>
      <w:r w:rsidRPr="008F51A0">
        <w:rPr>
          <w:rFonts w:ascii="Bookman Old Style" w:eastAsia="Times New Roman" w:hAnsi="Bookman Old Style" w:cs="Segoe UI"/>
          <w:color w:val="000000"/>
        </w:rPr>
        <w:t>CSS float property</w:t>
      </w:r>
    </w:p>
    <w:p w:rsidR="00AE5F9E" w:rsidRPr="008F51A0" w:rsidRDefault="00AE5F9E" w:rsidP="006216D3">
      <w:pPr>
        <w:numPr>
          <w:ilvl w:val="0"/>
          <w:numId w:val="251"/>
        </w:numPr>
        <w:shd w:val="clear" w:color="auto" w:fill="FFFFFF"/>
        <w:spacing w:line="360" w:lineRule="auto"/>
        <w:jc w:val="both"/>
        <w:divId w:val="365371185"/>
        <w:rPr>
          <w:rFonts w:ascii="Bookman Old Style" w:eastAsia="Times New Roman" w:hAnsi="Bookman Old Style" w:cs="Segoe UI"/>
          <w:color w:val="000000"/>
        </w:rPr>
      </w:pPr>
      <w:r w:rsidRPr="008F51A0">
        <w:rPr>
          <w:rFonts w:ascii="Bookman Old Style" w:eastAsia="Times New Roman" w:hAnsi="Bookman Old Style" w:cs="Segoe UI"/>
          <w:color w:val="000000"/>
        </w:rPr>
        <w:lastRenderedPageBreak/>
        <w:t>CSS framework</w:t>
      </w:r>
    </w:p>
    <w:p w:rsidR="00AE5F9E" w:rsidRPr="008F51A0" w:rsidRDefault="00AE5F9E" w:rsidP="006216D3">
      <w:pPr>
        <w:numPr>
          <w:ilvl w:val="0"/>
          <w:numId w:val="251"/>
        </w:numPr>
        <w:shd w:val="clear" w:color="auto" w:fill="FFFFFF"/>
        <w:spacing w:line="360" w:lineRule="auto"/>
        <w:jc w:val="both"/>
        <w:divId w:val="365371185"/>
        <w:rPr>
          <w:rFonts w:ascii="Bookman Old Style" w:eastAsia="Times New Roman" w:hAnsi="Bookman Old Style" w:cs="Segoe UI"/>
          <w:color w:val="000000"/>
        </w:rPr>
      </w:pPr>
      <w:r w:rsidRPr="008F51A0">
        <w:rPr>
          <w:rFonts w:ascii="Bookman Old Style" w:eastAsia="Times New Roman" w:hAnsi="Bookman Old Style" w:cs="Segoe UI"/>
          <w:color w:val="000000"/>
        </w:rPr>
        <w:t>CSS flexbox</w:t>
      </w:r>
    </w:p>
    <w:p w:rsidR="00AE5F9E" w:rsidRPr="008F51A0" w:rsidRDefault="00AE5F9E" w:rsidP="006216D3">
      <w:pPr>
        <w:numPr>
          <w:ilvl w:val="0"/>
          <w:numId w:val="251"/>
        </w:numPr>
        <w:shd w:val="clear" w:color="auto" w:fill="FFFFFF"/>
        <w:spacing w:line="360" w:lineRule="auto"/>
        <w:jc w:val="both"/>
        <w:divId w:val="365371185"/>
        <w:rPr>
          <w:rFonts w:ascii="Bookman Old Style" w:eastAsia="Times New Roman" w:hAnsi="Bookman Old Style" w:cs="Segoe UI"/>
          <w:color w:val="000000"/>
        </w:rPr>
      </w:pPr>
      <w:r w:rsidRPr="008F51A0">
        <w:rPr>
          <w:rFonts w:ascii="Bookman Old Style" w:eastAsia="Times New Roman" w:hAnsi="Bookman Old Style" w:cs="Segoe UI"/>
          <w:color w:val="000000"/>
        </w:rPr>
        <w:t>Layout using div</w:t>
      </w:r>
    </w:p>
    <w:p w:rsidR="00AE5F9E" w:rsidRPr="008F51A0" w:rsidRDefault="00AE5F9E" w:rsidP="008F51A0">
      <w:pPr>
        <w:spacing w:line="360" w:lineRule="auto"/>
        <w:divId w:val="365371185"/>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0B9EF1D3" wp14:editId="7F0DA63B">
                <wp:extent cx="6097905" cy="4445"/>
                <wp:effectExtent l="0" t="0" r="0" b="0"/>
                <wp:docPr id="2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EB2447" id="Rectangle 231"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AE5F9E" w:rsidRPr="008F51A0" w:rsidRDefault="00AE5F9E" w:rsidP="008F51A0">
      <w:pPr>
        <w:pStyle w:val="Heading2"/>
        <w:shd w:val="clear" w:color="auto" w:fill="FFFFFF"/>
        <w:spacing w:before="0" w:after="160" w:line="360" w:lineRule="auto"/>
        <w:jc w:val="both"/>
        <w:divId w:val="36537118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Tables (Not Recommended)</w:t>
      </w:r>
    </w:p>
    <w:p w:rsidR="00AE5F9E" w:rsidRPr="008F51A0" w:rsidRDefault="00AE5F9E" w:rsidP="008F51A0">
      <w:pPr>
        <w:pStyle w:val="NormalWeb"/>
        <w:shd w:val="clear" w:color="auto" w:fill="FFFFFF"/>
        <w:spacing w:before="0" w:beforeAutospacing="0" w:after="160" w:afterAutospacing="0" w:line="360" w:lineRule="auto"/>
        <w:jc w:val="both"/>
        <w:divId w:val="365371185"/>
        <w:rPr>
          <w:rFonts w:ascii="Bookman Old Style" w:eastAsiaTheme="minorEastAsia" w:hAnsi="Bookman Old Style" w:cs="Segoe UI"/>
          <w:color w:val="333333"/>
        </w:rPr>
      </w:pPr>
      <w:r w:rsidRPr="008F51A0">
        <w:rPr>
          <w:rFonts w:ascii="Bookman Old Style" w:hAnsi="Bookman Old Style" w:cs="Segoe UI"/>
          <w:color w:val="333333"/>
        </w:rPr>
        <w:t>HTML table-based layout is one of the easiest ways for creating a layout, as table use only rows and column-based format, but HTML tables are not recommended for your page layout. The</w:t>
      </w:r>
    </w:p>
    <w:p w:rsidR="00AE5F9E" w:rsidRPr="008F51A0" w:rsidRDefault="00AE5F9E" w:rsidP="008F51A0">
      <w:pPr>
        <w:spacing w:line="360" w:lineRule="auto"/>
        <w:divId w:val="365371185"/>
        <w:rPr>
          <w:rFonts w:ascii="Bookman Old Style" w:eastAsia="Times New Roman" w:hAnsi="Bookman Old Style" w:cs="Times New Roman"/>
        </w:rPr>
      </w:pPr>
      <w:proofErr w:type="gramStart"/>
      <w:r w:rsidRPr="008F51A0">
        <w:rPr>
          <w:rFonts w:ascii="Bookman Old Style" w:eastAsia="Times New Roman" w:hAnsi="Bookman Old Style" w:cs="Segoe UI"/>
          <w:color w:val="333333"/>
          <w:shd w:val="clear" w:color="auto" w:fill="FFFFFF"/>
        </w:rPr>
        <w:t>element</w:t>
      </w:r>
      <w:proofErr w:type="gramEnd"/>
      <w:r w:rsidRPr="008F51A0">
        <w:rPr>
          <w:rFonts w:ascii="Bookman Old Style" w:eastAsia="Times New Roman" w:hAnsi="Bookman Old Style" w:cs="Segoe UI"/>
          <w:color w:val="333333"/>
          <w:shd w:val="clear" w:color="auto" w:fill="FFFFFF"/>
        </w:rPr>
        <w:t xml:space="preserve"> is designed to display tabular data. It is not good for a layout. Although first creating a layout is easy, but if you want to change or redesign your website, then it will be a complicated task.</w:t>
      </w:r>
    </w:p>
    <w:p w:rsidR="00AE5F9E" w:rsidRPr="008F51A0" w:rsidRDefault="00AE5F9E" w:rsidP="008F51A0">
      <w:pPr>
        <w:pStyle w:val="NormalWeb"/>
        <w:shd w:val="clear" w:color="auto" w:fill="FFFFFF"/>
        <w:spacing w:before="0" w:beforeAutospacing="0" w:after="160" w:afterAutospacing="0" w:line="360" w:lineRule="auto"/>
        <w:jc w:val="both"/>
        <w:divId w:val="365371185"/>
        <w:rPr>
          <w:rFonts w:ascii="Bookman Old Style" w:eastAsiaTheme="minorEastAsia" w:hAnsi="Bookman Old Style" w:cs="Segoe UI"/>
          <w:color w:val="333333"/>
        </w:rPr>
      </w:pPr>
      <w:r w:rsidRPr="008F51A0">
        <w:rPr>
          <w:rFonts w:ascii="Bookman Old Style" w:hAnsi="Bookman Old Style" w:cs="Segoe UI"/>
          <w:color w:val="333333"/>
        </w:rPr>
        <w:t>Following is an example for the creation of a simple web page layout using HTML table.</w:t>
      </w:r>
    </w:p>
    <w:p w:rsidR="00AE5F9E" w:rsidRPr="008F51A0" w:rsidRDefault="00AE5F9E" w:rsidP="008F51A0">
      <w:pPr>
        <w:pStyle w:val="Heading3"/>
        <w:shd w:val="clear" w:color="auto" w:fill="FFFFFF"/>
        <w:spacing w:before="0" w:after="160" w:line="360" w:lineRule="auto"/>
        <w:jc w:val="both"/>
        <w:divId w:val="365371185"/>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li{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display: inline-block;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a{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color:#20b2aa;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&lt;/head&gt;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&lt;body&gt;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Header Section --&gt;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&lt;table width=</w:t>
      </w:r>
      <w:r w:rsidRPr="008F51A0">
        <w:rPr>
          <w:rStyle w:val="string"/>
          <w:rFonts w:ascii="Bookman Old Style" w:eastAsia="Times New Roman" w:hAnsi="Bookman Old Style" w:cs="Segoe UI"/>
          <w:color w:val="0000FF"/>
          <w:bdr w:val="none" w:sz="0" w:space="0" w:color="auto" w:frame="1"/>
        </w:rPr>
        <w:t>"100%"</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"border-collapse:collapse;"</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 colspan=</w:t>
      </w:r>
      <w:r w:rsidRPr="008F51A0">
        <w:rPr>
          <w:rStyle w:val="string"/>
          <w:rFonts w:ascii="Bookman Old Style" w:eastAsia="Times New Roman" w:hAnsi="Bookman Old Style" w:cs="Segoe UI"/>
          <w:color w:val="0000FF"/>
          <w:bdr w:val="none" w:sz="0" w:space="0" w:color="auto" w:frame="1"/>
        </w:rPr>
        <w:t>"2"</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"background-color:#1a1a1a; text-align: center;"</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&lt;h3 style=</w:t>
      </w:r>
      <w:r w:rsidRPr="008F51A0">
        <w:rPr>
          <w:rStyle w:val="string"/>
          <w:rFonts w:ascii="Bookman Old Style" w:eastAsia="Times New Roman" w:hAnsi="Bookman Old Style" w:cs="Segoe UI"/>
          <w:color w:val="0000FF"/>
          <w:bdr w:val="none" w:sz="0" w:space="0" w:color="auto" w:frame="1"/>
        </w:rPr>
        <w:t>"font-size: 30px; color: #ff6a6a;"</w:t>
      </w:r>
      <w:r w:rsidRPr="008F51A0">
        <w:rPr>
          <w:rFonts w:ascii="Bookman Old Style" w:eastAsia="Times New Roman" w:hAnsi="Bookman Old Style" w:cs="Segoe UI"/>
          <w:color w:val="000000"/>
          <w:bdr w:val="none" w:sz="0" w:space="0" w:color="auto" w:frame="1"/>
        </w:rPr>
        <w:t>&gt;javaTpoint Table-layout&lt;/h3&gt;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Nav Section --&gt;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 colspan=</w:t>
      </w:r>
      <w:r w:rsidRPr="008F51A0">
        <w:rPr>
          <w:rStyle w:val="string"/>
          <w:rFonts w:ascii="Bookman Old Style" w:eastAsia="Times New Roman" w:hAnsi="Bookman Old Style" w:cs="Segoe UI"/>
          <w:color w:val="0000FF"/>
          <w:bdr w:val="none" w:sz="0" w:space="0" w:color="auto" w:frame="1"/>
        </w:rPr>
        <w:t>"2"</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"background-color:#666666;"</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&gt;Home&lt;/a&gt;&lt;/li&gt;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&gt;Menu&lt;/a&gt;&lt;/li&gt;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&gt;About-us&lt;/a&gt;&lt;/li&gt;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&gt;Contact us&lt;/a&gt;&lt;/li&gt;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Main Section --&gt;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 style=</w:t>
      </w:r>
      <w:r w:rsidRPr="008F51A0">
        <w:rPr>
          <w:rStyle w:val="string"/>
          <w:rFonts w:ascii="Bookman Old Style" w:eastAsia="Times New Roman" w:hAnsi="Bookman Old Style" w:cs="Segoe UI"/>
          <w:color w:val="0000FF"/>
          <w:bdr w:val="none" w:sz="0" w:space="0" w:color="auto" w:frame="1"/>
        </w:rPr>
        <w:t>"background-color:#e6e6fa; width:80%; height: 400px; text-align: center;"</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&lt;p&gt;Write your content Here&lt;/p&gt;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 style=</w:t>
      </w:r>
      <w:r w:rsidRPr="008F51A0">
        <w:rPr>
          <w:rStyle w:val="string"/>
          <w:rFonts w:ascii="Bookman Old Style" w:eastAsia="Times New Roman" w:hAnsi="Bookman Old Style" w:cs="Segoe UI"/>
          <w:color w:val="0000FF"/>
          <w:bdr w:val="none" w:sz="0" w:space="0" w:color="auto" w:frame="1"/>
        </w:rPr>
        <w:t>"background-color:#a7e6fb; height: 400px;"</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is your side bar&lt;/p&gt;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Footer Section --&gt;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 colspan=</w:t>
      </w:r>
      <w:r w:rsidRPr="008F51A0">
        <w:rPr>
          <w:rStyle w:val="string"/>
          <w:rFonts w:ascii="Bookman Old Style" w:eastAsia="Times New Roman" w:hAnsi="Bookman Old Style" w:cs="Segoe UI"/>
          <w:color w:val="0000FF"/>
          <w:bdr w:val="none" w:sz="0" w:space="0" w:color="auto" w:frame="1"/>
        </w:rPr>
        <w:t>"2"</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"background-color:#2e2e2e; text-align: center;"</w:t>
      </w:r>
      <w:r w:rsidRPr="008F51A0">
        <w:rPr>
          <w:rFonts w:ascii="Bookman Old Style" w:eastAsia="Times New Roman" w:hAnsi="Bookman Old Style" w:cs="Segoe UI"/>
          <w:color w:val="000000"/>
          <w:bdr w:val="none" w:sz="0" w:space="0" w:color="auto" w:frame="1"/>
        </w:rPr>
        <w:t>&gt;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 style=</w:t>
      </w:r>
      <w:r w:rsidRPr="008F51A0">
        <w:rPr>
          <w:rStyle w:val="string"/>
          <w:rFonts w:ascii="Bookman Old Style" w:eastAsia="Times New Roman" w:hAnsi="Bookman Old Style" w:cs="Segoe UI"/>
          <w:color w:val="0000FF"/>
          <w:bdr w:val="none" w:sz="0" w:space="0" w:color="auto" w:frame="1"/>
        </w:rPr>
        <w:t>"color:#f08080"</w:t>
      </w:r>
      <w:r w:rsidRPr="008F51A0">
        <w:rPr>
          <w:rFonts w:ascii="Bookman Old Style" w:eastAsia="Times New Roman" w:hAnsi="Bookman Old Style" w:cs="Segoe UI"/>
          <w:color w:val="000000"/>
          <w:bdr w:val="none" w:sz="0" w:space="0" w:color="auto" w:frame="1"/>
        </w:rPr>
        <w:t>&gt;©&lt;strong&gt;Copyright javaTpoint.com&lt;/strong&gt;&lt;/p&gt;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&lt;/td&gt;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&lt;/tr&gt;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&lt;/table&gt;  </w:t>
      </w:r>
    </w:p>
    <w:p w:rsidR="008F729F" w:rsidRPr="008F51A0" w:rsidRDefault="008F729F" w:rsidP="006216D3">
      <w:pPr>
        <w:numPr>
          <w:ilvl w:val="0"/>
          <w:numId w:val="252"/>
        </w:numPr>
        <w:spacing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8F729F" w:rsidRPr="008F51A0" w:rsidRDefault="008F729F" w:rsidP="006216D3">
      <w:pPr>
        <w:pStyle w:val="alt"/>
        <w:numPr>
          <w:ilvl w:val="0"/>
          <w:numId w:val="252"/>
        </w:numPr>
        <w:spacing w:before="0" w:beforeAutospacing="0" w:after="160" w:afterAutospacing="0" w:line="360" w:lineRule="auto"/>
        <w:jc w:val="both"/>
        <w:divId w:val="18363560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C7092" w:rsidRPr="008F51A0" w:rsidRDefault="004C7092" w:rsidP="008F51A0">
      <w:pPr>
        <w:pStyle w:val="Heading4"/>
        <w:pBdr>
          <w:left w:val="single" w:sz="18" w:space="30" w:color="FFA500"/>
        </w:pBdr>
        <w:shd w:val="clear" w:color="auto" w:fill="FAEBD7"/>
        <w:spacing w:before="0" w:after="160" w:line="360" w:lineRule="auto"/>
        <w:jc w:val="both"/>
        <w:divId w:val="1004549474"/>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This example is just for show you how to create layout using table but it's not recommended to use table layout.</w:t>
      </w:r>
    </w:p>
    <w:p w:rsidR="004C7092" w:rsidRPr="008F51A0" w:rsidRDefault="004C7092" w:rsidP="008F51A0">
      <w:pPr>
        <w:pStyle w:val="Heading2"/>
        <w:shd w:val="clear" w:color="auto" w:fill="FFFFFF"/>
        <w:spacing w:before="0" w:after="160" w:line="360" w:lineRule="auto"/>
        <w:jc w:val="both"/>
        <w:divId w:val="1004549474"/>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CSS Frameworks</w:t>
      </w:r>
    </w:p>
    <w:p w:rsidR="004C7092" w:rsidRPr="008F51A0" w:rsidRDefault="004C7092" w:rsidP="008F51A0">
      <w:pPr>
        <w:pStyle w:val="NormalWeb"/>
        <w:shd w:val="clear" w:color="auto" w:fill="FFFFFF"/>
        <w:spacing w:before="0" w:beforeAutospacing="0" w:after="160" w:afterAutospacing="0" w:line="360" w:lineRule="auto"/>
        <w:jc w:val="both"/>
        <w:divId w:val="1004549474"/>
        <w:rPr>
          <w:rFonts w:ascii="Bookman Old Style" w:eastAsiaTheme="minorEastAsia" w:hAnsi="Bookman Old Style" w:cs="Segoe UI"/>
          <w:color w:val="333333"/>
        </w:rPr>
      </w:pPr>
      <w:r w:rsidRPr="008F51A0">
        <w:rPr>
          <w:rFonts w:ascii="Bookman Old Style" w:hAnsi="Bookman Old Style" w:cs="Segoe UI"/>
          <w:color w:val="333333"/>
        </w:rPr>
        <w:t>CSS provides many frameworks like W3.CSS, Bootstrap, and many more, to create your layout fast. Using CSS frameworks you can easily create a responsive and attractive web layout. You just need to add a link for these frameworks, and you can use all properties available in the framework.</w:t>
      </w:r>
    </w:p>
    <w:p w:rsidR="004C7092" w:rsidRPr="008F51A0" w:rsidRDefault="004C7092" w:rsidP="008F51A0">
      <w:pPr>
        <w:pStyle w:val="Heading2"/>
        <w:shd w:val="clear" w:color="auto" w:fill="FFFFFF"/>
        <w:spacing w:before="0" w:after="160" w:line="360" w:lineRule="auto"/>
        <w:jc w:val="both"/>
        <w:divId w:val="100454947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CSS Float</w:t>
      </w:r>
    </w:p>
    <w:p w:rsidR="004C7092" w:rsidRPr="008F51A0" w:rsidRDefault="004C7092" w:rsidP="008F51A0">
      <w:pPr>
        <w:pStyle w:val="NormalWeb"/>
        <w:shd w:val="clear" w:color="auto" w:fill="FFFFFF"/>
        <w:spacing w:before="0" w:beforeAutospacing="0" w:after="160" w:afterAutospacing="0" w:line="360" w:lineRule="auto"/>
        <w:jc w:val="both"/>
        <w:divId w:val="1004549474"/>
        <w:rPr>
          <w:rFonts w:ascii="Bookman Old Style" w:eastAsiaTheme="minorEastAsia" w:hAnsi="Bookman Old Style" w:cs="Segoe UI"/>
          <w:color w:val="333333"/>
        </w:rPr>
      </w:pPr>
      <w:r w:rsidRPr="008F51A0">
        <w:rPr>
          <w:rFonts w:ascii="Bookman Old Style" w:hAnsi="Bookman Old Style" w:cs="Segoe UI"/>
          <w:color w:val="333333"/>
        </w:rPr>
        <w:t>You can create an entire web layout using CSS float property.</w:t>
      </w:r>
    </w:p>
    <w:p w:rsidR="004C7092" w:rsidRPr="008F51A0" w:rsidRDefault="004C7092" w:rsidP="008F51A0">
      <w:pPr>
        <w:pStyle w:val="NormalWeb"/>
        <w:shd w:val="clear" w:color="auto" w:fill="FFFFFF"/>
        <w:spacing w:before="0" w:beforeAutospacing="0" w:after="160" w:afterAutospacing="0" w:line="360" w:lineRule="auto"/>
        <w:jc w:val="both"/>
        <w:divId w:val="1004549474"/>
        <w:rPr>
          <w:rFonts w:ascii="Bookman Old Style" w:hAnsi="Bookman Old Style" w:cs="Segoe UI"/>
          <w:color w:val="333333"/>
        </w:rPr>
      </w:pPr>
      <w:r w:rsidRPr="008F51A0">
        <w:rPr>
          <w:rStyle w:val="Strong"/>
          <w:rFonts w:ascii="Bookman Old Style" w:hAnsi="Bookman Old Style" w:cs="Segoe UI"/>
          <w:color w:val="333333"/>
        </w:rPr>
        <w:lastRenderedPageBreak/>
        <w:t>Advantage:</w:t>
      </w:r>
      <w:r w:rsidRPr="008F51A0">
        <w:rPr>
          <w:rFonts w:ascii="Bookman Old Style" w:hAnsi="Bookman Old Style" w:cs="Segoe UI"/>
          <w:color w:val="333333"/>
        </w:rPr>
        <w:t> It is very easy to learn and use. You just learn how the float and clear properties work.</w:t>
      </w:r>
    </w:p>
    <w:p w:rsidR="004C7092" w:rsidRPr="008F51A0" w:rsidRDefault="004C7092" w:rsidP="008F51A0">
      <w:pPr>
        <w:pStyle w:val="NormalWeb"/>
        <w:shd w:val="clear" w:color="auto" w:fill="FFFFFF"/>
        <w:spacing w:before="0" w:beforeAutospacing="0" w:after="160" w:afterAutospacing="0" w:line="360" w:lineRule="auto"/>
        <w:jc w:val="both"/>
        <w:divId w:val="1004549474"/>
        <w:rPr>
          <w:rFonts w:ascii="Bookman Old Style" w:hAnsi="Bookman Old Style" w:cs="Segoe UI"/>
          <w:color w:val="333333"/>
        </w:rPr>
      </w:pPr>
      <w:r w:rsidRPr="008F51A0">
        <w:rPr>
          <w:rStyle w:val="Strong"/>
          <w:rFonts w:ascii="Bookman Old Style" w:hAnsi="Bookman Old Style" w:cs="Segoe UI"/>
          <w:color w:val="333333"/>
        </w:rPr>
        <w:t>Disadvantage:</w:t>
      </w:r>
      <w:r w:rsidRPr="008F51A0">
        <w:rPr>
          <w:rFonts w:ascii="Bookman Old Style" w:hAnsi="Bookman Old Style" w:cs="Segoe UI"/>
          <w:color w:val="333333"/>
        </w:rPr>
        <w:t> Floating elements are tied to the document flow, which may harm the flexibility.</w:t>
      </w:r>
    </w:p>
    <w:p w:rsidR="004C7092" w:rsidRPr="008F51A0" w:rsidRDefault="004C7092" w:rsidP="008F51A0">
      <w:pPr>
        <w:pStyle w:val="Heading3"/>
        <w:shd w:val="clear" w:color="auto" w:fill="FFFFFF"/>
        <w:spacing w:before="0" w:after="160" w:line="360" w:lineRule="auto"/>
        <w:jc w:val="both"/>
        <w:divId w:val="1004549474"/>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Example:</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div.container {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 </w:t>
      </w:r>
      <w:r w:rsidRPr="008F51A0">
        <w:rPr>
          <w:rStyle w:val="number"/>
          <w:rFonts w:ascii="Bookman Old Style" w:eastAsia="Times New Roman" w:hAnsi="Bookman Old Style" w:cs="Segoe UI"/>
          <w:color w:val="C00000"/>
          <w:bdr w:val="none" w:sz="0" w:space="0" w:color="auto" w:frame="1"/>
        </w:rPr>
        <w:t>100</w:t>
      </w: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 1px solid gray;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header, footer {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1em;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white;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w:t>
      </w:r>
      <w:r w:rsidRPr="008F51A0">
        <w:rPr>
          <w:rStyle w:val="number"/>
          <w:rFonts w:ascii="Bookman Old Style" w:eastAsia="Times New Roman" w:hAnsi="Bookman Old Style" w:cs="Segoe UI"/>
          <w:color w:val="C00000"/>
          <w:bdr w:val="none" w:sz="0" w:space="0" w:color="auto" w:frame="1"/>
        </w:rPr>
        <w:t>000080</w:t>
      </w: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clear: left;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nav {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keyword"/>
          <w:rFonts w:ascii="Bookman Old Style" w:eastAsia="Times New Roman" w:hAnsi="Bookman Old Style" w:cs="Segoe UI"/>
          <w:b/>
          <w:bCs/>
          <w:color w:val="006699"/>
          <w:bdr w:val="none" w:sz="0" w:space="0" w:color="auto" w:frame="1"/>
        </w:rPr>
        <w:t>float</w:t>
      </w:r>
      <w:r w:rsidRPr="008F51A0">
        <w:rPr>
          <w:rFonts w:ascii="Bookman Old Style" w:eastAsia="Times New Roman" w:hAnsi="Bookman Old Style" w:cs="Segoe UI"/>
          <w:color w:val="000000"/>
          <w:bdr w:val="none" w:sz="0" w:space="0" w:color="auto" w:frame="1"/>
        </w:rPr>
        <w:t>: left;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max-width: 160px;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margin: </w:t>
      </w:r>
      <w:r w:rsidRPr="008F51A0">
        <w:rPr>
          <w:rStyle w:val="number"/>
          <w:rFonts w:ascii="Bookman Old Style" w:eastAsia="Times New Roman" w:hAnsi="Bookman Old Style" w:cs="Segoe UI"/>
          <w:color w:val="C00000"/>
          <w:bdr w:val="none" w:sz="0" w:space="0" w:color="auto" w:frame="1"/>
        </w:rPr>
        <w:t>0</w:t>
      </w: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padding: 1em;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nav ul {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list-style-type: none;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w:t>
      </w:r>
      <w:r w:rsidRPr="008F51A0">
        <w:rPr>
          <w:rStyle w:val="number"/>
          <w:rFonts w:ascii="Bookman Old Style" w:eastAsia="Times New Roman" w:hAnsi="Bookman Old Style" w:cs="Segoe UI"/>
          <w:color w:val="C00000"/>
          <w:bdr w:val="none" w:sz="0" w:space="0" w:color="auto" w:frame="1"/>
        </w:rPr>
        <w:t>0</w:t>
      </w: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nav ul a {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text-decoration: none;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article {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margin-left: 170px;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border-left: 1px solid gray;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1em;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overflow: hidden;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"container"</w:t>
      </w:r>
      <w:r w:rsidRPr="008F51A0">
        <w:rPr>
          <w:rFonts w:ascii="Bookman Old Style" w:eastAsia="Times New Roman" w:hAnsi="Bookman Old Style" w:cs="Segoe UI"/>
          <w:color w:val="000000"/>
          <w:bdr w:val="none" w:sz="0" w:space="0" w:color="auto" w:frame="1"/>
        </w:rPr>
        <w:t>&gt;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&lt;header&gt;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&lt;h1&gt;Tutorials Gallery&lt;/h1&gt;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&lt;/header&gt;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&lt;nav&gt;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&lt;ul&gt;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&gt;HTML&lt;/a&gt;&lt;/li&gt;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&gt;CSS&lt;/a&gt;&lt;/li&gt;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&gt;JavaScript&lt;/a&gt;&lt;/li&gt;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&lt;/ul&gt;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&lt;/nav&gt;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&lt;h1&gt;HTML&lt;/h1&gt;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&lt;p&gt;HTML tutorial or HTML </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tutorial provides basic and advanced concepts of html. Our HTML tutorial is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developed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beginners and professionals.&lt;/p&gt;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&lt;p&gt;TML is an acronym which stands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Hyper Text Markup Language. Let's see what is Hyper Text and what is Markup Language?&lt;/p&gt;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&lt;footer&gt;Copyright © javatpoint.com&lt;/footer&gt;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&lt;/div&gt;  </w:t>
      </w:r>
    </w:p>
    <w:p w:rsidR="00F57A1B" w:rsidRPr="008F51A0" w:rsidRDefault="00F57A1B" w:rsidP="006216D3">
      <w:pPr>
        <w:pStyle w:val="alt"/>
        <w:numPr>
          <w:ilvl w:val="0"/>
          <w:numId w:val="253"/>
        </w:numPr>
        <w:spacing w:before="0" w:beforeAutospacing="0" w:after="160" w:afterAutospacing="0"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F57A1B" w:rsidRPr="008F51A0" w:rsidRDefault="00F57A1B" w:rsidP="006216D3">
      <w:pPr>
        <w:numPr>
          <w:ilvl w:val="0"/>
          <w:numId w:val="253"/>
        </w:numPr>
        <w:spacing w:line="360" w:lineRule="auto"/>
        <w:jc w:val="both"/>
        <w:divId w:val="129447323"/>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2D7852" w:rsidRPr="008F51A0" w:rsidRDefault="002D7852" w:rsidP="008F51A0">
      <w:pPr>
        <w:pStyle w:val="Heading2"/>
        <w:shd w:val="clear" w:color="auto" w:fill="FFFFFF"/>
        <w:spacing w:before="0" w:after="160" w:line="360" w:lineRule="auto"/>
        <w:jc w:val="both"/>
        <w:divId w:val="71658850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CSS Flexbox</w:t>
      </w:r>
    </w:p>
    <w:p w:rsidR="002D7852" w:rsidRPr="008F51A0" w:rsidRDefault="002D7852" w:rsidP="008F51A0">
      <w:pPr>
        <w:pStyle w:val="NormalWeb"/>
        <w:shd w:val="clear" w:color="auto" w:fill="FFFFFF"/>
        <w:spacing w:before="0" w:beforeAutospacing="0" w:after="160" w:afterAutospacing="0" w:line="360" w:lineRule="auto"/>
        <w:jc w:val="both"/>
        <w:divId w:val="716588500"/>
        <w:rPr>
          <w:rFonts w:ascii="Bookman Old Style" w:eastAsiaTheme="minorEastAsia" w:hAnsi="Bookman Old Style" w:cs="Segoe UI"/>
          <w:color w:val="333333"/>
        </w:rPr>
      </w:pPr>
      <w:r w:rsidRPr="008F51A0">
        <w:rPr>
          <w:rFonts w:ascii="Bookman Old Style" w:hAnsi="Bookman Old Style" w:cs="Segoe UI"/>
          <w:color w:val="333333"/>
        </w:rPr>
        <w:t>Flexbox is a new layout mode in CSS3.</w:t>
      </w:r>
    </w:p>
    <w:p w:rsidR="002D7852" w:rsidRPr="008F51A0" w:rsidRDefault="002D7852" w:rsidP="008F51A0">
      <w:pPr>
        <w:pStyle w:val="NormalWeb"/>
        <w:shd w:val="clear" w:color="auto" w:fill="FFFFFF"/>
        <w:spacing w:before="0" w:beforeAutospacing="0" w:after="160" w:afterAutospacing="0" w:line="360" w:lineRule="auto"/>
        <w:jc w:val="both"/>
        <w:divId w:val="716588500"/>
        <w:rPr>
          <w:rFonts w:ascii="Bookman Old Style" w:hAnsi="Bookman Old Style" w:cs="Segoe UI"/>
          <w:color w:val="333333"/>
        </w:rPr>
      </w:pPr>
      <w:r w:rsidRPr="008F51A0">
        <w:rPr>
          <w:rStyle w:val="Strong"/>
          <w:rFonts w:ascii="Bookman Old Style" w:eastAsiaTheme="majorEastAsia" w:hAnsi="Bookman Old Style" w:cs="Segoe UI"/>
          <w:color w:val="333333"/>
        </w:rPr>
        <w:t>Advantage:</w:t>
      </w:r>
      <w:r w:rsidRPr="008F51A0">
        <w:rPr>
          <w:rFonts w:ascii="Bookman Old Style" w:hAnsi="Bookman Old Style" w:cs="Segoe UI"/>
          <w:color w:val="333333"/>
        </w:rPr>
        <w:t> It ensures that the page layout must accommodate different screen sizes and different display devices.</w:t>
      </w:r>
    </w:p>
    <w:p w:rsidR="002D7852" w:rsidRPr="008F51A0" w:rsidRDefault="002D7852" w:rsidP="008F51A0">
      <w:pPr>
        <w:pStyle w:val="NormalWeb"/>
        <w:shd w:val="clear" w:color="auto" w:fill="FFFFFF"/>
        <w:spacing w:before="0" w:beforeAutospacing="0" w:after="160" w:afterAutospacing="0" w:line="360" w:lineRule="auto"/>
        <w:jc w:val="both"/>
        <w:divId w:val="716588500"/>
        <w:rPr>
          <w:rFonts w:ascii="Bookman Old Style" w:hAnsi="Bookman Old Style" w:cs="Segoe UI"/>
          <w:color w:val="333333"/>
        </w:rPr>
      </w:pPr>
      <w:r w:rsidRPr="008F51A0">
        <w:rPr>
          <w:rStyle w:val="Strong"/>
          <w:rFonts w:ascii="Bookman Old Style" w:eastAsiaTheme="majorEastAsia" w:hAnsi="Bookman Old Style" w:cs="Segoe UI"/>
          <w:color w:val="333333"/>
        </w:rPr>
        <w:t>Disadvantages:</w:t>
      </w:r>
      <w:r w:rsidRPr="008F51A0">
        <w:rPr>
          <w:rFonts w:ascii="Bookman Old Style" w:hAnsi="Bookman Old Style" w:cs="Segoe UI"/>
          <w:color w:val="333333"/>
        </w:rPr>
        <w:t> It does not work in IE10 and earlier.</w:t>
      </w:r>
    </w:p>
    <w:p w:rsidR="002D7852" w:rsidRPr="008F51A0" w:rsidRDefault="002D7852" w:rsidP="008F51A0">
      <w:pPr>
        <w:pStyle w:val="Heading3"/>
        <w:shd w:val="clear" w:color="auto" w:fill="FFFFFF"/>
        <w:spacing w:before="0" w:after="160" w:line="360" w:lineRule="auto"/>
        <w:jc w:val="both"/>
        <w:divId w:val="716588500"/>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lastRenderedPageBreak/>
        <w:t>Example:</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.flex-container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display: -webkit-flex;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display: flex;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-webkit-flex-flow: row wrap;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flex-flow: row wrap;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.flex-container &gt; *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15px;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-webkit-flex: </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 </w:t>
      </w:r>
      <w:r w:rsidRPr="008F51A0">
        <w:rPr>
          <w:rStyle w:val="number"/>
          <w:rFonts w:ascii="Bookman Old Style" w:eastAsia="Times New Roman" w:hAnsi="Bookman Old Style" w:cs="Segoe UI"/>
          <w:color w:val="C00000"/>
          <w:bdr w:val="none" w:sz="0" w:space="0" w:color="auto" w:frame="1"/>
        </w:rPr>
        <w:t>100</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flex: </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 </w:t>
      </w:r>
      <w:r w:rsidRPr="008F51A0">
        <w:rPr>
          <w:rStyle w:val="number"/>
          <w:rFonts w:ascii="Bookman Old Style" w:eastAsia="Times New Roman" w:hAnsi="Bookman Old Style" w:cs="Segoe UI"/>
          <w:color w:val="C00000"/>
          <w:bdr w:val="none" w:sz="0" w:space="0" w:color="auto" w:frame="1"/>
        </w:rPr>
        <w:t>100</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.article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left;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header {background: #</w:t>
      </w:r>
      <w:r w:rsidRPr="008F51A0">
        <w:rPr>
          <w:rStyle w:val="number"/>
          <w:rFonts w:ascii="Bookman Old Style" w:eastAsia="Times New Roman" w:hAnsi="Bookman Old Style" w:cs="Segoe UI"/>
          <w:color w:val="C00000"/>
          <w:bdr w:val="none" w:sz="0" w:space="0" w:color="auto" w:frame="1"/>
        </w:rPr>
        <w:t>000080</w:t>
      </w:r>
      <w:r w:rsidRPr="008F51A0">
        <w:rPr>
          <w:rFonts w:ascii="Bookman Old Style" w:eastAsia="Times New Roman" w:hAnsi="Bookman Old Style" w:cs="Segoe UI"/>
          <w:color w:val="000000"/>
          <w:bdr w:val="none" w:sz="0" w:space="0" w:color="auto" w:frame="1"/>
        </w:rPr>
        <w:t>;color:white;}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footer {background: #</w:t>
      </w:r>
      <w:r w:rsidRPr="008F51A0">
        <w:rPr>
          <w:rStyle w:val="number"/>
          <w:rFonts w:ascii="Bookman Old Style" w:eastAsia="Times New Roman" w:hAnsi="Bookman Old Style" w:cs="Segoe UI"/>
          <w:color w:val="C00000"/>
          <w:bdr w:val="none" w:sz="0" w:space="0" w:color="auto" w:frame="1"/>
        </w:rPr>
        <w:t>000080</w:t>
      </w:r>
      <w:r w:rsidRPr="008F51A0">
        <w:rPr>
          <w:rFonts w:ascii="Bookman Old Style" w:eastAsia="Times New Roman" w:hAnsi="Bookman Old Style" w:cs="Segoe UI"/>
          <w:color w:val="000000"/>
          <w:bdr w:val="none" w:sz="0" w:space="0" w:color="auto" w:frame="1"/>
        </w:rPr>
        <w:t>;color:white;}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.nav {background:#eee;}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.nav ul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list-style-type: none;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w:t>
      </w:r>
      <w:r w:rsidRPr="008F51A0">
        <w:rPr>
          <w:rStyle w:val="number"/>
          <w:rFonts w:ascii="Bookman Old Style" w:eastAsia="Times New Roman" w:hAnsi="Bookman Old Style" w:cs="Segoe UI"/>
          <w:color w:val="C00000"/>
          <w:bdr w:val="none" w:sz="0" w:space="0" w:color="auto" w:frame="1"/>
        </w:rPr>
        <w:t>0</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.nav ul a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text-decoration: none;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Style w:val="annotation"/>
          <w:rFonts w:ascii="Bookman Old Style" w:eastAsia="Times New Roman" w:hAnsi="Bookman Old Style" w:cs="Segoe UI"/>
          <w:color w:val="646464"/>
          <w:bdr w:val="none" w:sz="0" w:space="0" w:color="auto" w:frame="1"/>
        </w:rPr>
        <w:t>@media</w:t>
      </w:r>
      <w:r w:rsidRPr="008F51A0">
        <w:rPr>
          <w:rFonts w:ascii="Bookman Old Style" w:eastAsia="Times New Roman" w:hAnsi="Bookman Old Style" w:cs="Segoe UI"/>
          <w:color w:val="000000"/>
          <w:bdr w:val="none" w:sz="0" w:space="0" w:color="auto" w:frame="1"/>
        </w:rPr>
        <w:t> all and (min-width: 768px) {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.nav {text-align:left;-webkit-flex: </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 auto;flex:</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 auto;-webkit-order:</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;order:</w:t>
      </w:r>
      <w:r w:rsidRPr="008F51A0">
        <w:rPr>
          <w:rStyle w:val="number"/>
          <w:rFonts w:ascii="Bookman Old Style" w:eastAsia="Times New Roman" w:hAnsi="Bookman Old Style" w:cs="Segoe UI"/>
          <w:color w:val="C00000"/>
          <w:bdr w:val="none" w:sz="0" w:space="0" w:color="auto" w:frame="1"/>
        </w:rPr>
        <w:t>1</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.article {-webkit-flex:</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0px;flex:</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0px;-webkit-order:</w:t>
      </w:r>
      <w:r w:rsidRPr="008F51A0">
        <w:rPr>
          <w:rStyle w:val="number"/>
          <w:rFonts w:ascii="Bookman Old Style" w:eastAsia="Times New Roman" w:hAnsi="Bookman Old Style" w:cs="Segoe UI"/>
          <w:color w:val="C00000"/>
          <w:bdr w:val="none" w:sz="0" w:space="0" w:color="auto" w:frame="1"/>
        </w:rPr>
        <w:t>2</w:t>
      </w:r>
      <w:r w:rsidRPr="008F51A0">
        <w:rPr>
          <w:rFonts w:ascii="Bookman Old Style" w:eastAsia="Times New Roman" w:hAnsi="Bookman Old Style" w:cs="Segoe UI"/>
          <w:color w:val="000000"/>
          <w:bdr w:val="none" w:sz="0" w:space="0" w:color="auto" w:frame="1"/>
        </w:rPr>
        <w:t>;order:</w:t>
      </w:r>
      <w:r w:rsidRPr="008F51A0">
        <w:rPr>
          <w:rStyle w:val="number"/>
          <w:rFonts w:ascii="Bookman Old Style" w:eastAsia="Times New Roman" w:hAnsi="Bookman Old Style" w:cs="Segoe UI"/>
          <w:color w:val="C00000"/>
          <w:bdr w:val="none" w:sz="0" w:space="0" w:color="auto" w:frame="1"/>
        </w:rPr>
        <w:t>2</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footer {-webkit-order:</w:t>
      </w:r>
      <w:r w:rsidRPr="008F51A0">
        <w:rPr>
          <w:rStyle w:val="number"/>
          <w:rFonts w:ascii="Bookman Old Style" w:eastAsia="Times New Roman" w:hAnsi="Bookman Old Style" w:cs="Segoe UI"/>
          <w:color w:val="C00000"/>
          <w:bdr w:val="none" w:sz="0" w:space="0" w:color="auto" w:frame="1"/>
        </w:rPr>
        <w:t>3</w:t>
      </w:r>
      <w:r w:rsidRPr="008F51A0">
        <w:rPr>
          <w:rFonts w:ascii="Bookman Old Style" w:eastAsia="Times New Roman" w:hAnsi="Bookman Old Style" w:cs="Segoe UI"/>
          <w:color w:val="000000"/>
          <w:bdr w:val="none" w:sz="0" w:space="0" w:color="auto" w:frame="1"/>
        </w:rPr>
        <w:t>;order:</w:t>
      </w:r>
      <w:r w:rsidRPr="008F51A0">
        <w:rPr>
          <w:rStyle w:val="number"/>
          <w:rFonts w:ascii="Bookman Old Style" w:eastAsia="Times New Roman" w:hAnsi="Bookman Old Style" w:cs="Segoe UI"/>
          <w:color w:val="C00000"/>
          <w:bdr w:val="none" w:sz="0" w:space="0" w:color="auto" w:frame="1"/>
        </w:rPr>
        <w:t>3</w:t>
      </w: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&lt;/style&gt;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"flex-container"</w:t>
      </w:r>
      <w:r w:rsidRPr="008F51A0">
        <w:rPr>
          <w:rFonts w:ascii="Bookman Old Style" w:eastAsia="Times New Roman" w:hAnsi="Bookman Old Style" w:cs="Segoe UI"/>
          <w:color w:val="000000"/>
          <w:bdr w:val="none" w:sz="0" w:space="0" w:color="auto" w:frame="1"/>
        </w:rPr>
        <w:t>&gt;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&lt;header&gt;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&lt;h1&gt;City Gallery&lt;/h1&gt;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&lt;/header&gt;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&lt;nav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"nav"</w:t>
      </w:r>
      <w:r w:rsidRPr="008F51A0">
        <w:rPr>
          <w:rFonts w:ascii="Bookman Old Style" w:eastAsia="Times New Roman" w:hAnsi="Bookman Old Style" w:cs="Segoe UI"/>
          <w:color w:val="000000"/>
          <w:bdr w:val="none" w:sz="0" w:space="0" w:color="auto" w:frame="1"/>
        </w:rPr>
        <w:t>&gt;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&lt;ul&gt;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&gt;HTML&lt;/a&gt;&lt;/li&gt;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&gt;CSS&lt;/a&gt;&lt;/li&gt;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&gt;JavaScript&lt;/a&gt;&lt;/li&gt;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&lt;/ul&gt;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&lt;/nav&gt;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"article"</w:t>
      </w:r>
      <w:r w:rsidRPr="008F51A0">
        <w:rPr>
          <w:rFonts w:ascii="Bookman Old Style" w:eastAsia="Times New Roman" w:hAnsi="Bookman Old Style" w:cs="Segoe UI"/>
          <w:color w:val="000000"/>
          <w:bdr w:val="none" w:sz="0" w:space="0" w:color="auto" w:frame="1"/>
        </w:rPr>
        <w:t>&gt;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&lt;h1&gt;HTML&lt;/h1&gt;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&lt;p&gt;HTML tutorial or HTML </w:t>
      </w:r>
      <w:r w:rsidRPr="008F51A0">
        <w:rPr>
          <w:rStyle w:val="number"/>
          <w:rFonts w:ascii="Bookman Old Style" w:eastAsia="Times New Roman" w:hAnsi="Bookman Old Style" w:cs="Segoe UI"/>
          <w:color w:val="C00000"/>
          <w:bdr w:val="none" w:sz="0" w:space="0" w:color="auto" w:frame="1"/>
        </w:rPr>
        <w:t>5</w:t>
      </w:r>
      <w:r w:rsidRPr="008F51A0">
        <w:rPr>
          <w:rFonts w:ascii="Bookman Old Style" w:eastAsia="Times New Roman" w:hAnsi="Bookman Old Style" w:cs="Segoe UI"/>
          <w:color w:val="000000"/>
          <w:bdr w:val="none" w:sz="0" w:space="0" w:color="auto" w:frame="1"/>
        </w:rPr>
        <w:t> tutorial provides basic and advanced concepts of html. Our HTML tutorial is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developed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beginners and professionals.&lt;/p&gt;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&lt;p&gt;TML is an acronym which stands </w:t>
      </w:r>
      <w:r w:rsidRPr="008F51A0">
        <w:rPr>
          <w:rStyle w:val="keyword"/>
          <w:rFonts w:ascii="Bookman Old Style" w:eastAsia="Times New Roman" w:hAnsi="Bookman Old Style" w:cs="Segoe UI"/>
          <w:b/>
          <w:bCs/>
          <w:color w:val="006699"/>
          <w:bdr w:val="none" w:sz="0" w:space="0" w:color="auto" w:frame="1"/>
        </w:rPr>
        <w:t>for</w:t>
      </w:r>
      <w:r w:rsidRPr="008F51A0">
        <w:rPr>
          <w:rFonts w:ascii="Bookman Old Style" w:eastAsia="Times New Roman" w:hAnsi="Bookman Old Style" w:cs="Segoe UI"/>
          <w:color w:val="000000"/>
          <w:bdr w:val="none" w:sz="0" w:space="0" w:color="auto" w:frame="1"/>
        </w:rPr>
        <w:t> Hyper Text Markup Language. Let's see what is Hyper Text and what is Markup Language?&lt;/p&gt;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&lt;p&gt;&lt;strong&gt;Resize </w:t>
      </w:r>
      <w:r w:rsidRPr="008F51A0">
        <w:rPr>
          <w:rStyle w:val="keyword"/>
          <w:rFonts w:ascii="Bookman Old Style" w:eastAsia="Times New Roman" w:hAnsi="Bookman Old Style" w:cs="Segoe UI"/>
          <w:b/>
          <w:bCs/>
          <w:color w:val="006699"/>
          <w:bdr w:val="none" w:sz="0" w:space="0" w:color="auto" w:frame="1"/>
        </w:rPr>
        <w:t>this</w:t>
      </w:r>
      <w:r w:rsidRPr="008F51A0">
        <w:rPr>
          <w:rFonts w:ascii="Bookman Old Style" w:eastAsia="Times New Roman" w:hAnsi="Bookman Old Style" w:cs="Segoe UI"/>
          <w:color w:val="000000"/>
          <w:bdr w:val="none" w:sz="0" w:space="0" w:color="auto" w:frame="1"/>
        </w:rPr>
        <w:t> page to see what happens!&lt;/strong&gt;&lt;/p&gt;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&lt;/article&gt;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&lt;footer&gt;Copyright © javatpoint.com&lt;/footer&gt;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&lt;/div&gt;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A364E5" w:rsidRPr="008F51A0" w:rsidRDefault="00A364E5" w:rsidP="006216D3">
      <w:pPr>
        <w:numPr>
          <w:ilvl w:val="0"/>
          <w:numId w:val="254"/>
        </w:numPr>
        <w:spacing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A364E5" w:rsidRPr="008F51A0" w:rsidRDefault="00A364E5" w:rsidP="006216D3">
      <w:pPr>
        <w:pStyle w:val="alt"/>
        <w:numPr>
          <w:ilvl w:val="0"/>
          <w:numId w:val="254"/>
        </w:numPr>
        <w:spacing w:before="0" w:beforeAutospacing="0" w:after="160" w:afterAutospacing="0" w:line="360" w:lineRule="auto"/>
        <w:jc w:val="both"/>
        <w:divId w:val="193567483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45011" w:rsidRPr="008F51A0" w:rsidRDefault="00445011" w:rsidP="008F51A0">
      <w:pPr>
        <w:pStyle w:val="Heading3"/>
        <w:shd w:val="clear" w:color="auto" w:fill="FFFFFF"/>
        <w:spacing w:before="0" w:after="160" w:line="360" w:lineRule="auto"/>
        <w:jc w:val="both"/>
        <w:divId w:val="1230965713"/>
        <w:rPr>
          <w:rFonts w:ascii="Bookman Old Style" w:eastAsia="Times New Roman" w:hAnsi="Bookman Old Style" w:cs="Helvetica"/>
          <w:color w:val="610B4B"/>
          <w:sz w:val="32"/>
          <w:szCs w:val="32"/>
        </w:rPr>
      </w:pPr>
      <w:r w:rsidRPr="008F51A0">
        <w:rPr>
          <w:rFonts w:ascii="Bookman Old Style" w:eastAsia="Times New Roman" w:hAnsi="Bookman Old Style" w:cs="Helvetica"/>
          <w:b/>
          <w:bCs/>
          <w:color w:val="610B4B"/>
          <w:sz w:val="32"/>
          <w:szCs w:val="32"/>
        </w:rPr>
        <w:t>Layout using div</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&lt;title&gt;Webpage using div&lt;/title&gt;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&lt;style&gt;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body{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margin:0px;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.header{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10px;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background-color:#455e64;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.header h2{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black;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comment"/>
          <w:rFonts w:ascii="Bookman Old Style" w:eastAsia="Times New Roman" w:hAnsi="Bookman Old Style" w:cs="Segoe UI"/>
          <w:color w:val="008200"/>
          <w:bdr w:val="none" w:sz="0" w:space="0" w:color="auto" w:frame="1"/>
        </w:rPr>
        <w:t>/*===============[Nav CSS]==========*/</w:t>
      </w:r>
      <w:r w:rsidRPr="008F51A0">
        <w:rPr>
          <w:rFonts w:ascii="Bookman Old Style" w:eastAsia="Times New Roman" w:hAnsi="Bookman Old Style" w:cs="Segoe UI"/>
          <w:color w:val="000000"/>
          <w:bdr w:val="none" w:sz="0" w:space="0" w:color="auto" w:frame="1"/>
        </w:rPr>
        <w: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.nav{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w:t>
      </w:r>
      <w:r w:rsidRPr="008F51A0">
        <w:rPr>
          <w:rStyle w:val="number"/>
          <w:rFonts w:ascii="Bookman Old Style" w:eastAsia="Times New Roman" w:hAnsi="Bookman Old Style" w:cs="Segoe UI"/>
          <w:color w:val="C00000"/>
          <w:bdr w:val="none" w:sz="0" w:space="0" w:color="auto" w:frame="1"/>
        </w:rPr>
        <w:t>243238</w:t>
      </w:r>
      <w:r w:rsidRPr="008F51A0">
        <w:rPr>
          <w:rFonts w:ascii="Bookman Old Style" w:eastAsia="Times New Roman" w:hAnsi="Bookman Old Style" w:cs="Segoe UI"/>
          <w:color w:val="000000"/>
          <w:bdr w:val="none" w:sz="0" w:space="0" w:color="auto" w:frame="1"/>
        </w:rPr>
        <w: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5px;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.nav li{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list-style: none;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display: inline-block;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 8px;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.nav a{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#fff;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.nav ul li a:hover{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text-decoration: none;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color: #7fffd4;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.lside{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keyword"/>
          <w:rFonts w:ascii="Bookman Old Style" w:eastAsia="Times New Roman" w:hAnsi="Bookman Old Style" w:cs="Segoe UI"/>
          <w:b/>
          <w:bCs/>
          <w:color w:val="006699"/>
          <w:bdr w:val="none" w:sz="0" w:space="0" w:color="auto" w:frame="1"/>
        </w:rPr>
        <w:t>float</w:t>
      </w:r>
      <w:r w:rsidRPr="008F51A0">
        <w:rPr>
          <w:rFonts w:ascii="Bookman Old Style" w:eastAsia="Times New Roman" w:hAnsi="Bookman Old Style" w:cs="Segoe UI"/>
          <w:color w:val="000000"/>
          <w:bdr w:val="none" w:sz="0" w:space="0" w:color="auto" w:frame="1"/>
        </w:rPr>
        <w:t>: left;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 </w:t>
      </w:r>
      <w:r w:rsidRPr="008F51A0">
        <w:rPr>
          <w:rStyle w:val="number"/>
          <w:rFonts w:ascii="Bookman Old Style" w:eastAsia="Times New Roman" w:hAnsi="Bookman Old Style" w:cs="Segoe UI"/>
          <w:color w:val="C00000"/>
          <w:bdr w:val="none" w:sz="0" w:space="0" w:color="auto" w:frame="1"/>
        </w:rPr>
        <w:t>80</w:t>
      </w:r>
      <w:r w:rsidRPr="008F51A0">
        <w:rPr>
          <w:rFonts w:ascii="Bookman Old Style" w:eastAsia="Times New Roman" w:hAnsi="Bookman Old Style" w:cs="Segoe UI"/>
          <w:color w:val="000000"/>
          <w:bdr w:val="none" w:sz="0" w:space="0" w:color="auto" w:frame="1"/>
        </w:rPr>
        <w: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min-height: 440px;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#f0f8ff;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.rside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r w:rsidRPr="008F51A0">
        <w:rPr>
          <w:rStyle w:val="keyword"/>
          <w:rFonts w:ascii="Bookman Old Style" w:eastAsia="Times New Roman" w:hAnsi="Bookman Old Style" w:cs="Segoe UI"/>
          <w:b/>
          <w:bCs/>
          <w:color w:val="006699"/>
          <w:bdr w:val="none" w:sz="0" w:space="0" w:color="auto" w:frame="1"/>
        </w:rPr>
        <w:t>float</w:t>
      </w:r>
      <w:r w:rsidRPr="008F51A0">
        <w:rPr>
          <w:rFonts w:ascii="Bookman Old Style" w:eastAsia="Times New Roman" w:hAnsi="Bookman Old Style" w:cs="Segoe UI"/>
          <w:color w:val="000000"/>
          <w:bdr w:val="none" w:sz="0" w:space="0" w:color="auto" w:frame="1"/>
        </w:rPr>
        <w:t>: right;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width: </w:t>
      </w:r>
      <w:r w:rsidRPr="008F51A0">
        <w:rPr>
          <w:rStyle w:val="number"/>
          <w:rFonts w:ascii="Bookman Old Style" w:eastAsia="Times New Roman" w:hAnsi="Bookman Old Style" w:cs="Segoe UI"/>
          <w:color w:val="C00000"/>
          <w:bdr w:val="none" w:sz="0" w:space="0" w:color="auto" w:frame="1"/>
        </w:rPr>
        <w:t>20</w:t>
      </w:r>
      <w:r w:rsidRPr="008F51A0">
        <w:rPr>
          <w:rFonts w:ascii="Bookman Old Style" w:eastAsia="Times New Roman" w:hAnsi="Bookman Old Style" w:cs="Segoe UI"/>
          <w:color w:val="000000"/>
          <w:bdr w:val="none" w:sz="0" w:space="0" w:color="auto" w:frame="1"/>
        </w:rPr>
        <w:t>%;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min-height: 440px;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  #c1cdcd;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.footer{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height: 44px;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background-color:#455e64;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text-align: center;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padding-top: 10px;}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.footer p{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color:  #8fbc8f;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  </w:t>
      </w:r>
    </w:p>
    <w:p w:rsidR="005C5EF3" w:rsidRPr="008F51A0" w:rsidRDefault="005C5EF3" w:rsidP="006216D3">
      <w:pPr>
        <w:pStyle w:val="alt"/>
        <w:numPr>
          <w:ilvl w:val="0"/>
          <w:numId w:val="255"/>
        </w:numPr>
        <w:spacing w:before="0" w:beforeAutospacing="0" w:after="160" w:afterAutospacing="0"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5C5EF3" w:rsidRPr="008F51A0" w:rsidRDefault="005C5EF3" w:rsidP="006216D3">
      <w:pPr>
        <w:numPr>
          <w:ilvl w:val="0"/>
          <w:numId w:val="255"/>
        </w:numPr>
        <w:spacing w:line="360" w:lineRule="auto"/>
        <w:jc w:val="both"/>
        <w:divId w:val="807863997"/>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&lt;/style&gt;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&lt;div&gt;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"header"</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&lt;h2&gt;javaTpoint Div Layout&lt;/h2&gt;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Nav --&gt;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"nav"</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&gt;HOME&lt;/a&gt;&lt;/li&gt;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&gt;MENU&lt;/a&gt;&lt;/li&gt;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&gt;ABOUT&lt;/a&gt;&lt;/li&gt;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&gt;CONTACT&lt;/a&gt;&lt;/li&gt;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 style=</w:t>
      </w:r>
      <w:r w:rsidRPr="008F51A0">
        <w:rPr>
          <w:rStyle w:val="string"/>
          <w:rFonts w:ascii="Bookman Old Style" w:eastAsia="Times New Roman" w:hAnsi="Bookman Old Style" w:cs="Segoe UI"/>
          <w:color w:val="0000FF"/>
          <w:bdr w:val="none" w:sz="0" w:space="0" w:color="auto" w:frame="1"/>
        </w:rPr>
        <w:t>"float: right;"</w:t>
      </w:r>
      <w:r w:rsidRPr="008F51A0">
        <w:rPr>
          <w:rFonts w:ascii="Bookman Old Style" w:eastAsia="Times New Roman" w:hAnsi="Bookman Old Style" w:cs="Segoe UI"/>
          <w:color w:val="000000"/>
          <w:bdr w:val="none" w:sz="0" w:space="0" w:color="auto" w:frame="1"/>
        </w:rPr>
        <w:t>&gt;&lt;a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&gt;LOGIN&lt;/a&gt;&lt;/li&gt;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&lt;li style=</w:t>
      </w:r>
      <w:r w:rsidRPr="008F51A0">
        <w:rPr>
          <w:rStyle w:val="string"/>
          <w:rFonts w:ascii="Bookman Old Style" w:eastAsia="Times New Roman" w:hAnsi="Bookman Old Style" w:cs="Segoe UI"/>
          <w:color w:val="0000FF"/>
          <w:bdr w:val="none" w:sz="0" w:space="0" w:color="auto" w:frame="1"/>
        </w:rPr>
        <w:t>"float: right;"</w:t>
      </w:r>
      <w:r w:rsidRPr="008F51A0">
        <w:rPr>
          <w:rFonts w:ascii="Bookman Old Style" w:eastAsia="Times New Roman" w:hAnsi="Bookman Old Style" w:cs="Segoe UI"/>
          <w:color w:val="000000"/>
          <w:bdr w:val="none" w:sz="0" w:space="0" w:color="auto" w:frame="1"/>
        </w:rPr>
        <w:t>&gt;&lt;a href=</w:t>
      </w:r>
      <w:r w:rsidRPr="008F51A0">
        <w:rPr>
          <w:rStyle w:val="string"/>
          <w:rFonts w:ascii="Bookman Old Style" w:eastAsia="Times New Roman" w:hAnsi="Bookman Old Style" w:cs="Segoe UI"/>
          <w:color w:val="0000FF"/>
          <w:bdr w:val="none" w:sz="0" w:space="0" w:color="auto" w:frame="1"/>
        </w:rPr>
        <w:t>"#"</w:t>
      </w:r>
      <w:r w:rsidRPr="008F51A0">
        <w:rPr>
          <w:rFonts w:ascii="Bookman Old Style" w:eastAsia="Times New Roman" w:hAnsi="Bookman Old Style" w:cs="Segoe UI"/>
          <w:color w:val="000000"/>
          <w:bdr w:val="none" w:sz="0" w:space="0" w:color="auto" w:frame="1"/>
        </w:rPr>
        <w:t>&gt;SIGN-UP&lt;/a&gt;&lt;/li&gt;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&lt;/ul&gt;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main --&gt;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style=</w:t>
      </w:r>
      <w:r w:rsidRPr="008F51A0">
        <w:rPr>
          <w:rStyle w:val="string"/>
          <w:rFonts w:ascii="Bookman Old Style" w:eastAsia="Times New Roman" w:hAnsi="Bookman Old Style" w:cs="Segoe UI"/>
          <w:color w:val="0000FF"/>
          <w:bdr w:val="none" w:sz="0" w:space="0" w:color="auto" w:frame="1"/>
        </w:rPr>
        <w:t>"height:440px"</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"lside"</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&lt;p&gt;Write your content here&lt;/p&gt;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&lt;/div&gt;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side --&gt;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"rside"</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is side&lt;/p&gt;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 footer --&gt;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 </w:t>
      </w:r>
      <w:r w:rsidRPr="008F51A0">
        <w:rPr>
          <w:rStyle w:val="keyword"/>
          <w:rFonts w:ascii="Bookman Old Style" w:eastAsia="Times New Roman" w:hAnsi="Bookman Old Style" w:cs="Segoe UI"/>
          <w:b/>
          <w:bCs/>
          <w:color w:val="006699"/>
          <w:bdr w:val="none" w:sz="0" w:space="0" w:color="auto" w:frame="1"/>
        </w:rPr>
        <w:t>class</w:t>
      </w:r>
      <w:r w:rsidRPr="008F51A0">
        <w:rPr>
          <w:rFonts w:ascii="Bookman Old Style" w:eastAsia="Times New Roman" w:hAnsi="Bookman Old Style" w:cs="Segoe UI"/>
          <w:color w:val="000000"/>
          <w:bdr w:val="none" w:sz="0" w:space="0" w:color="auto" w:frame="1"/>
        </w:rPr>
        <w:t>=</w:t>
      </w:r>
      <w:r w:rsidRPr="008F51A0">
        <w:rPr>
          <w:rStyle w:val="string"/>
          <w:rFonts w:ascii="Bookman Old Style" w:eastAsia="Times New Roman" w:hAnsi="Bookman Old Style" w:cs="Segoe UI"/>
          <w:color w:val="0000FF"/>
          <w:bdr w:val="none" w:sz="0" w:space="0" w:color="auto" w:frame="1"/>
        </w:rPr>
        <w:t>"footer"</w:t>
      </w:r>
      <w:r w:rsidRPr="008F51A0">
        <w:rPr>
          <w:rFonts w:ascii="Bookman Old Style" w:eastAsia="Times New Roman" w:hAnsi="Bookman Old Style" w:cs="Segoe UI"/>
          <w:color w:val="000000"/>
          <w:bdr w:val="none" w:sz="0" w:space="0" w:color="auto" w:frame="1"/>
        </w:rPr>
        <w:t>&gt;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&lt;p&gt;©&lt;strong&gt;Copyright javaTpoint.com&lt;/strong&gt;&lt;/p&gt;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&lt;/div&gt;  </w:t>
      </w:r>
    </w:p>
    <w:p w:rsidR="00EA4A42" w:rsidRPr="008F51A0" w:rsidRDefault="00EA4A42" w:rsidP="006216D3">
      <w:pPr>
        <w:numPr>
          <w:ilvl w:val="0"/>
          <w:numId w:val="255"/>
        </w:numPr>
        <w:spacing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EA4A42" w:rsidRPr="008F51A0" w:rsidRDefault="00EA4A42" w:rsidP="006216D3">
      <w:pPr>
        <w:pStyle w:val="alt"/>
        <w:numPr>
          <w:ilvl w:val="0"/>
          <w:numId w:val="255"/>
        </w:numPr>
        <w:spacing w:before="0" w:beforeAutospacing="0" w:after="160" w:afterAutospacing="0" w:line="360" w:lineRule="auto"/>
        <w:jc w:val="both"/>
        <w:divId w:val="9059889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0E2681" w:rsidRPr="008F51A0" w:rsidRDefault="000E2681"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901D12" w:rsidRPr="008F51A0" w:rsidRDefault="00901D12" w:rsidP="008F51A0">
      <w:pPr>
        <w:pStyle w:val="Heading1"/>
        <w:shd w:val="clear" w:color="auto" w:fill="FFFFFF"/>
        <w:spacing w:before="0" w:beforeAutospacing="0" w:after="160" w:afterAutospacing="0" w:line="360" w:lineRule="auto"/>
        <w:jc w:val="both"/>
        <w:divId w:val="1211455874"/>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Responsive</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Responsive Web design</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Fonts w:ascii="Bookman Old Style" w:hAnsi="Bookman Old Style" w:cs="Segoe UI"/>
          <w:color w:val="333333"/>
        </w:rPr>
        <w:t>Responsive web design is used to make your web page look appropriate, good, and well placedon all devices (desktop, tablet, smartphone etc.)</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Fonts w:ascii="Bookman Old Style" w:hAnsi="Bookman Old Style" w:cs="Segoe UI"/>
          <w:color w:val="333333"/>
        </w:rPr>
        <w:t>Responsive web design uses HTML and CSS to resize, hide, shrink, enlarge, or move the content. It makes the content look good on any screen.</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Style w:val="Strong"/>
          <w:rFonts w:ascii="Bookman Old Style" w:eastAsiaTheme="majorEastAsia" w:hAnsi="Bookman Old Style" w:cs="Segoe UI"/>
          <w:color w:val="333333"/>
        </w:rPr>
        <w:t>Set the viewport</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Fonts w:ascii="Bookman Old Style" w:hAnsi="Bookman Old Style" w:cs="Segoe UI"/>
          <w:color w:val="333333"/>
        </w:rPr>
        <w:t>Let's see how to set the viewport.</w:t>
      </w:r>
    </w:p>
    <w:p w:rsidR="00901D12" w:rsidRPr="008F51A0" w:rsidRDefault="006216D3"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hyperlink r:id="rId216" w:tgtFrame="_blank" w:history="1">
        <w:proofErr w:type="gramStart"/>
        <w:r w:rsidR="00901D12" w:rsidRPr="008F51A0">
          <w:rPr>
            <w:rStyle w:val="Strong"/>
            <w:rFonts w:ascii="Bookman Old Style" w:eastAsiaTheme="majorEastAsia" w:hAnsi="Bookman Old Style" w:cs="Segoe UI"/>
            <w:color w:val="008000"/>
          </w:rPr>
          <w:t>how</w:t>
        </w:r>
        <w:proofErr w:type="gramEnd"/>
        <w:r w:rsidR="00901D12" w:rsidRPr="008F51A0">
          <w:rPr>
            <w:rStyle w:val="Strong"/>
            <w:rFonts w:ascii="Bookman Old Style" w:eastAsiaTheme="majorEastAsia" w:hAnsi="Bookman Old Style" w:cs="Segoe UI"/>
            <w:color w:val="008000"/>
          </w:rPr>
          <w:t xml:space="preserve"> to set the viewport</w:t>
        </w:r>
      </w:hyperlink>
    </w:p>
    <w:p w:rsidR="00901D12" w:rsidRPr="008F51A0" w:rsidRDefault="00901D12" w:rsidP="008F51A0">
      <w:pPr>
        <w:pStyle w:val="Heading2"/>
        <w:shd w:val="clear" w:color="auto" w:fill="FFFFFF"/>
        <w:spacing w:before="0" w:after="160" w:line="360" w:lineRule="auto"/>
        <w:jc w:val="both"/>
        <w:divId w:val="121145587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Responsive Images</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eastAsiaTheme="minorEastAsia" w:hAnsi="Bookman Old Style" w:cs="Segoe UI"/>
          <w:color w:val="333333"/>
        </w:rPr>
      </w:pPr>
      <w:r w:rsidRPr="008F51A0">
        <w:rPr>
          <w:rFonts w:ascii="Bookman Old Style" w:hAnsi="Bookman Old Style" w:cs="Segoe UI"/>
          <w:color w:val="333333"/>
        </w:rPr>
        <w:t>Images which can be scaled nicely to fit any browser size are known as responsive images.</w:t>
      </w:r>
    </w:p>
    <w:p w:rsidR="00901D12" w:rsidRPr="008F51A0" w:rsidRDefault="00901D12" w:rsidP="008F51A0">
      <w:pPr>
        <w:pStyle w:val="Heading2"/>
        <w:shd w:val="clear" w:color="auto" w:fill="FFFFFF"/>
        <w:spacing w:before="0" w:after="160" w:line="360" w:lineRule="auto"/>
        <w:jc w:val="both"/>
        <w:divId w:val="121145587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How to make Image Responsive?</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eastAsiaTheme="minorEastAsia" w:hAnsi="Bookman Old Style" w:cs="Segoe UI"/>
          <w:color w:val="333333"/>
        </w:rPr>
      </w:pPr>
      <w:r w:rsidRPr="008F51A0">
        <w:rPr>
          <w:rStyle w:val="Strong"/>
          <w:rFonts w:ascii="Bookman Old Style" w:eastAsiaTheme="majorEastAsia" w:hAnsi="Bookman Old Style" w:cs="Segoe UI"/>
          <w:color w:val="333333"/>
        </w:rPr>
        <w:t>By using the width property</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Fonts w:ascii="Bookman Old Style" w:hAnsi="Bookman Old Style" w:cs="Segoe UI"/>
          <w:color w:val="333333"/>
        </w:rPr>
        <w:t>Set the CSS width property to 100% to make the image responsive and scale up and down.</w:t>
      </w:r>
    </w:p>
    <w:p w:rsidR="00901D12" w:rsidRPr="008F51A0" w:rsidRDefault="00901D12" w:rsidP="008F51A0">
      <w:pPr>
        <w:pStyle w:val="NormalWeb"/>
        <w:shd w:val="clear" w:color="auto" w:fill="FFFFFF"/>
        <w:spacing w:before="0" w:beforeAutospacing="0" w:after="160" w:afterAutospacing="0" w:line="360" w:lineRule="auto"/>
        <w:jc w:val="both"/>
        <w:divId w:val="1211455874"/>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7E3002" w:rsidRPr="008F51A0" w:rsidRDefault="007E3002" w:rsidP="006216D3">
      <w:pPr>
        <w:pStyle w:val="alt"/>
        <w:numPr>
          <w:ilvl w:val="0"/>
          <w:numId w:val="256"/>
        </w:numPr>
        <w:spacing w:before="0" w:beforeAutospacing="0" w:after="160" w:afterAutospacing="0"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7E3002" w:rsidRPr="008F51A0" w:rsidRDefault="007E3002" w:rsidP="006216D3">
      <w:pPr>
        <w:numPr>
          <w:ilvl w:val="0"/>
          <w:numId w:val="256"/>
        </w:numPr>
        <w:spacing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7E3002" w:rsidRPr="008F51A0" w:rsidRDefault="007E3002" w:rsidP="006216D3">
      <w:pPr>
        <w:pStyle w:val="alt"/>
        <w:numPr>
          <w:ilvl w:val="0"/>
          <w:numId w:val="256"/>
        </w:numPr>
        <w:spacing w:before="0" w:beforeAutospacing="0" w:after="160" w:afterAutospacing="0"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7E3002" w:rsidRPr="008F51A0" w:rsidRDefault="007E3002" w:rsidP="006216D3">
      <w:pPr>
        <w:numPr>
          <w:ilvl w:val="0"/>
          <w:numId w:val="256"/>
        </w:numPr>
        <w:spacing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E3002" w:rsidRPr="008F51A0" w:rsidRDefault="007E3002" w:rsidP="006216D3">
      <w:pPr>
        <w:pStyle w:val="alt"/>
        <w:numPr>
          <w:ilvl w:val="0"/>
          <w:numId w:val="256"/>
        </w:numPr>
        <w:spacing w:before="0" w:beforeAutospacing="0" w:after="160" w:afterAutospacing="0"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&lt;h2&gt;Responsive Image&lt;/h2&gt;  </w:t>
      </w:r>
    </w:p>
    <w:p w:rsidR="007E3002" w:rsidRPr="008F51A0" w:rsidRDefault="007E3002" w:rsidP="006216D3">
      <w:pPr>
        <w:numPr>
          <w:ilvl w:val="0"/>
          <w:numId w:val="256"/>
        </w:numPr>
        <w:spacing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w:t>
      </w:r>
      <w:proofErr w:type="gramStart"/>
      <w:r w:rsidRPr="008F51A0">
        <w:rPr>
          <w:rFonts w:ascii="Bookman Old Style" w:eastAsia="Times New Roman" w:hAnsi="Bookman Old Style" w:cs="Segoe UI"/>
          <w:color w:val="000000"/>
          <w:bdr w:val="none" w:sz="0" w:space="0" w:color="auto" w:frame="1"/>
        </w:rPr>
        <w:t>When</w:t>
      </w:r>
      <w:proofErr w:type="gramEnd"/>
      <w:r w:rsidRPr="008F51A0">
        <w:rPr>
          <w:rFonts w:ascii="Bookman Old Style" w:eastAsia="Times New Roman" w:hAnsi="Bookman Old Style" w:cs="Segoe UI"/>
          <w:color w:val="000000"/>
          <w:bdr w:val="none" w:sz="0" w:space="0" w:color="auto" w:frame="1"/>
        </w:rPr>
        <w:t> we set the CSS width property to </w:t>
      </w:r>
      <w:r w:rsidRPr="008F51A0">
        <w:rPr>
          <w:rStyle w:val="number"/>
          <w:rFonts w:ascii="Bookman Old Style" w:eastAsia="Times New Roman" w:hAnsi="Bookman Old Style" w:cs="Segoe UI"/>
          <w:color w:val="C00000"/>
          <w:bdr w:val="none" w:sz="0" w:space="0" w:color="auto" w:frame="1"/>
        </w:rPr>
        <w:t>100</w:t>
      </w:r>
      <w:r w:rsidRPr="008F51A0">
        <w:rPr>
          <w:rFonts w:ascii="Bookman Old Style" w:eastAsia="Times New Roman" w:hAnsi="Bookman Old Style" w:cs="Segoe UI"/>
          <w:color w:val="000000"/>
          <w:bdr w:val="none" w:sz="0" w:space="0" w:color="auto" w:frame="1"/>
        </w:rPr>
        <w:t>%, it makes the image responsive.    </w:t>
      </w:r>
    </w:p>
    <w:p w:rsidR="007E3002" w:rsidRPr="008F51A0" w:rsidRDefault="007E3002" w:rsidP="006216D3">
      <w:pPr>
        <w:pStyle w:val="alt"/>
        <w:numPr>
          <w:ilvl w:val="0"/>
          <w:numId w:val="256"/>
        </w:numPr>
        <w:spacing w:before="0" w:beforeAutospacing="0" w:after="160" w:afterAutospacing="0"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Resize the browser window to see the effect.&lt;/p&gt;  </w:t>
      </w:r>
    </w:p>
    <w:p w:rsidR="007E3002" w:rsidRPr="008F51A0" w:rsidRDefault="007E3002" w:rsidP="006216D3">
      <w:pPr>
        <w:numPr>
          <w:ilvl w:val="0"/>
          <w:numId w:val="256"/>
        </w:numPr>
        <w:spacing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"img_girl.jpg"</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"width:100%;"</w:t>
      </w:r>
      <w:r w:rsidRPr="008F51A0">
        <w:rPr>
          <w:rFonts w:ascii="Bookman Old Style" w:eastAsia="Times New Roman" w:hAnsi="Bookman Old Style" w:cs="Segoe UI"/>
          <w:color w:val="000000"/>
          <w:bdr w:val="none" w:sz="0" w:space="0" w:color="auto" w:frame="1"/>
        </w:rPr>
        <w:t>&gt;( change image)  </w:t>
      </w:r>
    </w:p>
    <w:p w:rsidR="007E3002" w:rsidRPr="008F51A0" w:rsidRDefault="007E3002" w:rsidP="006216D3">
      <w:pPr>
        <w:pStyle w:val="alt"/>
        <w:numPr>
          <w:ilvl w:val="0"/>
          <w:numId w:val="256"/>
        </w:numPr>
        <w:spacing w:before="0" w:beforeAutospacing="0" w:after="160" w:afterAutospacing="0"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7E3002" w:rsidRPr="008F51A0" w:rsidRDefault="007E3002" w:rsidP="006216D3">
      <w:pPr>
        <w:numPr>
          <w:ilvl w:val="0"/>
          <w:numId w:val="256"/>
        </w:numPr>
        <w:spacing w:line="360" w:lineRule="auto"/>
        <w:jc w:val="both"/>
        <w:divId w:val="471144931"/>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FC5B7E" w:rsidRPr="008F51A0" w:rsidRDefault="00FC5B7E" w:rsidP="008F51A0">
      <w:pPr>
        <w:pStyle w:val="Heading4"/>
        <w:pBdr>
          <w:left w:val="single" w:sz="18" w:space="30" w:color="FFA500"/>
        </w:pBdr>
        <w:shd w:val="clear" w:color="auto" w:fill="FAEBD7"/>
        <w:spacing w:before="0" w:after="160" w:line="360" w:lineRule="auto"/>
        <w:jc w:val="both"/>
        <w:divId w:val="288627608"/>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t>Note: A problem with the above method (width: 100%) is that the image can be scaled up to be larger than its original size. So, it is better to use the max-width property instead.</w:t>
      </w:r>
    </w:p>
    <w:p w:rsidR="00FC5B7E" w:rsidRPr="008F51A0" w:rsidRDefault="00FC5B7E" w:rsidP="008F51A0">
      <w:pPr>
        <w:pStyle w:val="Heading2"/>
        <w:shd w:val="clear" w:color="auto" w:fill="FFFFFF"/>
        <w:spacing w:before="0" w:after="160" w:line="360" w:lineRule="auto"/>
        <w:jc w:val="both"/>
        <w:divId w:val="288627608"/>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By using the max-width Property</w:t>
      </w:r>
    </w:p>
    <w:p w:rsidR="00FC5B7E" w:rsidRPr="008F51A0" w:rsidRDefault="00FC5B7E" w:rsidP="008F51A0">
      <w:pPr>
        <w:pStyle w:val="NormalWeb"/>
        <w:shd w:val="clear" w:color="auto" w:fill="FFFFFF"/>
        <w:spacing w:before="0" w:beforeAutospacing="0" w:after="160" w:afterAutospacing="0" w:line="360" w:lineRule="auto"/>
        <w:jc w:val="both"/>
        <w:divId w:val="288627608"/>
        <w:rPr>
          <w:rFonts w:ascii="Bookman Old Style" w:eastAsiaTheme="minorEastAsia" w:hAnsi="Bookman Old Style" w:cs="Segoe UI"/>
          <w:color w:val="333333"/>
        </w:rPr>
      </w:pPr>
      <w:r w:rsidRPr="008F51A0">
        <w:rPr>
          <w:rFonts w:ascii="Bookman Old Style" w:hAnsi="Bookman Old Style" w:cs="Segoe UI"/>
          <w:color w:val="333333"/>
        </w:rPr>
        <w:t>This method is best and most used because it facilitates that the image will scale down if it has to, but never scale up to be larger than its original size.</w:t>
      </w:r>
    </w:p>
    <w:p w:rsidR="00FC5B7E" w:rsidRPr="008F51A0" w:rsidRDefault="00FC5B7E" w:rsidP="008F51A0">
      <w:pPr>
        <w:pStyle w:val="NormalWeb"/>
        <w:shd w:val="clear" w:color="auto" w:fill="FFFFFF"/>
        <w:spacing w:before="0" w:beforeAutospacing="0" w:after="160" w:afterAutospacing="0" w:line="360" w:lineRule="auto"/>
        <w:jc w:val="both"/>
        <w:divId w:val="288627608"/>
        <w:rPr>
          <w:rFonts w:ascii="Bookman Old Style" w:hAnsi="Bookman Old Style" w:cs="Segoe UI"/>
          <w:color w:val="333333"/>
        </w:rPr>
      </w:pPr>
      <w:r w:rsidRPr="008F51A0">
        <w:rPr>
          <w:rStyle w:val="Strong"/>
          <w:rFonts w:ascii="Bookman Old Style" w:hAnsi="Bookman Old Style" w:cs="Segoe UI"/>
          <w:color w:val="333333"/>
        </w:rPr>
        <w:t>Example</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&lt;!DOCTYPE html&gt;  </w:t>
      </w:r>
    </w:p>
    <w:p w:rsidR="00C34117" w:rsidRPr="008F51A0" w:rsidRDefault="00C34117" w:rsidP="006216D3">
      <w:pPr>
        <w:numPr>
          <w:ilvl w:val="0"/>
          <w:numId w:val="257"/>
        </w:numPr>
        <w:spacing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C34117" w:rsidRPr="008F51A0" w:rsidRDefault="00C34117" w:rsidP="006216D3">
      <w:pPr>
        <w:numPr>
          <w:ilvl w:val="0"/>
          <w:numId w:val="257"/>
        </w:numPr>
        <w:spacing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&lt;h2&gt;Responsive Image&lt;/h2&gt;  </w:t>
      </w:r>
    </w:p>
    <w:p w:rsidR="00C34117" w:rsidRPr="008F51A0" w:rsidRDefault="00C34117" w:rsidP="006216D3">
      <w:pPr>
        <w:numPr>
          <w:ilvl w:val="0"/>
          <w:numId w:val="257"/>
        </w:numPr>
        <w:spacing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w:t>
      </w:r>
      <w:r w:rsidRPr="008F51A0">
        <w:rPr>
          <w:rStyle w:val="string"/>
          <w:rFonts w:ascii="Bookman Old Style" w:eastAsia="Times New Roman" w:hAnsi="Bookman Old Style" w:cs="Segoe UI"/>
          <w:color w:val="0000FF"/>
          <w:bdr w:val="none" w:sz="0" w:space="0" w:color="auto" w:frame="1"/>
        </w:rPr>
        <w:t>"max-width:100%"</w:t>
      </w:r>
      <w:r w:rsidRPr="008F51A0">
        <w:rPr>
          <w:rFonts w:ascii="Bookman Old Style" w:eastAsia="Times New Roman" w:hAnsi="Bookman Old Style" w:cs="Segoe UI"/>
          <w:color w:val="000000"/>
          <w:bdr w:val="none" w:sz="0" w:space="0" w:color="auto" w:frame="1"/>
        </w:rPr>
        <w:t> makes the image responsive and also ensures that the image   </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doesn't get bigger than its original size.&lt;/p&gt;  </w:t>
      </w:r>
    </w:p>
    <w:p w:rsidR="00C34117" w:rsidRPr="008F51A0" w:rsidRDefault="00C34117" w:rsidP="006216D3">
      <w:pPr>
        <w:numPr>
          <w:ilvl w:val="0"/>
          <w:numId w:val="257"/>
        </w:numPr>
        <w:spacing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&lt;p&gt;Resize the browser window to see the effect.&lt;/p&gt;  </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"img_girl.jpg"</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"max-width:100%;height:auto;"</w:t>
      </w:r>
      <w:r w:rsidRPr="008F51A0">
        <w:rPr>
          <w:rFonts w:ascii="Bookman Old Style" w:eastAsia="Times New Roman" w:hAnsi="Bookman Old Style" w:cs="Segoe UI"/>
          <w:color w:val="000000"/>
          <w:bdr w:val="none" w:sz="0" w:space="0" w:color="auto" w:frame="1"/>
        </w:rPr>
        <w:t>&gt; (Change the image)   </w:t>
      </w:r>
    </w:p>
    <w:p w:rsidR="00C34117" w:rsidRPr="008F51A0" w:rsidRDefault="00C34117" w:rsidP="006216D3">
      <w:pPr>
        <w:numPr>
          <w:ilvl w:val="0"/>
          <w:numId w:val="257"/>
        </w:numPr>
        <w:spacing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C34117" w:rsidRPr="008F51A0" w:rsidRDefault="00C34117" w:rsidP="006216D3">
      <w:pPr>
        <w:pStyle w:val="alt"/>
        <w:numPr>
          <w:ilvl w:val="0"/>
          <w:numId w:val="257"/>
        </w:numPr>
        <w:spacing w:before="0" w:beforeAutospacing="0" w:after="160" w:afterAutospacing="0" w:line="360" w:lineRule="auto"/>
        <w:jc w:val="both"/>
        <w:divId w:val="113784108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6A726F" w:rsidRPr="008F51A0" w:rsidRDefault="006A726F" w:rsidP="008F51A0">
      <w:pPr>
        <w:pStyle w:val="Heading2"/>
        <w:shd w:val="clear" w:color="auto" w:fill="FFFFFF"/>
        <w:spacing w:before="0" w:after="160" w:line="360" w:lineRule="auto"/>
        <w:jc w:val="both"/>
        <w:divId w:val="125181691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Change images according to the browser width</w:t>
      </w:r>
    </w:p>
    <w:p w:rsidR="006A726F" w:rsidRPr="008F51A0" w:rsidRDefault="006A726F" w:rsidP="008F51A0">
      <w:pPr>
        <w:pStyle w:val="NormalWeb"/>
        <w:shd w:val="clear" w:color="auto" w:fill="FFFFFF"/>
        <w:spacing w:before="0" w:beforeAutospacing="0" w:after="160" w:afterAutospacing="0" w:line="360" w:lineRule="auto"/>
        <w:jc w:val="both"/>
        <w:divId w:val="1251816915"/>
        <w:rPr>
          <w:rFonts w:ascii="Bookman Old Style" w:eastAsiaTheme="minorEastAsia" w:hAnsi="Bookman Old Style" w:cs="Segoe UI"/>
          <w:color w:val="333333"/>
        </w:rPr>
      </w:pPr>
      <w:r w:rsidRPr="008F51A0">
        <w:rPr>
          <w:rFonts w:ascii="Bookman Old Style" w:hAnsi="Bookman Old Style" w:cs="Segoe UI"/>
          <w:color w:val="333333"/>
        </w:rPr>
        <w:t xml:space="preserve">By using the HTML &lt;picture&gt; element, you can set two or more imagesaccording to the browser width. It will change the picture when you change the browser-size. </w:t>
      </w:r>
      <w:proofErr w:type="gramStart"/>
      <w:r w:rsidRPr="008F51A0">
        <w:rPr>
          <w:rFonts w:ascii="Bookman Old Style" w:hAnsi="Bookman Old Style" w:cs="Segoe UI"/>
          <w:color w:val="333333"/>
        </w:rPr>
        <w:t>i.e</w:t>
      </w:r>
      <w:proofErr w:type="gramEnd"/>
      <w:r w:rsidRPr="008F51A0">
        <w:rPr>
          <w:rFonts w:ascii="Bookman Old Style" w:hAnsi="Bookman Old Style" w:cs="Segoe UI"/>
          <w:color w:val="333333"/>
        </w:rPr>
        <w:t>. desktop and phone.</w:t>
      </w:r>
    </w:p>
    <w:p w:rsidR="006A726F" w:rsidRPr="008F51A0" w:rsidRDefault="006A726F" w:rsidP="008F51A0">
      <w:pPr>
        <w:pStyle w:val="NormalWeb"/>
        <w:shd w:val="clear" w:color="auto" w:fill="FFFFFF"/>
        <w:spacing w:before="0" w:beforeAutospacing="0" w:after="160" w:afterAutospacing="0" w:line="360" w:lineRule="auto"/>
        <w:jc w:val="both"/>
        <w:divId w:val="1251816915"/>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&lt;h2&gt;Change Images Depending on Browser Width&lt;/h2&gt;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&lt;p&gt;Resize the browser width and the image will change at 600px and 1500px.&lt;/p&gt;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&lt;picture&gt;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&lt;source srcset=</w:t>
      </w:r>
      <w:r w:rsidRPr="008F51A0">
        <w:rPr>
          <w:rStyle w:val="string"/>
          <w:rFonts w:ascii="Bookman Old Style" w:eastAsia="Times New Roman" w:hAnsi="Bookman Old Style" w:cs="Segoe UI"/>
          <w:color w:val="0000FF"/>
          <w:bdr w:val="none" w:sz="0" w:space="0" w:color="auto" w:frame="1"/>
        </w:rPr>
        <w:t>"img_smallflower.jpg"</w:t>
      </w:r>
      <w:r w:rsidRPr="008F51A0">
        <w:rPr>
          <w:rFonts w:ascii="Bookman Old Style" w:eastAsia="Times New Roman" w:hAnsi="Bookman Old Style" w:cs="Segoe UI"/>
          <w:color w:val="000000"/>
          <w:bdr w:val="none" w:sz="0" w:space="0" w:color="auto" w:frame="1"/>
        </w:rPr>
        <w:t> media=</w:t>
      </w:r>
      <w:r w:rsidRPr="008F51A0">
        <w:rPr>
          <w:rStyle w:val="string"/>
          <w:rFonts w:ascii="Bookman Old Style" w:eastAsia="Times New Roman" w:hAnsi="Bookman Old Style" w:cs="Segoe UI"/>
          <w:color w:val="0000FF"/>
          <w:bdr w:val="none" w:sz="0" w:space="0" w:color="auto" w:frame="1"/>
        </w:rPr>
        <w:t>"(max-width: 600px)"</w:t>
      </w:r>
      <w:r w:rsidRPr="008F51A0">
        <w:rPr>
          <w:rFonts w:ascii="Bookman Old Style" w:eastAsia="Times New Roman" w:hAnsi="Bookman Old Style" w:cs="Segoe UI"/>
          <w:color w:val="000000"/>
          <w:bdr w:val="none" w:sz="0" w:space="0" w:color="auto" w:frame="1"/>
        </w:rPr>
        <w:t>&gt;(Change image)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&lt;source srcset=</w:t>
      </w:r>
      <w:r w:rsidRPr="008F51A0">
        <w:rPr>
          <w:rStyle w:val="string"/>
          <w:rFonts w:ascii="Bookman Old Style" w:eastAsia="Times New Roman" w:hAnsi="Bookman Old Style" w:cs="Segoe UI"/>
          <w:color w:val="0000FF"/>
          <w:bdr w:val="none" w:sz="0" w:space="0" w:color="auto" w:frame="1"/>
        </w:rPr>
        <w:t>"img_flowers.jpg"</w:t>
      </w:r>
      <w:r w:rsidRPr="008F51A0">
        <w:rPr>
          <w:rFonts w:ascii="Bookman Old Style" w:eastAsia="Times New Roman" w:hAnsi="Bookman Old Style" w:cs="Segoe UI"/>
          <w:color w:val="000000"/>
          <w:bdr w:val="none" w:sz="0" w:space="0" w:color="auto" w:frame="1"/>
        </w:rPr>
        <w:t> media=</w:t>
      </w:r>
      <w:r w:rsidRPr="008F51A0">
        <w:rPr>
          <w:rStyle w:val="string"/>
          <w:rFonts w:ascii="Bookman Old Style" w:eastAsia="Times New Roman" w:hAnsi="Bookman Old Style" w:cs="Segoe UI"/>
          <w:color w:val="0000FF"/>
          <w:bdr w:val="none" w:sz="0" w:space="0" w:color="auto" w:frame="1"/>
        </w:rPr>
        <w:t>"(max-width: 1500px)"</w:t>
      </w:r>
      <w:r w:rsidRPr="008F51A0">
        <w:rPr>
          <w:rFonts w:ascii="Bookman Old Style" w:eastAsia="Times New Roman" w:hAnsi="Bookman Old Style" w:cs="Segoe UI"/>
          <w:color w:val="000000"/>
          <w:bdr w:val="none" w:sz="0" w:space="0" w:color="auto" w:frame="1"/>
        </w:rPr>
        <w:t>&gt;(Change image)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&lt;source srcset=</w:t>
      </w:r>
      <w:r w:rsidRPr="008F51A0">
        <w:rPr>
          <w:rStyle w:val="string"/>
          <w:rFonts w:ascii="Bookman Old Style" w:eastAsia="Times New Roman" w:hAnsi="Bookman Old Style" w:cs="Segoe UI"/>
          <w:color w:val="0000FF"/>
          <w:bdr w:val="none" w:sz="0" w:space="0" w:color="auto" w:frame="1"/>
        </w:rPr>
        <w:t>"flowers.jpg"</w:t>
      </w:r>
      <w:r w:rsidRPr="008F51A0">
        <w:rPr>
          <w:rFonts w:ascii="Bookman Old Style" w:eastAsia="Times New Roman" w:hAnsi="Bookman Old Style" w:cs="Segoe UI"/>
          <w:color w:val="000000"/>
          <w:bdr w:val="none" w:sz="0" w:space="0" w:color="auto" w:frame="1"/>
        </w:rPr>
        <w:t>&gt;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&lt;img src=</w:t>
      </w:r>
      <w:r w:rsidRPr="008F51A0">
        <w:rPr>
          <w:rStyle w:val="string"/>
          <w:rFonts w:ascii="Bookman Old Style" w:eastAsia="Times New Roman" w:hAnsi="Bookman Old Style" w:cs="Segoe UI"/>
          <w:color w:val="0000FF"/>
          <w:bdr w:val="none" w:sz="0" w:space="0" w:color="auto" w:frame="1"/>
        </w:rPr>
        <w:t>"img_flowers.jpg"</w:t>
      </w:r>
      <w:r w:rsidRPr="008F51A0">
        <w:rPr>
          <w:rFonts w:ascii="Bookman Old Style" w:eastAsia="Times New Roman" w:hAnsi="Bookman Old Style" w:cs="Segoe UI"/>
          <w:color w:val="000000"/>
          <w:bdr w:val="none" w:sz="0" w:space="0" w:color="auto" w:frame="1"/>
        </w:rPr>
        <w:t> alt=</w:t>
      </w:r>
      <w:r w:rsidRPr="008F51A0">
        <w:rPr>
          <w:rStyle w:val="string"/>
          <w:rFonts w:ascii="Bookman Old Style" w:eastAsia="Times New Roman" w:hAnsi="Bookman Old Style" w:cs="Segoe UI"/>
          <w:color w:val="0000FF"/>
          <w:bdr w:val="none" w:sz="0" w:space="0" w:color="auto" w:frame="1"/>
        </w:rPr>
        <w:t>"Flowers"</w:t>
      </w:r>
      <w:r w:rsidRPr="008F51A0">
        <w:rPr>
          <w:rFonts w:ascii="Bookman Old Style" w:eastAsia="Times New Roman" w:hAnsi="Bookman Old Style" w:cs="Segoe UI"/>
          <w:color w:val="000000"/>
          <w:bdr w:val="none" w:sz="0" w:space="0" w:color="auto" w:frame="1"/>
        </w:rPr>
        <w:t> style=</w:t>
      </w:r>
      <w:r w:rsidRPr="008F51A0">
        <w:rPr>
          <w:rStyle w:val="string"/>
          <w:rFonts w:ascii="Bookman Old Style" w:eastAsia="Times New Roman" w:hAnsi="Bookman Old Style" w:cs="Segoe UI"/>
          <w:color w:val="0000FF"/>
          <w:bdr w:val="none" w:sz="0" w:space="0" w:color="auto" w:frame="1"/>
        </w:rPr>
        <w:t>"width:auto;"</w:t>
      </w:r>
      <w:r w:rsidRPr="008F51A0">
        <w:rPr>
          <w:rFonts w:ascii="Bookman Old Style" w:eastAsia="Times New Roman" w:hAnsi="Bookman Old Style" w:cs="Segoe UI"/>
          <w:color w:val="000000"/>
          <w:bdr w:val="none" w:sz="0" w:space="0" w:color="auto" w:frame="1"/>
        </w:rPr>
        <w:t>&gt;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&lt;/picture&gt;  </w:t>
      </w:r>
    </w:p>
    <w:p w:rsidR="0060022E" w:rsidRPr="008F51A0" w:rsidRDefault="0060022E" w:rsidP="006216D3">
      <w:pPr>
        <w:pStyle w:val="alt"/>
        <w:numPr>
          <w:ilvl w:val="0"/>
          <w:numId w:val="258"/>
        </w:numPr>
        <w:spacing w:before="0" w:beforeAutospacing="0" w:after="160" w:afterAutospacing="0"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60022E" w:rsidRPr="008F51A0" w:rsidRDefault="0060022E" w:rsidP="006216D3">
      <w:pPr>
        <w:numPr>
          <w:ilvl w:val="0"/>
          <w:numId w:val="258"/>
        </w:numPr>
        <w:spacing w:line="360" w:lineRule="auto"/>
        <w:jc w:val="both"/>
        <w:divId w:val="467406999"/>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ED5521" w:rsidRPr="008F51A0" w:rsidRDefault="00ED5521" w:rsidP="008F51A0">
      <w:pPr>
        <w:pStyle w:val="Heading2"/>
        <w:shd w:val="clear" w:color="auto" w:fill="FFFFFF"/>
        <w:spacing w:before="0" w:after="160" w:line="360" w:lineRule="auto"/>
        <w:jc w:val="both"/>
        <w:divId w:val="183136056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Responsive Text-size</w:t>
      </w:r>
    </w:p>
    <w:p w:rsidR="00ED5521" w:rsidRPr="008F51A0" w:rsidRDefault="00ED5521" w:rsidP="008F51A0">
      <w:pPr>
        <w:pStyle w:val="NormalWeb"/>
        <w:shd w:val="clear" w:color="auto" w:fill="FFFFFF"/>
        <w:spacing w:before="0" w:beforeAutospacing="0" w:after="160" w:afterAutospacing="0" w:line="360" w:lineRule="auto"/>
        <w:jc w:val="both"/>
        <w:divId w:val="1831360566"/>
        <w:rPr>
          <w:rFonts w:ascii="Bookman Old Style" w:eastAsiaTheme="minorEastAsia" w:hAnsi="Bookman Old Style" w:cs="Segoe UI"/>
          <w:color w:val="333333"/>
        </w:rPr>
      </w:pPr>
      <w:r w:rsidRPr="008F51A0">
        <w:rPr>
          <w:rFonts w:ascii="Bookman Old Style" w:hAnsi="Bookman Old Style" w:cs="Segoe UI"/>
          <w:color w:val="333333"/>
        </w:rPr>
        <w:t>We can make the text size responsive by using the "uv" unit. It means viewport-width. By using this, we can make the text size to follow the browserwindow screen.</w:t>
      </w:r>
    </w:p>
    <w:p w:rsidR="00ED5521" w:rsidRPr="008F51A0" w:rsidRDefault="00ED5521" w:rsidP="008F51A0">
      <w:pPr>
        <w:pStyle w:val="NormalWeb"/>
        <w:shd w:val="clear" w:color="auto" w:fill="FFFFFF"/>
        <w:spacing w:before="0" w:beforeAutospacing="0" w:after="160" w:afterAutospacing="0" w:line="360" w:lineRule="auto"/>
        <w:jc w:val="both"/>
        <w:divId w:val="1831360566"/>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4832CC" w:rsidRPr="008F51A0" w:rsidRDefault="004832CC" w:rsidP="006216D3">
      <w:pPr>
        <w:pStyle w:val="alt"/>
        <w:numPr>
          <w:ilvl w:val="0"/>
          <w:numId w:val="259"/>
        </w:numPr>
        <w:spacing w:before="0" w:beforeAutospacing="0" w:after="160" w:afterAutospacing="0"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4832CC" w:rsidRPr="008F51A0" w:rsidRDefault="004832CC" w:rsidP="006216D3">
      <w:pPr>
        <w:numPr>
          <w:ilvl w:val="0"/>
          <w:numId w:val="259"/>
        </w:numPr>
        <w:spacing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4832CC" w:rsidRPr="008F51A0" w:rsidRDefault="004832CC" w:rsidP="006216D3">
      <w:pPr>
        <w:pStyle w:val="alt"/>
        <w:numPr>
          <w:ilvl w:val="0"/>
          <w:numId w:val="259"/>
        </w:numPr>
        <w:spacing w:before="0" w:beforeAutospacing="0" w:after="160" w:afterAutospacing="0"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name=</w:t>
      </w:r>
      <w:r w:rsidRPr="008F51A0">
        <w:rPr>
          <w:rStyle w:val="string"/>
          <w:rFonts w:ascii="Bookman Old Style" w:eastAsia="Times New Roman" w:hAnsi="Bookman Old Style" w:cs="Segoe UI"/>
          <w:color w:val="0000FF"/>
          <w:bdr w:val="none" w:sz="0" w:space="0" w:color="auto" w:frame="1"/>
        </w:rPr>
        <w:t>"viewport"</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"width=device-width, initial-scale=1.0"</w:t>
      </w:r>
      <w:r w:rsidRPr="008F51A0">
        <w:rPr>
          <w:rFonts w:ascii="Bookman Old Style" w:eastAsia="Times New Roman" w:hAnsi="Bookman Old Style" w:cs="Segoe UI"/>
          <w:color w:val="000000"/>
          <w:bdr w:val="none" w:sz="0" w:space="0" w:color="auto" w:frame="1"/>
        </w:rPr>
        <w:t>&gt;  </w:t>
      </w:r>
    </w:p>
    <w:p w:rsidR="004832CC" w:rsidRPr="008F51A0" w:rsidRDefault="004832CC" w:rsidP="006216D3">
      <w:pPr>
        <w:numPr>
          <w:ilvl w:val="0"/>
          <w:numId w:val="259"/>
        </w:numPr>
        <w:spacing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4832CC" w:rsidRPr="008F51A0" w:rsidRDefault="004832CC" w:rsidP="006216D3">
      <w:pPr>
        <w:pStyle w:val="alt"/>
        <w:numPr>
          <w:ilvl w:val="0"/>
          <w:numId w:val="259"/>
        </w:numPr>
        <w:spacing w:before="0" w:beforeAutospacing="0" w:after="160" w:afterAutospacing="0"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&lt;h1 style=</w:t>
      </w:r>
      <w:r w:rsidRPr="008F51A0">
        <w:rPr>
          <w:rStyle w:val="string"/>
          <w:rFonts w:ascii="Bookman Old Style" w:eastAsia="Times New Roman" w:hAnsi="Bookman Old Style" w:cs="Segoe UI"/>
          <w:color w:val="0000FF"/>
          <w:bdr w:val="none" w:sz="0" w:space="0" w:color="auto" w:frame="1"/>
        </w:rPr>
        <w:t>"font-size:10vw;"</w:t>
      </w:r>
      <w:r w:rsidRPr="008F51A0">
        <w:rPr>
          <w:rFonts w:ascii="Bookman Old Style" w:eastAsia="Times New Roman" w:hAnsi="Bookman Old Style" w:cs="Segoe UI"/>
          <w:color w:val="000000"/>
          <w:bdr w:val="none" w:sz="0" w:space="0" w:color="auto" w:frame="1"/>
        </w:rPr>
        <w:t>&gt;Here size is 10vw.&lt;/h1&gt;  </w:t>
      </w:r>
    </w:p>
    <w:p w:rsidR="004832CC" w:rsidRPr="008F51A0" w:rsidRDefault="004832CC" w:rsidP="006216D3">
      <w:pPr>
        <w:numPr>
          <w:ilvl w:val="0"/>
          <w:numId w:val="259"/>
        </w:numPr>
        <w:spacing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style=</w:t>
      </w:r>
      <w:r w:rsidRPr="008F51A0">
        <w:rPr>
          <w:rStyle w:val="string"/>
          <w:rFonts w:ascii="Bookman Old Style" w:eastAsia="Times New Roman" w:hAnsi="Bookman Old Style" w:cs="Segoe UI"/>
          <w:color w:val="0000FF"/>
          <w:bdr w:val="none" w:sz="0" w:space="0" w:color="auto" w:frame="1"/>
        </w:rPr>
        <w:t>"font-size:6vw;"</w:t>
      </w:r>
      <w:r w:rsidRPr="008F51A0">
        <w:rPr>
          <w:rFonts w:ascii="Bookman Old Style" w:eastAsia="Times New Roman" w:hAnsi="Bookman Old Style" w:cs="Segoe UI"/>
          <w:color w:val="000000"/>
          <w:bdr w:val="none" w:sz="0" w:space="0" w:color="auto" w:frame="1"/>
        </w:rPr>
        <w:t>&gt;Here size is 6vw.&lt;/p&gt;  </w:t>
      </w:r>
    </w:p>
    <w:p w:rsidR="004832CC" w:rsidRPr="008F51A0" w:rsidRDefault="004832CC" w:rsidP="006216D3">
      <w:pPr>
        <w:pStyle w:val="alt"/>
        <w:numPr>
          <w:ilvl w:val="0"/>
          <w:numId w:val="259"/>
        </w:numPr>
        <w:spacing w:before="0" w:beforeAutospacing="0" w:after="160" w:afterAutospacing="0"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 style=</w:t>
      </w:r>
      <w:r w:rsidRPr="008F51A0">
        <w:rPr>
          <w:rStyle w:val="string"/>
          <w:rFonts w:ascii="Bookman Old Style" w:eastAsia="Times New Roman" w:hAnsi="Bookman Old Style" w:cs="Segoe UI"/>
          <w:color w:val="0000FF"/>
          <w:bdr w:val="none" w:sz="0" w:space="0" w:color="auto" w:frame="1"/>
        </w:rPr>
        <w:t>"font-size:4vw;"</w:t>
      </w:r>
      <w:r w:rsidRPr="008F51A0">
        <w:rPr>
          <w:rFonts w:ascii="Bookman Old Style" w:eastAsia="Times New Roman" w:hAnsi="Bookman Old Style" w:cs="Segoe UI"/>
          <w:color w:val="000000"/>
          <w:bdr w:val="none" w:sz="0" w:space="0" w:color="auto" w:frame="1"/>
        </w:rPr>
        <w:t>&gt;Here size is 4vw.&lt;/p&gt;  </w:t>
      </w:r>
    </w:p>
    <w:p w:rsidR="004832CC" w:rsidRPr="008F51A0" w:rsidRDefault="004832CC" w:rsidP="006216D3">
      <w:pPr>
        <w:numPr>
          <w:ilvl w:val="0"/>
          <w:numId w:val="259"/>
        </w:numPr>
        <w:spacing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&lt;p&gt;Resize the browser window to see how the text size changes.&lt;/p&gt;  </w:t>
      </w:r>
    </w:p>
    <w:p w:rsidR="004832CC" w:rsidRPr="008F51A0" w:rsidRDefault="004832CC" w:rsidP="006216D3">
      <w:pPr>
        <w:pStyle w:val="alt"/>
        <w:numPr>
          <w:ilvl w:val="0"/>
          <w:numId w:val="259"/>
        </w:numPr>
        <w:spacing w:before="0" w:beforeAutospacing="0" w:after="160" w:afterAutospacing="0"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&lt;/body&gt;  </w:t>
      </w:r>
    </w:p>
    <w:p w:rsidR="004832CC" w:rsidRPr="008F51A0" w:rsidRDefault="004832CC" w:rsidP="006216D3">
      <w:pPr>
        <w:numPr>
          <w:ilvl w:val="0"/>
          <w:numId w:val="259"/>
        </w:numPr>
        <w:spacing w:line="360" w:lineRule="auto"/>
        <w:jc w:val="both"/>
        <w:divId w:val="2097051042"/>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BB49C8" w:rsidRPr="008F51A0" w:rsidRDefault="00BB49C8" w:rsidP="008F51A0">
      <w:pPr>
        <w:pStyle w:val="Heading4"/>
        <w:pBdr>
          <w:left w:val="single" w:sz="18" w:space="30" w:color="FFA500"/>
        </w:pBdr>
        <w:shd w:val="clear" w:color="auto" w:fill="FAEBD7"/>
        <w:spacing w:before="0" w:after="160" w:line="360" w:lineRule="auto"/>
        <w:jc w:val="both"/>
        <w:divId w:val="1889217307"/>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 viewport specifies the browser window size. 1vw = 1% of viewport width. Means, if the viewport is 100cm wide, 1vw is 1.0cm.</w:t>
      </w:r>
    </w:p>
    <w:p w:rsidR="00BB49C8" w:rsidRPr="008F51A0" w:rsidRDefault="00BB49C8" w:rsidP="008F51A0">
      <w:pPr>
        <w:pStyle w:val="Heading2"/>
        <w:shd w:val="clear" w:color="auto" w:fill="FFFFFF"/>
        <w:spacing w:before="0" w:after="160" w:line="360" w:lineRule="auto"/>
        <w:jc w:val="both"/>
        <w:divId w:val="1889217307"/>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Media Query</w:t>
      </w:r>
    </w:p>
    <w:p w:rsidR="00BB49C8" w:rsidRPr="008F51A0" w:rsidRDefault="00BB49C8" w:rsidP="008F51A0">
      <w:pPr>
        <w:pStyle w:val="NormalWeb"/>
        <w:shd w:val="clear" w:color="auto" w:fill="FFFFFF"/>
        <w:spacing w:before="0" w:beforeAutospacing="0" w:after="160" w:afterAutospacing="0" w:line="360" w:lineRule="auto"/>
        <w:jc w:val="both"/>
        <w:divId w:val="1889217307"/>
        <w:rPr>
          <w:rFonts w:ascii="Bookman Old Style" w:eastAsiaTheme="minorEastAsia" w:hAnsi="Bookman Old Style" w:cs="Segoe UI"/>
          <w:color w:val="333333"/>
        </w:rPr>
      </w:pPr>
      <w:r w:rsidRPr="008F51A0">
        <w:rPr>
          <w:rFonts w:ascii="Bookman Old Style" w:hAnsi="Bookman Old Style" w:cs="Segoe UI"/>
          <w:color w:val="333333"/>
        </w:rPr>
        <w:t>We can also use media query to make responsive websites.</w:t>
      </w:r>
    </w:p>
    <w:p w:rsidR="00EA4A42" w:rsidRPr="008F51A0" w:rsidRDefault="00EA4A42"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2247FF" w:rsidRPr="008F51A0" w:rsidRDefault="002247FF" w:rsidP="008F51A0">
      <w:pPr>
        <w:pStyle w:val="Heading1"/>
        <w:shd w:val="clear" w:color="auto" w:fill="FFFFFF"/>
        <w:spacing w:before="0" w:beforeAutospacing="0" w:after="160" w:afterAutospacing="0" w:line="360" w:lineRule="auto"/>
        <w:jc w:val="both"/>
        <w:divId w:val="1348216237"/>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Computer code</w:t>
      </w:r>
    </w:p>
    <w:p w:rsidR="002247FF" w:rsidRPr="008F51A0" w:rsidRDefault="002247FF" w:rsidP="008F51A0">
      <w:pPr>
        <w:pStyle w:val="NormalWeb"/>
        <w:shd w:val="clear" w:color="auto" w:fill="FFFFFF"/>
        <w:spacing w:before="0" w:beforeAutospacing="0" w:after="160" w:afterAutospacing="0" w:line="360" w:lineRule="auto"/>
        <w:jc w:val="both"/>
        <w:divId w:val="1348216237"/>
        <w:rPr>
          <w:rFonts w:ascii="Bookman Old Style" w:eastAsiaTheme="minorEastAsia" w:hAnsi="Bookman Old Style" w:cs="Segoe UI"/>
          <w:color w:val="333333"/>
        </w:rPr>
      </w:pPr>
      <w:r w:rsidRPr="008F51A0">
        <w:rPr>
          <w:rFonts w:ascii="Bookman Old Style" w:hAnsi="Bookman Old Style" w:cs="Segoe UI"/>
          <w:color w:val="333333"/>
        </w:rPr>
        <w:t>When we are programming, sometimes it is mandatory to show the Output result, error message, or coding part to user on a webpage. Hence to solve this issue HTML uses different tags for the user inputs, codes, programs, etc. With the help of these tags, you will be able to write codes to display on your webpage.</w:t>
      </w:r>
    </w:p>
    <w:p w:rsidR="002247FF" w:rsidRPr="008F51A0" w:rsidRDefault="002247FF" w:rsidP="008F51A0">
      <w:pPr>
        <w:pStyle w:val="NormalWeb"/>
        <w:shd w:val="clear" w:color="auto" w:fill="FFFFFF"/>
        <w:spacing w:before="0" w:beforeAutospacing="0" w:after="160" w:afterAutospacing="0" w:line="360" w:lineRule="auto"/>
        <w:jc w:val="both"/>
        <w:divId w:val="1348216237"/>
        <w:rPr>
          <w:rFonts w:ascii="Bookman Old Style" w:hAnsi="Bookman Old Style" w:cs="Segoe UI"/>
          <w:color w:val="333333"/>
        </w:rPr>
      </w:pPr>
      <w:r w:rsidRPr="008F51A0">
        <w:rPr>
          <w:rFonts w:ascii="Bookman Old Style" w:hAnsi="Bookman Old Style" w:cs="Segoe UI"/>
          <w:color w:val="333333"/>
        </w:rPr>
        <w:t>Following is a list of some tags which are used in HTML for this task.</w:t>
      </w:r>
    </w:p>
    <w:p w:rsidR="002247FF" w:rsidRPr="008F51A0" w:rsidRDefault="002247FF" w:rsidP="006216D3">
      <w:pPr>
        <w:numPr>
          <w:ilvl w:val="0"/>
          <w:numId w:val="260"/>
        </w:numPr>
        <w:shd w:val="clear" w:color="auto" w:fill="FFFFFF"/>
        <w:spacing w:line="360" w:lineRule="auto"/>
        <w:jc w:val="both"/>
        <w:divId w:val="1348216237"/>
        <w:rPr>
          <w:rFonts w:ascii="Bookman Old Style" w:eastAsia="Times New Roman" w:hAnsi="Bookman Old Style" w:cs="Segoe UI"/>
          <w:color w:val="000000"/>
        </w:rPr>
      </w:pPr>
      <w:r w:rsidRPr="008F51A0">
        <w:rPr>
          <w:rFonts w:ascii="Bookman Old Style" w:eastAsia="Times New Roman" w:hAnsi="Bookman Old Style" w:cs="Segoe UI"/>
          <w:color w:val="000000"/>
        </w:rPr>
        <w:t>&lt;code&gt;</w:t>
      </w:r>
    </w:p>
    <w:p w:rsidR="002247FF" w:rsidRPr="008F51A0" w:rsidRDefault="002247FF" w:rsidP="006216D3">
      <w:pPr>
        <w:numPr>
          <w:ilvl w:val="0"/>
          <w:numId w:val="260"/>
        </w:numPr>
        <w:shd w:val="clear" w:color="auto" w:fill="FFFFFF"/>
        <w:spacing w:line="360" w:lineRule="auto"/>
        <w:jc w:val="both"/>
        <w:divId w:val="1348216237"/>
        <w:rPr>
          <w:rFonts w:ascii="Bookman Old Style" w:eastAsia="Times New Roman" w:hAnsi="Bookman Old Style" w:cs="Segoe UI"/>
          <w:color w:val="000000"/>
        </w:rPr>
      </w:pPr>
      <w:r w:rsidRPr="008F51A0">
        <w:rPr>
          <w:rFonts w:ascii="Bookman Old Style" w:eastAsia="Times New Roman" w:hAnsi="Bookman Old Style" w:cs="Segoe UI"/>
          <w:color w:val="000000"/>
        </w:rPr>
        <w:t>&lt;kbd&gt;</w:t>
      </w:r>
    </w:p>
    <w:p w:rsidR="002247FF" w:rsidRPr="008F51A0" w:rsidRDefault="002247FF" w:rsidP="006216D3">
      <w:pPr>
        <w:numPr>
          <w:ilvl w:val="0"/>
          <w:numId w:val="260"/>
        </w:numPr>
        <w:shd w:val="clear" w:color="auto" w:fill="FFFFFF"/>
        <w:spacing w:line="360" w:lineRule="auto"/>
        <w:jc w:val="both"/>
        <w:divId w:val="1348216237"/>
        <w:rPr>
          <w:rFonts w:ascii="Bookman Old Style" w:eastAsia="Times New Roman" w:hAnsi="Bookman Old Style" w:cs="Segoe UI"/>
          <w:color w:val="000000"/>
        </w:rPr>
      </w:pPr>
      <w:r w:rsidRPr="008F51A0">
        <w:rPr>
          <w:rFonts w:ascii="Bookman Old Style" w:eastAsia="Times New Roman" w:hAnsi="Bookman Old Style" w:cs="Segoe UI"/>
          <w:color w:val="000000"/>
        </w:rPr>
        <w:t>&lt;samp&gt;</w:t>
      </w:r>
    </w:p>
    <w:p w:rsidR="002247FF" w:rsidRPr="008F51A0" w:rsidRDefault="002247FF" w:rsidP="006216D3">
      <w:pPr>
        <w:numPr>
          <w:ilvl w:val="0"/>
          <w:numId w:val="260"/>
        </w:numPr>
        <w:shd w:val="clear" w:color="auto" w:fill="FFFFFF"/>
        <w:spacing w:line="360" w:lineRule="auto"/>
        <w:jc w:val="both"/>
        <w:divId w:val="1348216237"/>
        <w:rPr>
          <w:rFonts w:ascii="Bookman Old Style" w:eastAsia="Times New Roman" w:hAnsi="Bookman Old Style" w:cs="Segoe UI"/>
          <w:color w:val="000000"/>
        </w:rPr>
      </w:pPr>
      <w:r w:rsidRPr="008F51A0">
        <w:rPr>
          <w:rFonts w:ascii="Bookman Old Style" w:eastAsia="Times New Roman" w:hAnsi="Bookman Old Style" w:cs="Segoe UI"/>
          <w:color w:val="000000"/>
        </w:rPr>
        <w:t>&lt;var&gt;</w:t>
      </w:r>
    </w:p>
    <w:p w:rsidR="002247FF" w:rsidRPr="008F51A0" w:rsidRDefault="002247FF" w:rsidP="006216D3">
      <w:pPr>
        <w:numPr>
          <w:ilvl w:val="0"/>
          <w:numId w:val="260"/>
        </w:numPr>
        <w:shd w:val="clear" w:color="auto" w:fill="FFFFFF"/>
        <w:spacing w:line="360" w:lineRule="auto"/>
        <w:jc w:val="both"/>
        <w:divId w:val="1348216237"/>
        <w:rPr>
          <w:rFonts w:ascii="Bookman Old Style" w:eastAsia="Times New Roman" w:hAnsi="Bookman Old Style" w:cs="Segoe UI"/>
          <w:color w:val="000000"/>
        </w:rPr>
      </w:pPr>
      <w:r w:rsidRPr="008F51A0">
        <w:rPr>
          <w:rFonts w:ascii="Bookman Old Style" w:eastAsia="Times New Roman" w:hAnsi="Bookman Old Style" w:cs="Segoe UI"/>
          <w:color w:val="000000"/>
        </w:rPr>
        <w:t>&lt;pre&gt;</w:t>
      </w:r>
    </w:p>
    <w:p w:rsidR="002247FF" w:rsidRPr="008F51A0" w:rsidRDefault="002247FF" w:rsidP="008F51A0">
      <w:pPr>
        <w:spacing w:line="360" w:lineRule="auto"/>
        <w:divId w:val="1348216237"/>
        <w:rPr>
          <w:rFonts w:ascii="Bookman Old Style" w:eastAsia="Times New Roman" w:hAnsi="Bookman Old Style" w:cs="Times New Roman"/>
        </w:rPr>
      </w:pPr>
      <w:r w:rsidRPr="008F51A0">
        <w:rPr>
          <w:rFonts w:ascii="Bookman Old Style" w:eastAsia="Times New Roman" w:hAnsi="Bookman Old Style"/>
          <w:noProof/>
        </w:rPr>
        <mc:AlternateContent>
          <mc:Choice Requires="wps">
            <w:drawing>
              <wp:inline distT="0" distB="0" distL="0" distR="0" wp14:anchorId="2657FDD4" wp14:editId="770AD893">
                <wp:extent cx="6097905" cy="4445"/>
                <wp:effectExtent l="0" t="0" r="0" b="0"/>
                <wp:docPr id="232"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E14DC3" id="Rectangle 232" o:spid="_x0000_s1026" style="width:480.1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" fillcolor="#d4d4d4" stroked="f">
                <w10:anchorlock/>
              </v:rect>
            </w:pict>
          </mc:Fallback>
        </mc:AlternateContent>
      </w:r>
    </w:p>
    <w:p w:rsidR="002247FF" w:rsidRPr="008F51A0" w:rsidRDefault="002247FF" w:rsidP="008F51A0">
      <w:pPr>
        <w:pStyle w:val="Heading2"/>
        <w:shd w:val="clear" w:color="auto" w:fill="FFFFFF"/>
        <w:spacing w:before="0" w:after="160" w:line="360" w:lineRule="auto"/>
        <w:jc w:val="both"/>
        <w:divId w:val="1348216237"/>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&lt;code&gt; element</w:t>
      </w:r>
    </w:p>
    <w:p w:rsidR="002247FF" w:rsidRPr="008F51A0" w:rsidRDefault="002247FF" w:rsidP="008F51A0">
      <w:pPr>
        <w:pStyle w:val="NormalWeb"/>
        <w:shd w:val="clear" w:color="auto" w:fill="FFFFFF"/>
        <w:spacing w:before="0" w:beforeAutospacing="0" w:after="160" w:afterAutospacing="0" w:line="360" w:lineRule="auto"/>
        <w:jc w:val="both"/>
        <w:divId w:val="1348216237"/>
        <w:rPr>
          <w:rFonts w:ascii="Bookman Old Style" w:eastAsiaTheme="minorEastAsia" w:hAnsi="Bookman Old Style" w:cs="Segoe UI"/>
          <w:color w:val="333333"/>
        </w:rPr>
      </w:pPr>
      <w:r w:rsidRPr="008F51A0">
        <w:rPr>
          <w:rFonts w:ascii="Bookman Old Style" w:hAnsi="Bookman Old Style" w:cs="Segoe UI"/>
          <w:color w:val="333333"/>
        </w:rPr>
        <w:t>It is used to represent some programming code on your website. The content written between </w:t>
      </w:r>
      <w:proofErr w:type="gramStart"/>
      <w:r w:rsidRPr="008F51A0">
        <w:rPr>
          <w:rStyle w:val="HTMLCode"/>
          <w:rFonts w:ascii="Bookman Old Style" w:hAnsi="Bookman Old Style"/>
          <w:color w:val="333333"/>
        </w:rPr>
        <w:t>tag</w:t>
      </w:r>
      <w:proofErr w:type="gramEnd"/>
      <w:r w:rsidRPr="008F51A0">
        <w:rPr>
          <w:rStyle w:val="HTMLCode"/>
          <w:rFonts w:ascii="Bookman Old Style" w:hAnsi="Bookman Old Style"/>
          <w:color w:val="333333"/>
        </w:rPr>
        <w:t xml:space="preserve"> will be displayed in default monospace font.</w:t>
      </w:r>
    </w:p>
    <w:p w:rsidR="002247FF" w:rsidRPr="008F51A0" w:rsidRDefault="002247FF" w:rsidP="008F51A0">
      <w:pPr>
        <w:pStyle w:val="NormalWeb"/>
        <w:spacing w:before="0" w:beforeAutospacing="0" w:after="160" w:afterAutospacing="0" w:line="360" w:lineRule="auto"/>
        <w:divId w:val="1348216237"/>
        <w:rPr>
          <w:rFonts w:ascii="Bookman Old Style" w:hAnsi="Bookman Old Style" w:cs="Courier New"/>
          <w:color w:val="333333"/>
          <w:sz w:val="20"/>
          <w:szCs w:val="20"/>
          <w:shd w:val="clear" w:color="auto" w:fill="FFFFFF"/>
        </w:rPr>
      </w:pPr>
      <w:r w:rsidRPr="008F51A0">
        <w:rPr>
          <w:rStyle w:val="Strong"/>
          <w:rFonts w:ascii="Bookman Old Style" w:hAnsi="Bookman Old Style" w:cs="Segoe UI"/>
          <w:color w:val="333333"/>
          <w:sz w:val="20"/>
          <w:szCs w:val="20"/>
          <w:shd w:val="clear" w:color="auto" w:fill="FFFFFF"/>
        </w:rPr>
        <w:t>Example:</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&lt;!DOCTYPE html&gt;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&lt;h2&gt;Computer Code&lt;/h2&gt;  </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&lt;p&gt;This is a programming code:&lt;/p&gt;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lastRenderedPageBreak/>
        <w:t>&lt;code&gt;  </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x = </w:t>
      </w:r>
      <w:r w:rsidRPr="008F51A0">
        <w:rPr>
          <w:rStyle w:val="number"/>
          <w:rFonts w:ascii="Bookman Old Style" w:eastAsia="Times New Roman" w:hAnsi="Bookman Old Style" w:cs="Courier New"/>
          <w:color w:val="C00000"/>
          <w:bdr w:val="none" w:sz="0" w:space="0" w:color="auto" w:frame="1"/>
        </w:rPr>
        <w:t>5</w:t>
      </w:r>
      <w:r w:rsidRPr="008F51A0">
        <w:rPr>
          <w:rFonts w:ascii="Bookman Old Style" w:eastAsia="Times New Roman" w:hAnsi="Bookman Old Style" w:cs="Courier New"/>
          <w:color w:val="000000"/>
          <w:bdr w:val="none" w:sz="0" w:space="0" w:color="auto" w:frame="1"/>
        </w:rPr>
        <w:t>;&lt;br&gt;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y = </w:t>
      </w:r>
      <w:r w:rsidRPr="008F51A0">
        <w:rPr>
          <w:rStyle w:val="number"/>
          <w:rFonts w:ascii="Bookman Old Style" w:eastAsia="Times New Roman" w:hAnsi="Bookman Old Style" w:cs="Courier New"/>
          <w:color w:val="C00000"/>
          <w:bdr w:val="none" w:sz="0" w:space="0" w:color="auto" w:frame="1"/>
        </w:rPr>
        <w:t>6</w:t>
      </w:r>
      <w:r w:rsidRPr="008F51A0">
        <w:rPr>
          <w:rFonts w:ascii="Bookman Old Style" w:eastAsia="Times New Roman" w:hAnsi="Bookman Old Style" w:cs="Courier New"/>
          <w:color w:val="000000"/>
          <w:bdr w:val="none" w:sz="0" w:space="0" w:color="auto" w:frame="1"/>
        </w:rPr>
        <w:t>;&lt;br&gt;  </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z = x + y;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&lt;/code&gt;  </w:t>
      </w:r>
    </w:p>
    <w:p w:rsidR="000E49E5" w:rsidRPr="008F51A0" w:rsidRDefault="000E49E5" w:rsidP="006216D3">
      <w:pPr>
        <w:pStyle w:val="alt"/>
        <w:numPr>
          <w:ilvl w:val="0"/>
          <w:numId w:val="261"/>
        </w:numPr>
        <w:spacing w:before="0" w:beforeAutospacing="0" w:after="160" w:afterAutospacing="0"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0E49E5" w:rsidRPr="008F51A0" w:rsidRDefault="000E49E5" w:rsidP="006216D3">
      <w:pPr>
        <w:numPr>
          <w:ilvl w:val="0"/>
          <w:numId w:val="261"/>
        </w:numPr>
        <w:spacing w:line="360" w:lineRule="auto"/>
        <w:jc w:val="both"/>
        <w:divId w:val="52186722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522197" w:rsidRPr="008F51A0" w:rsidRDefault="00522197" w:rsidP="008F51A0">
      <w:pPr>
        <w:pStyle w:val="Heading2"/>
        <w:shd w:val="clear" w:color="auto" w:fill="FFFFFF"/>
        <w:spacing w:before="0" w:after="160" w:line="360" w:lineRule="auto"/>
        <w:jc w:val="both"/>
        <w:divId w:val="513501212"/>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&lt;kbd&gt; Element</w:t>
      </w:r>
    </w:p>
    <w:p w:rsidR="00522197" w:rsidRPr="008F51A0" w:rsidRDefault="00522197" w:rsidP="008F51A0">
      <w:pPr>
        <w:pStyle w:val="NormalWeb"/>
        <w:shd w:val="clear" w:color="auto" w:fill="FFFFFF"/>
        <w:spacing w:before="0" w:beforeAutospacing="0" w:after="160" w:afterAutospacing="0" w:line="360" w:lineRule="auto"/>
        <w:jc w:val="both"/>
        <w:divId w:val="513501212"/>
        <w:rPr>
          <w:rFonts w:ascii="Bookman Old Style" w:eastAsiaTheme="minorEastAsia" w:hAnsi="Bookman Old Style" w:cs="Courier New"/>
          <w:color w:val="333333"/>
        </w:rPr>
      </w:pPr>
      <w:r w:rsidRPr="008F51A0">
        <w:rPr>
          <w:rFonts w:ascii="Bookman Old Style" w:hAnsi="Bookman Old Style" w:cs="Courier New"/>
          <w:color w:val="333333"/>
        </w:rPr>
        <w:t>It is used to represent user input, keyboard input, voice command etc. Text written within &lt;kbd&gt;.....&lt;/kbd&gt; tags is typically displayed in the browser's default monospace font.</w:t>
      </w:r>
    </w:p>
    <w:p w:rsidR="00522197" w:rsidRPr="008F51A0" w:rsidRDefault="00522197" w:rsidP="008F51A0">
      <w:pPr>
        <w:pStyle w:val="NormalWeb"/>
        <w:shd w:val="clear" w:color="auto" w:fill="FFFFFF"/>
        <w:spacing w:before="0" w:beforeAutospacing="0" w:after="160" w:afterAutospacing="0" w:line="360" w:lineRule="auto"/>
        <w:jc w:val="both"/>
        <w:divId w:val="513501212"/>
        <w:rPr>
          <w:rFonts w:ascii="Bookman Old Style" w:hAnsi="Bookman Old Style" w:cs="Courier New"/>
          <w:color w:val="333333"/>
        </w:rPr>
      </w:pPr>
      <w:r w:rsidRPr="008F51A0">
        <w:rPr>
          <w:rStyle w:val="Strong"/>
          <w:rFonts w:ascii="Bookman Old Style" w:eastAsiaTheme="majorEastAsia" w:hAnsi="Bookman Old Style" w:cs="Segoe UI"/>
          <w:color w:val="333333"/>
        </w:rPr>
        <w:t>Example:</w:t>
      </w:r>
    </w:p>
    <w:p w:rsidR="00CF7C7B" w:rsidRPr="008F51A0" w:rsidRDefault="00CF7C7B" w:rsidP="006216D3">
      <w:pPr>
        <w:pStyle w:val="alt"/>
        <w:numPr>
          <w:ilvl w:val="0"/>
          <w:numId w:val="262"/>
        </w:numPr>
        <w:spacing w:before="0" w:beforeAutospacing="0" w:after="160" w:afterAutospacing="0"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&lt;!DOCTYPE html&gt;  </w:t>
      </w:r>
    </w:p>
    <w:p w:rsidR="00CF7C7B" w:rsidRPr="008F51A0" w:rsidRDefault="00CF7C7B" w:rsidP="006216D3">
      <w:pPr>
        <w:numPr>
          <w:ilvl w:val="0"/>
          <w:numId w:val="262"/>
        </w:numPr>
        <w:spacing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CF7C7B" w:rsidRPr="008F51A0" w:rsidRDefault="00CF7C7B" w:rsidP="006216D3">
      <w:pPr>
        <w:pStyle w:val="alt"/>
        <w:numPr>
          <w:ilvl w:val="0"/>
          <w:numId w:val="262"/>
        </w:numPr>
        <w:spacing w:before="0" w:beforeAutospacing="0" w:after="160" w:afterAutospacing="0"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CF7C7B" w:rsidRPr="008F51A0" w:rsidRDefault="00CF7C7B" w:rsidP="006216D3">
      <w:pPr>
        <w:numPr>
          <w:ilvl w:val="0"/>
          <w:numId w:val="262"/>
        </w:numPr>
        <w:spacing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&lt;h2&gt;The kbd Element&lt;/h2&gt;  </w:t>
      </w:r>
    </w:p>
    <w:p w:rsidR="00CF7C7B" w:rsidRPr="008F51A0" w:rsidRDefault="00CF7C7B" w:rsidP="006216D3">
      <w:pPr>
        <w:pStyle w:val="alt"/>
        <w:numPr>
          <w:ilvl w:val="0"/>
          <w:numId w:val="262"/>
        </w:numPr>
        <w:spacing w:before="0" w:beforeAutospacing="0" w:after="160" w:afterAutospacing="0"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&lt;kbd&gt;This is how  content written within kbd element looks like.&lt;/kbd&gt;&lt;/p&gt;  </w:t>
      </w:r>
    </w:p>
    <w:p w:rsidR="00CF7C7B" w:rsidRPr="008F51A0" w:rsidRDefault="00CF7C7B" w:rsidP="006216D3">
      <w:pPr>
        <w:numPr>
          <w:ilvl w:val="0"/>
          <w:numId w:val="262"/>
        </w:numPr>
        <w:spacing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CF7C7B" w:rsidRPr="008F51A0" w:rsidRDefault="00CF7C7B" w:rsidP="006216D3">
      <w:pPr>
        <w:pStyle w:val="alt"/>
        <w:numPr>
          <w:ilvl w:val="0"/>
          <w:numId w:val="262"/>
        </w:numPr>
        <w:spacing w:before="0" w:beforeAutospacing="0" w:after="160" w:afterAutospacing="0" w:line="360" w:lineRule="auto"/>
        <w:jc w:val="both"/>
        <w:divId w:val="721607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863D94" w:rsidRPr="008F51A0" w:rsidRDefault="00863D94" w:rsidP="008F51A0">
      <w:pPr>
        <w:pStyle w:val="Heading2"/>
        <w:shd w:val="clear" w:color="auto" w:fill="FFFFFF"/>
        <w:spacing w:before="0" w:after="160" w:line="360" w:lineRule="auto"/>
        <w:jc w:val="both"/>
        <w:divId w:val="143158072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&lt;samp&gt; Element</w:t>
      </w:r>
    </w:p>
    <w:p w:rsidR="00BB49C8" w:rsidRPr="008F51A0" w:rsidRDefault="0026618C" w:rsidP="008F51A0">
      <w:pPr>
        <w:pStyle w:val="NormalWeb"/>
        <w:shd w:val="clear" w:color="auto" w:fill="FFFFFF"/>
        <w:spacing w:before="0" w:beforeAutospacing="0" w:after="160" w:afterAutospacing="0" w:line="360" w:lineRule="auto"/>
        <w:jc w:val="both"/>
        <w:divId w:val="1060714163"/>
        <w:rPr>
          <w:rFonts w:ascii="Bookman Old Style" w:hAnsi="Bookman Old Style" w:cs="Courier New"/>
          <w:color w:val="333333"/>
          <w:shd w:val="clear" w:color="auto" w:fill="FFFFFF"/>
        </w:rPr>
      </w:pPr>
      <w:r w:rsidRPr="008F51A0">
        <w:rPr>
          <w:rFonts w:ascii="Bookman Old Style" w:hAnsi="Bookman Old Style" w:cs="Courier New"/>
          <w:color w:val="333333"/>
          <w:shd w:val="clear" w:color="auto" w:fill="FFFFFF"/>
        </w:rPr>
        <w:t>The HTML &lt;samp&gt; element is used to represent a program's output. Text written within samp element is typically displayed in the browser's default monospace font.</w:t>
      </w:r>
    </w:p>
    <w:p w:rsidR="00027381" w:rsidRPr="008F51A0" w:rsidRDefault="00027381"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w:t>
      </w:r>
    </w:p>
    <w:p w:rsidR="00D90163" w:rsidRPr="008F51A0" w:rsidRDefault="00D90163" w:rsidP="006216D3">
      <w:pPr>
        <w:pStyle w:val="alt"/>
        <w:numPr>
          <w:ilvl w:val="0"/>
          <w:numId w:val="263"/>
        </w:numPr>
        <w:spacing w:before="0" w:beforeAutospacing="0" w:after="160" w:afterAutospacing="0"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&lt;!DOCTYPE html&gt;  </w:t>
      </w:r>
    </w:p>
    <w:p w:rsidR="00D90163" w:rsidRPr="008F51A0" w:rsidRDefault="00D90163" w:rsidP="006216D3">
      <w:pPr>
        <w:numPr>
          <w:ilvl w:val="0"/>
          <w:numId w:val="263"/>
        </w:numPr>
        <w:spacing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D90163" w:rsidRPr="008F51A0" w:rsidRDefault="00D90163" w:rsidP="006216D3">
      <w:pPr>
        <w:pStyle w:val="alt"/>
        <w:numPr>
          <w:ilvl w:val="0"/>
          <w:numId w:val="263"/>
        </w:numPr>
        <w:spacing w:before="0" w:beforeAutospacing="0" w:after="160" w:afterAutospacing="0"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lastRenderedPageBreak/>
        <w:t>&lt;body&gt;  </w:t>
      </w:r>
    </w:p>
    <w:p w:rsidR="00D90163" w:rsidRPr="008F51A0" w:rsidRDefault="00D90163" w:rsidP="006216D3">
      <w:pPr>
        <w:numPr>
          <w:ilvl w:val="0"/>
          <w:numId w:val="263"/>
        </w:numPr>
        <w:spacing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&lt;h2&gt;The samp Element&lt;/h2&gt;  </w:t>
      </w:r>
    </w:p>
    <w:p w:rsidR="00D90163" w:rsidRPr="008F51A0" w:rsidRDefault="00D90163" w:rsidP="006216D3">
      <w:pPr>
        <w:pStyle w:val="alt"/>
        <w:numPr>
          <w:ilvl w:val="0"/>
          <w:numId w:val="263"/>
        </w:numPr>
        <w:spacing w:before="0" w:beforeAutospacing="0" w:after="160" w:afterAutospacing="0"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w:t>
      </w:r>
      <w:proofErr w:type="gramStart"/>
      <w:r w:rsidRPr="008F51A0">
        <w:rPr>
          <w:rFonts w:ascii="Bookman Old Style" w:eastAsia="Times New Roman" w:hAnsi="Bookman Old Style" w:cs="Courier New"/>
          <w:color w:val="000000"/>
          <w:bdr w:val="none" w:sz="0" w:space="0" w:color="auto" w:frame="1"/>
        </w:rPr>
        <w:t>samp&gt;</w:t>
      </w:r>
      <w:proofErr w:type="gramEnd"/>
      <w:r w:rsidRPr="008F51A0">
        <w:rPr>
          <w:rFonts w:ascii="Bookman Old Style" w:eastAsia="Times New Roman" w:hAnsi="Bookman Old Style" w:cs="Courier New"/>
          <w:color w:val="000000"/>
          <w:bdr w:val="none" w:sz="0" w:space="0" w:color="auto" w:frame="1"/>
        </w:rPr>
        <w:t>This is how the content within samp element looks like. &lt;/samp&gt;  </w:t>
      </w:r>
    </w:p>
    <w:p w:rsidR="00D90163" w:rsidRPr="008F51A0" w:rsidRDefault="00D90163" w:rsidP="006216D3">
      <w:pPr>
        <w:numPr>
          <w:ilvl w:val="0"/>
          <w:numId w:val="263"/>
        </w:numPr>
        <w:spacing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D90163" w:rsidRPr="008F51A0" w:rsidRDefault="00D90163" w:rsidP="006216D3">
      <w:pPr>
        <w:pStyle w:val="alt"/>
        <w:numPr>
          <w:ilvl w:val="0"/>
          <w:numId w:val="263"/>
        </w:numPr>
        <w:spacing w:before="0" w:beforeAutospacing="0" w:after="160" w:afterAutospacing="0" w:line="360" w:lineRule="auto"/>
        <w:jc w:val="both"/>
        <w:divId w:val="151992958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0E23E3" w:rsidRPr="008F51A0" w:rsidRDefault="000E23E3" w:rsidP="008F51A0">
      <w:pPr>
        <w:pStyle w:val="Heading2"/>
        <w:shd w:val="clear" w:color="auto" w:fill="FFFFFF"/>
        <w:spacing w:before="0" w:after="160" w:line="360" w:lineRule="auto"/>
        <w:jc w:val="both"/>
        <w:divId w:val="188293525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&lt;var&gt; element</w:t>
      </w:r>
    </w:p>
    <w:p w:rsidR="00027381" w:rsidRPr="008F51A0" w:rsidRDefault="002D7DEC" w:rsidP="008F51A0">
      <w:pPr>
        <w:pStyle w:val="NormalWeb"/>
        <w:shd w:val="clear" w:color="auto" w:fill="FFFFFF"/>
        <w:spacing w:before="0" w:beforeAutospacing="0" w:after="160" w:afterAutospacing="0" w:line="360" w:lineRule="auto"/>
        <w:jc w:val="both"/>
        <w:divId w:val="1060714163"/>
        <w:rPr>
          <w:rFonts w:ascii="Bookman Old Style" w:hAnsi="Bookman Old Style" w:cs="Courier New"/>
          <w:color w:val="333333"/>
          <w:shd w:val="clear" w:color="auto" w:fill="FFFFFF"/>
        </w:rPr>
      </w:pPr>
      <w:r w:rsidRPr="008F51A0">
        <w:rPr>
          <w:rFonts w:ascii="Bookman Old Style" w:hAnsi="Bookman Old Style" w:cs="Courier New"/>
          <w:color w:val="333333"/>
          <w:shd w:val="clear" w:color="auto" w:fill="FFFFFF"/>
        </w:rPr>
        <w:t>The HTML &lt;var&gt; element is used to define a variable. The variable could be a variable in a mathematical expression or a variable in programming context.</w:t>
      </w:r>
    </w:p>
    <w:p w:rsidR="002D7DEC" w:rsidRPr="008F51A0" w:rsidRDefault="00FE78CA"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w:t>
      </w:r>
    </w:p>
    <w:p w:rsidR="00494B25" w:rsidRPr="008F51A0" w:rsidRDefault="00494B25" w:rsidP="006216D3">
      <w:pPr>
        <w:pStyle w:val="alt"/>
        <w:numPr>
          <w:ilvl w:val="0"/>
          <w:numId w:val="264"/>
        </w:numPr>
        <w:spacing w:before="0" w:beforeAutospacing="0" w:after="160" w:afterAutospacing="0"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&lt;!DOCTYPE html&gt;  </w:t>
      </w:r>
    </w:p>
    <w:p w:rsidR="00494B25" w:rsidRPr="008F51A0" w:rsidRDefault="00494B25" w:rsidP="006216D3">
      <w:pPr>
        <w:numPr>
          <w:ilvl w:val="0"/>
          <w:numId w:val="264"/>
        </w:numPr>
        <w:spacing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494B25" w:rsidRPr="008F51A0" w:rsidRDefault="00494B25" w:rsidP="006216D3">
      <w:pPr>
        <w:pStyle w:val="alt"/>
        <w:numPr>
          <w:ilvl w:val="0"/>
          <w:numId w:val="264"/>
        </w:numPr>
        <w:spacing w:before="0" w:beforeAutospacing="0" w:after="160" w:afterAutospacing="0"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494B25" w:rsidRPr="008F51A0" w:rsidRDefault="00494B25" w:rsidP="006216D3">
      <w:pPr>
        <w:numPr>
          <w:ilvl w:val="0"/>
          <w:numId w:val="264"/>
        </w:numPr>
        <w:spacing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&lt;h2&gt;The var Element&lt;/h2&gt;  </w:t>
      </w:r>
    </w:p>
    <w:p w:rsidR="00494B25" w:rsidRPr="008F51A0" w:rsidRDefault="00494B25" w:rsidP="006216D3">
      <w:pPr>
        <w:pStyle w:val="alt"/>
        <w:numPr>
          <w:ilvl w:val="0"/>
          <w:numId w:val="264"/>
        </w:numPr>
        <w:spacing w:before="0" w:beforeAutospacing="0" w:after="160" w:afterAutospacing="0"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&lt;p&gt;This is a famous formula: &lt;var&gt;E&lt;/var&gt; = &lt;var&gt;mc&lt;/var&gt;&lt;sup&gt;</w:t>
      </w:r>
      <w:r w:rsidRPr="008F51A0">
        <w:rPr>
          <w:rStyle w:val="number"/>
          <w:rFonts w:ascii="Bookman Old Style" w:eastAsia="Times New Roman" w:hAnsi="Bookman Old Style" w:cs="Courier New"/>
          <w:color w:val="C00000"/>
          <w:bdr w:val="none" w:sz="0" w:space="0" w:color="auto" w:frame="1"/>
        </w:rPr>
        <w:t>2</w:t>
      </w:r>
      <w:r w:rsidRPr="008F51A0">
        <w:rPr>
          <w:rFonts w:ascii="Bookman Old Style" w:eastAsia="Times New Roman" w:hAnsi="Bookman Old Style" w:cs="Courier New"/>
          <w:color w:val="000000"/>
          <w:bdr w:val="none" w:sz="0" w:space="0" w:color="auto" w:frame="1"/>
        </w:rPr>
        <w:t>&lt;/sup&gt;.&lt;/p&gt;  </w:t>
      </w:r>
    </w:p>
    <w:p w:rsidR="00494B25" w:rsidRPr="008F51A0" w:rsidRDefault="00494B25" w:rsidP="006216D3">
      <w:pPr>
        <w:numPr>
          <w:ilvl w:val="0"/>
          <w:numId w:val="264"/>
        </w:numPr>
        <w:spacing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494B25" w:rsidRPr="008F51A0" w:rsidRDefault="00494B25" w:rsidP="006216D3">
      <w:pPr>
        <w:pStyle w:val="alt"/>
        <w:numPr>
          <w:ilvl w:val="0"/>
          <w:numId w:val="264"/>
        </w:numPr>
        <w:spacing w:before="0" w:beforeAutospacing="0" w:after="160" w:afterAutospacing="0" w:line="360" w:lineRule="auto"/>
        <w:jc w:val="both"/>
        <w:divId w:val="132603857"/>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76205D" w:rsidRPr="008F51A0" w:rsidRDefault="0076205D" w:rsidP="008F51A0">
      <w:pPr>
        <w:pStyle w:val="Heading2"/>
        <w:shd w:val="clear" w:color="auto" w:fill="FFFFFF"/>
        <w:spacing w:before="0" w:after="160" w:line="360" w:lineRule="auto"/>
        <w:jc w:val="both"/>
        <w:divId w:val="141990738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&lt;pre&gt; element</w:t>
      </w:r>
    </w:p>
    <w:p w:rsidR="00FE78CA" w:rsidRPr="008F51A0" w:rsidRDefault="003B10BA" w:rsidP="008F51A0">
      <w:pPr>
        <w:pStyle w:val="NormalWeb"/>
        <w:shd w:val="clear" w:color="auto" w:fill="FFFFFF"/>
        <w:spacing w:before="0" w:beforeAutospacing="0" w:after="160" w:afterAutospacing="0" w:line="360" w:lineRule="auto"/>
        <w:jc w:val="both"/>
        <w:divId w:val="1060714163"/>
        <w:rPr>
          <w:rFonts w:ascii="Bookman Old Style" w:hAnsi="Bookman Old Style" w:cs="Courier New"/>
          <w:color w:val="333333"/>
          <w:shd w:val="clear" w:color="auto" w:fill="FFFFFF"/>
        </w:rPr>
      </w:pPr>
      <w:r w:rsidRPr="008F51A0">
        <w:rPr>
          <w:rFonts w:ascii="Bookman Old Style" w:hAnsi="Bookman Old Style" w:cs="Courier New"/>
          <w:color w:val="333333"/>
          <w:shd w:val="clear" w:color="auto" w:fill="FFFFFF"/>
        </w:rPr>
        <w:t>The &lt;pre&gt; element defines preformatted text, which displays the content within it in a fixed-width font. It keeps the content into its original format and ignores all formatting.</w:t>
      </w:r>
    </w:p>
    <w:p w:rsidR="003B10BA" w:rsidRPr="008F51A0" w:rsidRDefault="008452F8"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Example:</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&lt;!DOCTYPE html&gt;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&lt;body&gt;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&lt;h3&gt;Example of pre tag&lt;/h3&gt;  </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lastRenderedPageBreak/>
        <w:t>  &lt;pre&gt;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This is content written   </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within pre tag, and  pre tag will ignore all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spaces,     </w:t>
      </w:r>
      <w:r w:rsidRPr="008F51A0">
        <w:rPr>
          <w:rStyle w:val="keyword"/>
          <w:rFonts w:ascii="Bookman Old Style" w:eastAsia="Times New Roman" w:hAnsi="Bookman Old Style" w:cs="Courier New"/>
          <w:b/>
          <w:bCs/>
          <w:color w:val="006699"/>
          <w:bdr w:val="none" w:sz="0" w:space="0" w:color="auto" w:frame="1"/>
        </w:rPr>
        <w:t>break</w:t>
      </w:r>
      <w:r w:rsidRPr="008F51A0">
        <w:rPr>
          <w:rFonts w:ascii="Bookman Old Style" w:eastAsia="Times New Roman" w:hAnsi="Bookman Old Style" w:cs="Courier New"/>
          <w:color w:val="000000"/>
          <w:bdr w:val="none" w:sz="0" w:space="0" w:color="auto" w:frame="1"/>
        </w:rPr>
        <w:t> lines, and will display the content   </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w:t>
      </w:r>
      <w:proofErr w:type="gramStart"/>
      <w:r w:rsidRPr="008F51A0">
        <w:rPr>
          <w:rFonts w:ascii="Bookman Old Style" w:eastAsia="Times New Roman" w:hAnsi="Bookman Old Style" w:cs="Courier New"/>
          <w:color w:val="000000"/>
          <w:bdr w:val="none" w:sz="0" w:space="0" w:color="auto" w:frame="1"/>
        </w:rPr>
        <w:t>as</w:t>
      </w:r>
      <w:proofErr w:type="gramEnd"/>
      <w:r w:rsidRPr="008F51A0">
        <w:rPr>
          <w:rFonts w:ascii="Bookman Old Style" w:eastAsia="Times New Roman" w:hAnsi="Bookman Old Style" w:cs="Courier New"/>
          <w:color w:val="000000"/>
          <w:bdr w:val="none" w:sz="0" w:space="0" w:color="auto" w:frame="1"/>
        </w:rPr>
        <w:t> in original format.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&lt;/pre&gt;  </w:t>
      </w:r>
    </w:p>
    <w:p w:rsidR="003A20CC" w:rsidRPr="008F51A0" w:rsidRDefault="003A20CC" w:rsidP="006216D3">
      <w:pPr>
        <w:pStyle w:val="alt"/>
        <w:numPr>
          <w:ilvl w:val="0"/>
          <w:numId w:val="265"/>
        </w:numPr>
        <w:spacing w:before="0" w:beforeAutospacing="0" w:after="160" w:afterAutospacing="0"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 &lt;/body&gt;  </w:t>
      </w:r>
    </w:p>
    <w:p w:rsidR="003A20CC" w:rsidRPr="008F51A0" w:rsidRDefault="003A20CC" w:rsidP="006216D3">
      <w:pPr>
        <w:numPr>
          <w:ilvl w:val="0"/>
          <w:numId w:val="265"/>
        </w:numPr>
        <w:spacing w:line="360" w:lineRule="auto"/>
        <w:jc w:val="both"/>
        <w:divId w:val="915747253"/>
        <w:rPr>
          <w:rFonts w:ascii="Bookman Old Style" w:eastAsia="Times New Roman" w:hAnsi="Bookman Old Style" w:cs="Courier New"/>
          <w:color w:val="000000"/>
        </w:rPr>
      </w:pPr>
      <w:r w:rsidRPr="008F51A0">
        <w:rPr>
          <w:rFonts w:ascii="Bookman Old Style" w:eastAsia="Times New Roman" w:hAnsi="Bookman Old Style" w:cs="Courier New"/>
          <w:color w:val="000000"/>
          <w:bdr w:val="none" w:sz="0" w:space="0" w:color="auto" w:frame="1"/>
        </w:rPr>
        <w:t>&lt;/html&gt;  </w:t>
      </w:r>
    </w:p>
    <w:p w:rsidR="008452F8" w:rsidRPr="008F51A0" w:rsidRDefault="008452F8"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652D0E" w:rsidRPr="008F51A0" w:rsidRDefault="00652D0E" w:rsidP="008F51A0">
      <w:pPr>
        <w:pStyle w:val="Heading1"/>
        <w:shd w:val="clear" w:color="auto" w:fill="FFFFFF"/>
        <w:spacing w:before="0" w:beforeAutospacing="0" w:after="160" w:afterAutospacing="0" w:line="360" w:lineRule="auto"/>
        <w:jc w:val="both"/>
        <w:divId w:val="384649009"/>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Entities</w:t>
      </w:r>
    </w:p>
    <w:p w:rsidR="00652D0E" w:rsidRPr="008F51A0" w:rsidRDefault="00652D0E" w:rsidP="008F51A0">
      <w:pPr>
        <w:pStyle w:val="NormalWeb"/>
        <w:shd w:val="clear" w:color="auto" w:fill="FFFFFF"/>
        <w:spacing w:before="0" w:beforeAutospacing="0" w:after="160" w:afterAutospacing="0" w:line="360" w:lineRule="auto"/>
        <w:jc w:val="both"/>
        <w:divId w:val="384649009"/>
        <w:rPr>
          <w:rFonts w:ascii="Bookman Old Style" w:eastAsiaTheme="minorEastAsia" w:hAnsi="Bookman Old Style" w:cs="Segoe UI"/>
          <w:color w:val="333333"/>
        </w:rPr>
      </w:pPr>
      <w:r w:rsidRPr="008F51A0">
        <w:rPr>
          <w:rFonts w:ascii="Bookman Old Style" w:hAnsi="Bookman Old Style" w:cs="Segoe UI"/>
          <w:color w:val="333333"/>
        </w:rPr>
        <w:t>HTML character entities are used as a replacement of reserved characters in HTML. You can also replace characters that are not present on your keyboard by entities.</w:t>
      </w:r>
    </w:p>
    <w:p w:rsidR="00652D0E" w:rsidRPr="008F51A0" w:rsidRDefault="00652D0E" w:rsidP="008F51A0">
      <w:pPr>
        <w:pStyle w:val="NormalWeb"/>
        <w:shd w:val="clear" w:color="auto" w:fill="FFFFFF"/>
        <w:spacing w:before="0" w:beforeAutospacing="0" w:after="160" w:afterAutospacing="0" w:line="360" w:lineRule="auto"/>
        <w:jc w:val="both"/>
        <w:divId w:val="384649009"/>
        <w:rPr>
          <w:rFonts w:ascii="Bookman Old Style" w:hAnsi="Bookman Old Style" w:cs="Segoe UI"/>
          <w:color w:val="333333"/>
        </w:rPr>
      </w:pPr>
      <w:r w:rsidRPr="008F51A0">
        <w:rPr>
          <w:rFonts w:ascii="Bookman Old Style" w:hAnsi="Bookman Old Style" w:cs="Segoe UI"/>
          <w:color w:val="333333"/>
        </w:rPr>
        <w:t>These characters are replaced because some characters are reserved in HTML. HTML entities provide a wide range of characters which can allow you to add icons, geometric shapes, mathematical operators, etc.</w:t>
      </w:r>
    </w:p>
    <w:p w:rsidR="00652D0E" w:rsidRPr="008F51A0" w:rsidRDefault="00652D0E" w:rsidP="008F51A0">
      <w:pPr>
        <w:pStyle w:val="NormalWeb"/>
        <w:shd w:val="clear" w:color="auto" w:fill="FFFFFF"/>
        <w:spacing w:before="0" w:beforeAutospacing="0" w:after="160" w:afterAutospacing="0" w:line="360" w:lineRule="auto"/>
        <w:jc w:val="both"/>
        <w:divId w:val="384649009"/>
        <w:rPr>
          <w:rFonts w:ascii="Bookman Old Style" w:hAnsi="Bookman Old Style" w:cs="Segoe UI"/>
          <w:color w:val="333333"/>
        </w:rPr>
      </w:pPr>
      <w:r w:rsidRPr="008F51A0">
        <w:rPr>
          <w:rStyle w:val="Strong"/>
          <w:rFonts w:ascii="Bookman Old Style" w:eastAsiaTheme="majorEastAsia" w:hAnsi="Bookman Old Style" w:cs="Segoe UI"/>
          <w:color w:val="333333"/>
        </w:rPr>
        <w:t>For example:</w:t>
      </w:r>
      <w:r w:rsidRPr="008F51A0">
        <w:rPr>
          <w:rFonts w:ascii="Bookman Old Style" w:hAnsi="Bookman Old Style" w:cs="Segoe UI"/>
          <w:color w:val="333333"/>
        </w:rPr>
        <w:t> if you use less than (&lt;) or greater than (&gt;) symbols in your text, the browser can mix them with tags that's why character entities are used in HTML to display reserved characters.</w:t>
      </w:r>
    </w:p>
    <w:p w:rsidR="00652D0E" w:rsidRPr="008F51A0" w:rsidRDefault="00652D0E" w:rsidP="008F51A0">
      <w:pPr>
        <w:pStyle w:val="Heading2"/>
        <w:shd w:val="clear" w:color="auto" w:fill="FFFFFF"/>
        <w:spacing w:before="0" w:after="160" w:line="360" w:lineRule="auto"/>
        <w:jc w:val="both"/>
        <w:divId w:val="384649009"/>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How to use an entity:</w:t>
      </w:r>
    </w:p>
    <w:p w:rsidR="00652D0E" w:rsidRPr="008F51A0" w:rsidRDefault="00652D0E" w:rsidP="008F51A0">
      <w:pPr>
        <w:pStyle w:val="NormalWeb"/>
        <w:shd w:val="clear" w:color="auto" w:fill="FFFFFF"/>
        <w:spacing w:before="0" w:beforeAutospacing="0" w:after="160" w:afterAutospacing="0" w:line="360" w:lineRule="auto"/>
        <w:jc w:val="both"/>
        <w:divId w:val="384649009"/>
        <w:rPr>
          <w:rFonts w:ascii="Bookman Old Style" w:eastAsiaTheme="minorEastAsia" w:hAnsi="Bookman Old Style" w:cs="Segoe UI"/>
          <w:color w:val="333333"/>
        </w:rPr>
      </w:pPr>
      <w:r w:rsidRPr="008F51A0">
        <w:rPr>
          <w:rFonts w:ascii="Bookman Old Style" w:hAnsi="Bookman Old Style" w:cs="Segoe UI"/>
          <w:color w:val="333333"/>
        </w:rPr>
        <w:t>You can use an entity in your HTML document by name or by a numerical character reference. Each entity starts with symbol ampersand (&amp;) and ends with a semicolon (;).</w:t>
      </w:r>
    </w:p>
    <w:p w:rsidR="00652D0E" w:rsidRPr="008F51A0" w:rsidRDefault="00652D0E" w:rsidP="008F51A0">
      <w:pPr>
        <w:pStyle w:val="NormalWeb"/>
        <w:shd w:val="clear" w:color="auto" w:fill="FFFFFF"/>
        <w:spacing w:before="0" w:beforeAutospacing="0" w:after="160" w:afterAutospacing="0" w:line="360" w:lineRule="auto"/>
        <w:jc w:val="both"/>
        <w:divId w:val="384649009"/>
        <w:rPr>
          <w:rFonts w:ascii="Bookman Old Style" w:hAnsi="Bookman Old Style" w:cs="Segoe UI"/>
          <w:color w:val="333333"/>
        </w:rPr>
      </w:pPr>
      <w:r w:rsidRPr="008F51A0">
        <w:rPr>
          <w:rStyle w:val="Strong"/>
          <w:rFonts w:ascii="Bookman Old Style" w:eastAsiaTheme="majorEastAsia" w:hAnsi="Bookman Old Style" w:cs="Segoe UI"/>
          <w:color w:val="333333"/>
        </w:rPr>
        <w:t>Syntax:</w:t>
      </w:r>
    </w:p>
    <w:p w:rsidR="001326A8" w:rsidRPr="008F51A0" w:rsidRDefault="001326A8" w:rsidP="006216D3">
      <w:pPr>
        <w:pStyle w:val="alt"/>
        <w:numPr>
          <w:ilvl w:val="0"/>
          <w:numId w:val="266"/>
        </w:numPr>
        <w:spacing w:before="0" w:beforeAutospacing="0" w:after="160" w:afterAutospacing="0" w:line="360" w:lineRule="auto"/>
        <w:jc w:val="both"/>
        <w:divId w:val="8692190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&amp;entity_name;  </w:t>
      </w:r>
    </w:p>
    <w:p w:rsidR="001326A8" w:rsidRPr="008F51A0" w:rsidRDefault="001326A8" w:rsidP="006216D3">
      <w:pPr>
        <w:numPr>
          <w:ilvl w:val="0"/>
          <w:numId w:val="266"/>
        </w:numPr>
        <w:spacing w:line="360" w:lineRule="auto"/>
        <w:jc w:val="both"/>
        <w:divId w:val="8692190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OR  </w:t>
      </w:r>
    </w:p>
    <w:p w:rsidR="001326A8" w:rsidRPr="008F51A0" w:rsidRDefault="001326A8" w:rsidP="006216D3">
      <w:pPr>
        <w:pStyle w:val="alt"/>
        <w:numPr>
          <w:ilvl w:val="0"/>
          <w:numId w:val="266"/>
        </w:numPr>
        <w:spacing w:before="0" w:beforeAutospacing="0" w:after="160" w:afterAutospacing="0" w:line="360" w:lineRule="auto"/>
        <w:jc w:val="both"/>
        <w:divId w:val="8692190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&amp;#entity_number;  </w:t>
      </w:r>
    </w:p>
    <w:p w:rsidR="008F7F5F" w:rsidRPr="008F51A0" w:rsidRDefault="008F7F5F" w:rsidP="008F51A0">
      <w:pPr>
        <w:pStyle w:val="Heading3"/>
        <w:shd w:val="clear" w:color="auto" w:fill="FFFFFF"/>
        <w:spacing w:before="0" w:after="160" w:line="360" w:lineRule="auto"/>
        <w:jc w:val="both"/>
        <w:divId w:val="110056389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Most used HTML Character Entities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29"/>
        <w:gridCol w:w="2141"/>
        <w:gridCol w:w="1304"/>
        <w:gridCol w:w="1506"/>
      </w:tblGrid>
      <w:tr w:rsidR="008F7F5F" w:rsidRPr="008F51A0">
        <w:trPr>
          <w:divId w:val="1100563890"/>
        </w:trPr>
        <w:tc>
          <w:tcPr>
            <w:tcW w:w="0" w:type="auto"/>
            <w:shd w:val="clear" w:color="auto" w:fill="C7CCBE"/>
            <w:tcMar>
              <w:top w:w="180" w:type="dxa"/>
              <w:left w:w="180" w:type="dxa"/>
              <w:bottom w:w="180" w:type="dxa"/>
              <w:right w:w="180" w:type="dxa"/>
            </w:tcMar>
            <w:hideMark/>
          </w:tcPr>
          <w:p w:rsidR="008F7F5F" w:rsidRPr="008F51A0" w:rsidRDefault="008F7F5F"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Result</w:t>
            </w:r>
          </w:p>
        </w:tc>
        <w:tc>
          <w:tcPr>
            <w:tcW w:w="0" w:type="auto"/>
            <w:shd w:val="clear" w:color="auto" w:fill="C7CCBE"/>
            <w:tcMar>
              <w:top w:w="180" w:type="dxa"/>
              <w:left w:w="180" w:type="dxa"/>
              <w:bottom w:w="180" w:type="dxa"/>
              <w:right w:w="180" w:type="dxa"/>
            </w:tcMar>
            <w:hideMark/>
          </w:tcPr>
          <w:p w:rsidR="008F7F5F" w:rsidRPr="008F51A0" w:rsidRDefault="008F7F5F"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c>
          <w:tcPr>
            <w:tcW w:w="0" w:type="auto"/>
            <w:shd w:val="clear" w:color="auto" w:fill="C7CCBE"/>
            <w:tcMar>
              <w:top w:w="180" w:type="dxa"/>
              <w:left w:w="180" w:type="dxa"/>
              <w:bottom w:w="180" w:type="dxa"/>
              <w:right w:w="180" w:type="dxa"/>
            </w:tcMar>
            <w:hideMark/>
          </w:tcPr>
          <w:p w:rsidR="008F7F5F" w:rsidRPr="008F51A0" w:rsidRDefault="008F7F5F"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Entity Name</w:t>
            </w:r>
          </w:p>
        </w:tc>
        <w:tc>
          <w:tcPr>
            <w:tcW w:w="0" w:type="auto"/>
            <w:shd w:val="clear" w:color="auto" w:fill="C7CCBE"/>
            <w:tcMar>
              <w:top w:w="180" w:type="dxa"/>
              <w:left w:w="180" w:type="dxa"/>
              <w:bottom w:w="180" w:type="dxa"/>
              <w:right w:w="180" w:type="dxa"/>
            </w:tcMar>
            <w:hideMark/>
          </w:tcPr>
          <w:p w:rsidR="008F7F5F" w:rsidRPr="008F51A0" w:rsidRDefault="008F7F5F"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Entity Number</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non-breaking space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&amp;nbsp;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160</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less than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60</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greater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62</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ampersand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38</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double quotation mark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&amp;quot;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34</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single quotation mark (apostrophe)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&amp;apos;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39</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&amp;cent;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162</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&amp;pound;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163</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&amp;yen;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165</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Euro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&amp;euro;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8364</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copyright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169</w:t>
            </w:r>
          </w:p>
        </w:tc>
      </w:tr>
      <w:tr w:rsidR="008F7F5F" w:rsidRPr="008F51A0">
        <w:trPr>
          <w:divId w:val="11005638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registered trademark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&amp;reg;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F5F" w:rsidRPr="008F51A0" w:rsidRDefault="008F7F5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174</w:t>
            </w:r>
          </w:p>
        </w:tc>
      </w:tr>
    </w:tbl>
    <w:p w:rsidR="008F7F5F" w:rsidRPr="008F51A0" w:rsidRDefault="008F7F5F" w:rsidP="008F51A0">
      <w:pPr>
        <w:pStyle w:val="Heading4"/>
        <w:pBdr>
          <w:left w:val="single" w:sz="18" w:space="30" w:color="FFA500"/>
        </w:pBdr>
        <w:shd w:val="clear" w:color="auto" w:fill="FAEBD7"/>
        <w:spacing w:before="0" w:after="160" w:line="360" w:lineRule="auto"/>
        <w:jc w:val="both"/>
        <w:divId w:val="1100563890"/>
        <w:rPr>
          <w:rFonts w:ascii="Bookman Old Style" w:eastAsia="Times New Roman" w:hAnsi="Bookman Old Style" w:cs="Arial"/>
          <w:color w:val="333333"/>
          <w:sz w:val="23"/>
          <w:szCs w:val="23"/>
        </w:rPr>
      </w:pPr>
      <w:r w:rsidRPr="008F51A0">
        <w:rPr>
          <w:rFonts w:ascii="Bookman Old Style" w:eastAsia="Times New Roman" w:hAnsi="Bookman Old Style" w:cs="Arial"/>
          <w:b/>
          <w:bCs/>
          <w:color w:val="333333"/>
          <w:sz w:val="23"/>
          <w:szCs w:val="23"/>
        </w:rPr>
        <w:lastRenderedPageBreak/>
        <w:t>Note</w:t>
      </w:r>
      <w:proofErr w:type="gramStart"/>
      <w:r w:rsidRPr="008F51A0">
        <w:rPr>
          <w:rFonts w:ascii="Bookman Old Style" w:eastAsia="Times New Roman" w:hAnsi="Bookman Old Style" w:cs="Arial"/>
          <w:b/>
          <w:bCs/>
          <w:color w:val="333333"/>
          <w:sz w:val="23"/>
          <w:szCs w:val="23"/>
        </w:rPr>
        <w:t>:Entity</w:t>
      </w:r>
      <w:proofErr w:type="gramEnd"/>
      <w:r w:rsidRPr="008F51A0">
        <w:rPr>
          <w:rFonts w:ascii="Bookman Old Style" w:eastAsia="Times New Roman" w:hAnsi="Bookman Old Style" w:cs="Arial"/>
          <w:b/>
          <w:bCs/>
          <w:color w:val="333333"/>
          <w:sz w:val="23"/>
          <w:szCs w:val="23"/>
        </w:rPr>
        <w:t xml:space="preserve"> names are case sensitive.</w:t>
      </w:r>
    </w:p>
    <w:p w:rsidR="008F7F5F" w:rsidRPr="008F51A0" w:rsidRDefault="008F7F5F" w:rsidP="008F51A0">
      <w:pPr>
        <w:pStyle w:val="NormalWeb"/>
        <w:shd w:val="clear" w:color="auto" w:fill="FFFFFF"/>
        <w:spacing w:before="0" w:beforeAutospacing="0" w:after="160" w:afterAutospacing="0" w:line="360" w:lineRule="auto"/>
        <w:jc w:val="both"/>
        <w:divId w:val="1100563890"/>
        <w:rPr>
          <w:rFonts w:ascii="Bookman Old Style" w:eastAsiaTheme="minorEastAsia" w:hAnsi="Bookman Old Style" w:cs="Segoe UI"/>
          <w:color w:val="333333"/>
        </w:rPr>
      </w:pPr>
      <w:r w:rsidRPr="008F51A0">
        <w:rPr>
          <w:rStyle w:val="Strong"/>
          <w:rFonts w:ascii="Bookman Old Style" w:hAnsi="Bookman Old Style" w:cs="Segoe UI"/>
          <w:color w:val="333333"/>
        </w:rPr>
        <w:t>Advantage of entity name:</w:t>
      </w:r>
      <w:r w:rsidRPr="008F51A0">
        <w:rPr>
          <w:rFonts w:ascii="Bookman Old Style" w:hAnsi="Bookman Old Style" w:cs="Segoe UI"/>
          <w:color w:val="333333"/>
        </w:rPr>
        <w:t> An entity name is easy to remember.</w:t>
      </w:r>
    </w:p>
    <w:p w:rsidR="008F7F5F" w:rsidRPr="008F51A0" w:rsidRDefault="008F7F5F" w:rsidP="008F51A0">
      <w:pPr>
        <w:pStyle w:val="NormalWeb"/>
        <w:shd w:val="clear" w:color="auto" w:fill="FFFFFF"/>
        <w:spacing w:before="0" w:beforeAutospacing="0" w:after="160" w:afterAutospacing="0" w:line="360" w:lineRule="auto"/>
        <w:jc w:val="both"/>
        <w:divId w:val="1100563890"/>
        <w:rPr>
          <w:rFonts w:ascii="Bookman Old Style" w:hAnsi="Bookman Old Style" w:cs="Segoe UI"/>
          <w:color w:val="333333"/>
        </w:rPr>
      </w:pPr>
      <w:r w:rsidRPr="008F51A0">
        <w:rPr>
          <w:rStyle w:val="Strong"/>
          <w:rFonts w:ascii="Bookman Old Style" w:hAnsi="Bookman Old Style" w:cs="Segoe UI"/>
          <w:color w:val="333333"/>
        </w:rPr>
        <w:t>Disadvantage of entity name:</w:t>
      </w:r>
      <w:r w:rsidRPr="008F51A0">
        <w:rPr>
          <w:rFonts w:ascii="Bookman Old Style" w:hAnsi="Bookman Old Style" w:cs="Segoe UI"/>
          <w:color w:val="333333"/>
        </w:rPr>
        <w:t> Browsers may not support all entity names, but the support for numbers is good.</w:t>
      </w:r>
    </w:p>
    <w:p w:rsidR="008F7F5F" w:rsidRPr="008F51A0" w:rsidRDefault="008F7F5F" w:rsidP="008F51A0">
      <w:pPr>
        <w:pStyle w:val="NormalWeb"/>
        <w:shd w:val="clear" w:color="auto" w:fill="FFFFFF"/>
        <w:spacing w:before="0" w:beforeAutospacing="0" w:after="160" w:afterAutospacing="0" w:line="360" w:lineRule="auto"/>
        <w:jc w:val="both"/>
        <w:divId w:val="1100563890"/>
        <w:rPr>
          <w:rFonts w:ascii="Bookman Old Style" w:hAnsi="Bookman Old Style" w:cs="Segoe UI"/>
          <w:color w:val="333333"/>
        </w:rPr>
      </w:pPr>
      <w:r w:rsidRPr="008F51A0">
        <w:rPr>
          <w:rStyle w:val="Strong"/>
          <w:rFonts w:ascii="Bookman Old Style" w:hAnsi="Bookman Old Style" w:cs="Segoe UI"/>
          <w:color w:val="333333"/>
        </w:rPr>
        <w:t>Example:</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C65D9D" w:rsidRPr="008F51A0" w:rsidRDefault="00C65D9D" w:rsidP="006216D3">
      <w:pPr>
        <w:numPr>
          <w:ilvl w:val="0"/>
          <w:numId w:val="267"/>
        </w:numPr>
        <w:spacing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C65D9D" w:rsidRPr="008F51A0" w:rsidRDefault="00C65D9D" w:rsidP="006216D3">
      <w:pPr>
        <w:numPr>
          <w:ilvl w:val="0"/>
          <w:numId w:val="267"/>
        </w:numPr>
        <w:spacing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&lt;title&gt;&lt;/title&gt;  </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&lt;/head&gt;  </w:t>
      </w:r>
    </w:p>
    <w:p w:rsidR="00C65D9D" w:rsidRPr="008F51A0" w:rsidRDefault="00C65D9D" w:rsidP="006216D3">
      <w:pPr>
        <w:numPr>
          <w:ilvl w:val="0"/>
          <w:numId w:val="267"/>
        </w:numPr>
        <w:spacing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&lt;h3&gt;HTML entity example&lt;/h3&gt;  </w:t>
      </w:r>
    </w:p>
    <w:p w:rsidR="00C65D9D" w:rsidRPr="008F51A0" w:rsidRDefault="00C65D9D" w:rsidP="006216D3">
      <w:pPr>
        <w:numPr>
          <w:ilvl w:val="0"/>
          <w:numId w:val="267"/>
        </w:numPr>
        <w:spacing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 </w:t>
      </w:r>
      <w:r w:rsidRPr="008F51A0">
        <w:rPr>
          <w:rStyle w:val="string"/>
          <w:rFonts w:ascii="Bookman Old Style" w:eastAsia="Times New Roman" w:hAnsi="Bookman Old Style" w:cs="Segoe UI"/>
          <w:color w:val="0000FF"/>
          <w:bdr w:val="none" w:sz="0" w:space="0" w:color="auto" w:frame="1"/>
        </w:rPr>
        <w:t>"This is the content written within entity"</w:t>
      </w:r>
      <w:r w:rsidRPr="008F51A0">
        <w:rPr>
          <w:rFonts w:ascii="Bookman Old Style" w:eastAsia="Times New Roman" w:hAnsi="Bookman Old Style" w:cs="Segoe UI"/>
          <w:color w:val="000000"/>
          <w:bdr w:val="none" w:sz="0" w:space="0" w:color="auto" w:frame="1"/>
        </w:rPr>
        <w:t>&lt;/p&gt;  </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 &lt;p&gt; Paragraph tag &lt;/p&gt;  </w:t>
      </w:r>
    </w:p>
    <w:p w:rsidR="00C65D9D" w:rsidRPr="008F51A0" w:rsidRDefault="00C65D9D" w:rsidP="006216D3">
      <w:pPr>
        <w:numPr>
          <w:ilvl w:val="0"/>
          <w:numId w:val="267"/>
        </w:numPr>
        <w:spacing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C65D9D" w:rsidRPr="008F51A0" w:rsidRDefault="00C65D9D" w:rsidP="006216D3">
      <w:pPr>
        <w:pStyle w:val="alt"/>
        <w:numPr>
          <w:ilvl w:val="0"/>
          <w:numId w:val="267"/>
        </w:numPr>
        <w:spacing w:before="0" w:beforeAutospacing="0" w:after="160" w:afterAutospacing="0" w:line="360" w:lineRule="auto"/>
        <w:jc w:val="both"/>
        <w:divId w:val="73068821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&lt;/html&gt;  </w:t>
      </w:r>
    </w:p>
    <w:p w:rsidR="00124210" w:rsidRPr="008F51A0" w:rsidRDefault="00124210" w:rsidP="008F51A0">
      <w:pPr>
        <w:pStyle w:val="Heading2"/>
        <w:shd w:val="clear" w:color="auto" w:fill="FFFFFF"/>
        <w:spacing w:before="0" w:after="160" w:line="360" w:lineRule="auto"/>
        <w:jc w:val="both"/>
        <w:divId w:val="34709908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Diacritical Marks in HTML</w:t>
      </w:r>
    </w:p>
    <w:p w:rsidR="00124210" w:rsidRPr="008F51A0" w:rsidRDefault="00124210" w:rsidP="008F51A0">
      <w:pPr>
        <w:pStyle w:val="NormalWeb"/>
        <w:shd w:val="clear" w:color="auto" w:fill="FFFFFF"/>
        <w:spacing w:before="0" w:beforeAutospacing="0" w:after="160" w:afterAutospacing="0" w:line="360" w:lineRule="auto"/>
        <w:jc w:val="both"/>
        <w:divId w:val="347099081"/>
        <w:rPr>
          <w:rFonts w:ascii="Bookman Old Style" w:eastAsiaTheme="minorEastAsia" w:hAnsi="Bookman Old Style" w:cs="Segoe UI"/>
          <w:color w:val="333333"/>
        </w:rPr>
      </w:pPr>
      <w:r w:rsidRPr="008F51A0">
        <w:rPr>
          <w:rFonts w:ascii="Bookman Old Style" w:hAnsi="Bookman Old Style" w:cs="Segoe UI"/>
          <w:color w:val="333333"/>
        </w:rPr>
        <w:t>There are some special types of letters used in HTML whichhave some glyph added to the top or below the letters. These glyphs are called diacritical mark.</w:t>
      </w:r>
    </w:p>
    <w:p w:rsidR="00124210" w:rsidRPr="008F51A0" w:rsidRDefault="00124210" w:rsidP="008F51A0">
      <w:pPr>
        <w:pStyle w:val="NormalWeb"/>
        <w:shd w:val="clear" w:color="auto" w:fill="FFFFFF"/>
        <w:spacing w:before="0" w:beforeAutospacing="0" w:after="160" w:afterAutospacing="0" w:line="360" w:lineRule="auto"/>
        <w:jc w:val="both"/>
        <w:divId w:val="347099081"/>
        <w:rPr>
          <w:rFonts w:ascii="Bookman Old Style" w:hAnsi="Bookman Old Style" w:cs="Segoe UI"/>
          <w:color w:val="333333"/>
        </w:rPr>
      </w:pPr>
      <w:r w:rsidRPr="008F51A0">
        <w:rPr>
          <w:rFonts w:ascii="Bookman Old Style" w:hAnsi="Bookman Old Style" w:cs="Segoe UI"/>
          <w:color w:val="333333"/>
        </w:rPr>
        <w:t xml:space="preserve">Some diacritical marks, like grave (   ̀) and acute ( </w:t>
      </w:r>
      <w:r w:rsidRPr="008F51A0">
        <w:rPr>
          <w:rFonts w:ascii="Bookman Old Style" w:hAnsi="Bookman Old Style" w:cs="Bookman Old Style"/>
          <w:color w:val="333333"/>
        </w:rPr>
        <w:t> </w:t>
      </w:r>
      <w:r w:rsidRPr="008F51A0">
        <w:rPr>
          <w:rFonts w:ascii="Bookman Old Style" w:hAnsi="Bookman Old Style" w:cs="Segoe UI"/>
          <w:color w:val="333333"/>
        </w:rPr>
        <w:t xml:space="preserve"> ́) are called accents.Diacritical marks can be used both above and below a letter, inside a letter, and between two letters.</w:t>
      </w:r>
    </w:p>
    <w:p w:rsidR="00124210" w:rsidRPr="008F51A0" w:rsidRDefault="00124210" w:rsidP="008F51A0">
      <w:pPr>
        <w:pStyle w:val="NormalWeb"/>
        <w:shd w:val="clear" w:color="auto" w:fill="FFFFFF"/>
        <w:spacing w:before="0" w:beforeAutospacing="0" w:after="160" w:afterAutospacing="0" w:line="360" w:lineRule="auto"/>
        <w:jc w:val="both"/>
        <w:divId w:val="347099081"/>
        <w:rPr>
          <w:rFonts w:ascii="Bookman Old Style" w:hAnsi="Bookman Old Style" w:cs="Segoe UI"/>
          <w:color w:val="333333"/>
        </w:rPr>
      </w:pPr>
      <w:r w:rsidRPr="008F51A0">
        <w:rPr>
          <w:rStyle w:val="Strong"/>
          <w:rFonts w:ascii="Bookman Old Style" w:eastAsiaTheme="majorEastAsia" w:hAnsi="Bookman Old Style" w:cs="Segoe UI"/>
          <w:color w:val="333333"/>
        </w:rPr>
        <w:t>Following is a list of some diacritical marks: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40"/>
        <w:gridCol w:w="1843"/>
        <w:gridCol w:w="1859"/>
        <w:gridCol w:w="1338"/>
      </w:tblGrid>
      <w:tr w:rsidR="00124210" w:rsidRPr="008F51A0">
        <w:trPr>
          <w:divId w:val="347099081"/>
        </w:trPr>
        <w:tc>
          <w:tcPr>
            <w:tcW w:w="0" w:type="auto"/>
            <w:shd w:val="clear" w:color="auto" w:fill="C7CCBE"/>
            <w:tcMar>
              <w:top w:w="180" w:type="dxa"/>
              <w:left w:w="180" w:type="dxa"/>
              <w:bottom w:w="180" w:type="dxa"/>
              <w:right w:w="180" w:type="dxa"/>
            </w:tcMar>
            <w:hideMark/>
          </w:tcPr>
          <w:p w:rsidR="00124210" w:rsidRPr="008F51A0" w:rsidRDefault="00124210"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Mark</w:t>
            </w:r>
          </w:p>
        </w:tc>
        <w:tc>
          <w:tcPr>
            <w:tcW w:w="0" w:type="auto"/>
            <w:shd w:val="clear" w:color="auto" w:fill="C7CCBE"/>
            <w:tcMar>
              <w:top w:w="180" w:type="dxa"/>
              <w:left w:w="180" w:type="dxa"/>
              <w:bottom w:w="180" w:type="dxa"/>
              <w:right w:w="180" w:type="dxa"/>
            </w:tcMar>
            <w:hideMark/>
          </w:tcPr>
          <w:p w:rsidR="00124210" w:rsidRPr="008F51A0" w:rsidRDefault="00124210"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Character</w:t>
            </w:r>
          </w:p>
        </w:tc>
        <w:tc>
          <w:tcPr>
            <w:tcW w:w="0" w:type="auto"/>
            <w:shd w:val="clear" w:color="auto" w:fill="C7CCBE"/>
            <w:tcMar>
              <w:top w:w="180" w:type="dxa"/>
              <w:left w:w="180" w:type="dxa"/>
              <w:bottom w:w="180" w:type="dxa"/>
              <w:right w:w="180" w:type="dxa"/>
            </w:tcMar>
            <w:hideMark/>
          </w:tcPr>
          <w:p w:rsidR="00124210" w:rsidRPr="008F51A0" w:rsidRDefault="00124210"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Construct</w:t>
            </w:r>
          </w:p>
        </w:tc>
        <w:tc>
          <w:tcPr>
            <w:tcW w:w="0" w:type="auto"/>
            <w:shd w:val="clear" w:color="auto" w:fill="C7CCBE"/>
            <w:tcMar>
              <w:top w:w="180" w:type="dxa"/>
              <w:left w:w="180" w:type="dxa"/>
              <w:bottom w:w="180" w:type="dxa"/>
              <w:right w:w="180" w:type="dxa"/>
            </w:tcMar>
            <w:hideMark/>
          </w:tcPr>
          <w:p w:rsidR="00124210" w:rsidRPr="008F51A0" w:rsidRDefault="00124210"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Result</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lastRenderedPageBreak/>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a&amp;#768;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a&amp;#769;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Times New Roman" w:eastAsia="Times New Roman" w:hAnsi="Times New Roman" w:cs="Times New Roman"/>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a&amp;#770;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r w:rsidRPr="008F51A0">
              <w:rPr>
                <w:rFonts w:ascii="Times New Roman" w:eastAsia="Times New Roman" w:hAnsi="Times New Roman" w:cs="Times New Roman"/>
                <w:color w:val="333333"/>
              </w:rPr>
              <w:t>̂</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a&amp;#771;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O&amp;#768;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O&amp;#769;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Times New Roman" w:eastAsia="Times New Roman" w:hAnsi="Times New Roman" w:cs="Times New Roman"/>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O&amp;#770;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r w:rsidRPr="008F51A0">
              <w:rPr>
                <w:rFonts w:ascii="Times New Roman" w:eastAsia="Times New Roman" w:hAnsi="Times New Roman" w:cs="Times New Roman"/>
                <w:color w:val="333333"/>
              </w:rPr>
              <w:t>̂</w:t>
            </w:r>
          </w:p>
        </w:tc>
      </w:tr>
      <w:tr w:rsidR="00124210" w:rsidRPr="008F51A0">
        <w:trPr>
          <w:divId w:val="347099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O&amp;#771;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4210" w:rsidRPr="008F51A0" w:rsidRDefault="00124210"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w:t>
            </w:r>
          </w:p>
        </w:tc>
      </w:tr>
    </w:tbl>
    <w:p w:rsidR="003A20CC" w:rsidRPr="008F51A0" w:rsidRDefault="003A20CC"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E66E32" w:rsidRPr="008F51A0" w:rsidRDefault="00E66E32" w:rsidP="008F51A0">
      <w:pPr>
        <w:pStyle w:val="Heading1"/>
        <w:shd w:val="clear" w:color="auto" w:fill="FFFFFF"/>
        <w:spacing w:before="0" w:beforeAutospacing="0" w:after="160" w:afterAutospacing="0" w:line="360" w:lineRule="auto"/>
        <w:jc w:val="both"/>
        <w:divId w:val="25880449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Symbols</w:t>
      </w:r>
    </w:p>
    <w:p w:rsidR="00E66E32" w:rsidRPr="008F51A0" w:rsidRDefault="00E66E32" w:rsidP="008F51A0">
      <w:pPr>
        <w:pStyle w:val="NormalWeb"/>
        <w:shd w:val="clear" w:color="auto" w:fill="FFFFFF"/>
        <w:spacing w:before="0" w:beforeAutospacing="0" w:after="160" w:afterAutospacing="0" w:line="360" w:lineRule="auto"/>
        <w:jc w:val="both"/>
        <w:divId w:val="258804498"/>
        <w:rPr>
          <w:rFonts w:ascii="Bookman Old Style" w:eastAsiaTheme="minorEastAsia" w:hAnsi="Bookman Old Style" w:cs="Segoe UI"/>
          <w:color w:val="333333"/>
        </w:rPr>
      </w:pPr>
      <w:r w:rsidRPr="008F51A0">
        <w:rPr>
          <w:rFonts w:ascii="Bookman Old Style" w:hAnsi="Bookman Old Style" w:cs="Segoe UI"/>
          <w:color w:val="333333"/>
        </w:rPr>
        <w:t>There are many mathematical, technical and currency symbols which are not present on a normal keyboard. We have to use HTML entity names to add such symbols to an HTML page.</w:t>
      </w:r>
    </w:p>
    <w:p w:rsidR="00E66E32" w:rsidRPr="008F51A0" w:rsidRDefault="00E66E32" w:rsidP="008F51A0">
      <w:pPr>
        <w:pStyle w:val="NormalWeb"/>
        <w:shd w:val="clear" w:color="auto" w:fill="FFFFFF"/>
        <w:spacing w:before="0" w:beforeAutospacing="0" w:after="160" w:afterAutospacing="0" w:line="360" w:lineRule="auto"/>
        <w:jc w:val="both"/>
        <w:divId w:val="258804498"/>
        <w:rPr>
          <w:rFonts w:ascii="Bookman Old Style" w:hAnsi="Bookman Old Style" w:cs="Segoe UI"/>
          <w:color w:val="333333"/>
        </w:rPr>
      </w:pPr>
      <w:r w:rsidRPr="008F51A0">
        <w:rPr>
          <w:rFonts w:ascii="Bookman Old Style" w:hAnsi="Bookman Old Style" w:cs="Segoe UI"/>
          <w:color w:val="333333"/>
        </w:rPr>
        <w:t>If there no entity name exists, you can use an entity number, a decimal, or hexadecimal reference.</w:t>
      </w:r>
    </w:p>
    <w:p w:rsidR="00E66E32" w:rsidRPr="008F51A0" w:rsidRDefault="00E66E32" w:rsidP="008F51A0">
      <w:pPr>
        <w:pStyle w:val="NormalWeb"/>
        <w:shd w:val="clear" w:color="auto" w:fill="FFFFFF"/>
        <w:spacing w:before="0" w:beforeAutospacing="0" w:after="160" w:afterAutospacing="0" w:line="360" w:lineRule="auto"/>
        <w:jc w:val="both"/>
        <w:divId w:val="258804498"/>
        <w:rPr>
          <w:rFonts w:ascii="Bookman Old Style" w:hAnsi="Bookman Old Style" w:cs="Segoe UI"/>
          <w:color w:val="333333"/>
        </w:rPr>
      </w:pPr>
      <w:r w:rsidRPr="008F51A0">
        <w:rPr>
          <w:rStyle w:val="Strong"/>
          <w:rFonts w:ascii="Bookman Old Style" w:eastAsiaTheme="majorEastAsia" w:hAnsi="Bookman Old Style" w:cs="Segoe UI"/>
          <w:color w:val="333333"/>
        </w:rPr>
        <w:t>Example:</w:t>
      </w:r>
    </w:p>
    <w:p w:rsidR="00A8171E" w:rsidRPr="008F51A0" w:rsidRDefault="00A8171E" w:rsidP="006216D3">
      <w:pPr>
        <w:pStyle w:val="alt"/>
        <w:numPr>
          <w:ilvl w:val="0"/>
          <w:numId w:val="268"/>
        </w:numPr>
        <w:spacing w:before="0" w:beforeAutospacing="0" w:after="160" w:afterAutospacing="0"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&lt;!DOCTYPE html&gt;     </w:t>
      </w:r>
    </w:p>
    <w:p w:rsidR="00A8171E" w:rsidRPr="008F51A0" w:rsidRDefault="00A8171E" w:rsidP="006216D3">
      <w:pPr>
        <w:numPr>
          <w:ilvl w:val="0"/>
          <w:numId w:val="268"/>
        </w:numPr>
        <w:spacing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&lt;html&gt;        </w:t>
      </w:r>
    </w:p>
    <w:p w:rsidR="00A8171E" w:rsidRPr="008F51A0" w:rsidRDefault="00A8171E" w:rsidP="006216D3">
      <w:pPr>
        <w:pStyle w:val="alt"/>
        <w:numPr>
          <w:ilvl w:val="0"/>
          <w:numId w:val="268"/>
        </w:numPr>
        <w:spacing w:before="0" w:beforeAutospacing="0" w:after="160" w:afterAutospacing="0"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A8171E" w:rsidRPr="008F51A0" w:rsidRDefault="00A8171E" w:rsidP="006216D3">
      <w:pPr>
        <w:numPr>
          <w:ilvl w:val="0"/>
          <w:numId w:val="268"/>
        </w:numPr>
        <w:spacing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&lt;h3&gt;The Currency Symbols&lt;/h3&gt;  </w:t>
      </w:r>
    </w:p>
    <w:p w:rsidR="00A8171E" w:rsidRPr="008F51A0" w:rsidRDefault="00A8171E" w:rsidP="006216D3">
      <w:pPr>
        <w:pStyle w:val="alt"/>
        <w:numPr>
          <w:ilvl w:val="0"/>
          <w:numId w:val="268"/>
        </w:numPr>
        <w:spacing w:before="0" w:beforeAutospacing="0" w:after="160" w:afterAutospacing="0"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is Indian Rupee symbol &lt;b&gt;</w:t>
      </w:r>
      <w:r w:rsidRPr="008F51A0">
        <w:rPr>
          <w:rFonts w:eastAsia="Times New Roman"/>
          <w:color w:val="000000"/>
          <w:bdr w:val="none" w:sz="0" w:space="0" w:color="auto" w:frame="1"/>
        </w:rPr>
        <w:t>₹</w:t>
      </w:r>
      <w:r w:rsidRPr="008F51A0">
        <w:rPr>
          <w:rFonts w:ascii="Bookman Old Style" w:eastAsia="Times New Roman" w:hAnsi="Bookman Old Style" w:cs="Segoe UI"/>
          <w:color w:val="000000"/>
          <w:bdr w:val="none" w:sz="0" w:space="0" w:color="auto" w:frame="1"/>
        </w:rPr>
        <w:t>&lt;b&gt;&lt;/p&gt;</w:t>
      </w:r>
      <w:r w:rsidRPr="008F51A0">
        <w:rPr>
          <w:rFonts w:ascii="Bookman Old Style" w:eastAsia="Times New Roman" w:hAnsi="Bookman Old Style" w:cs="Bookman Old Style"/>
          <w:color w:val="000000"/>
          <w:bdr w:val="none" w:sz="0" w:space="0" w:color="auto" w:frame="1"/>
        </w:rPr>
        <w:t>   </w:t>
      </w:r>
    </w:p>
    <w:p w:rsidR="00A8171E" w:rsidRPr="008F51A0" w:rsidRDefault="00A8171E" w:rsidP="006216D3">
      <w:pPr>
        <w:numPr>
          <w:ilvl w:val="0"/>
          <w:numId w:val="268"/>
        </w:numPr>
        <w:spacing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&lt;p&gt;This is Euro symbol &lt;b&gt;€&lt;/b&gt;&lt;/p&gt;      </w:t>
      </w:r>
    </w:p>
    <w:p w:rsidR="00A8171E" w:rsidRPr="008F51A0" w:rsidRDefault="00A8171E" w:rsidP="006216D3">
      <w:pPr>
        <w:pStyle w:val="alt"/>
        <w:numPr>
          <w:ilvl w:val="0"/>
          <w:numId w:val="268"/>
        </w:numPr>
        <w:spacing w:before="0" w:beforeAutospacing="0" w:after="160" w:afterAutospacing="0"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         &lt;p&gt; This is Dollar symbol &lt;b&gt;#</w:t>
      </w:r>
      <w:r w:rsidRPr="008F51A0">
        <w:rPr>
          <w:rStyle w:val="number"/>
          <w:rFonts w:ascii="Bookman Old Style" w:eastAsia="Times New Roman" w:hAnsi="Bookman Old Style" w:cs="Segoe UI"/>
          <w:color w:val="C00000"/>
          <w:bdr w:val="none" w:sz="0" w:space="0" w:color="auto" w:frame="1"/>
        </w:rPr>
        <w:t>36</w:t>
      </w:r>
      <w:r w:rsidRPr="008F51A0">
        <w:rPr>
          <w:rFonts w:ascii="Bookman Old Style" w:eastAsia="Times New Roman" w:hAnsi="Bookman Old Style" w:cs="Segoe UI"/>
          <w:color w:val="000000"/>
          <w:bdr w:val="none" w:sz="0" w:space="0" w:color="auto" w:frame="1"/>
        </w:rPr>
        <w:t>;&lt;/b&gt;&lt;/p&gt;    </w:t>
      </w:r>
    </w:p>
    <w:p w:rsidR="00A8171E" w:rsidRPr="008F51A0" w:rsidRDefault="00A8171E" w:rsidP="006216D3">
      <w:pPr>
        <w:numPr>
          <w:ilvl w:val="0"/>
          <w:numId w:val="268"/>
        </w:numPr>
        <w:spacing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&lt;/body&gt;      </w:t>
      </w:r>
    </w:p>
    <w:p w:rsidR="00A8171E" w:rsidRPr="008F51A0" w:rsidRDefault="00A8171E" w:rsidP="006216D3">
      <w:pPr>
        <w:pStyle w:val="alt"/>
        <w:numPr>
          <w:ilvl w:val="0"/>
          <w:numId w:val="268"/>
        </w:numPr>
        <w:spacing w:before="0" w:beforeAutospacing="0" w:after="160" w:afterAutospacing="0" w:line="360" w:lineRule="auto"/>
        <w:jc w:val="both"/>
        <w:divId w:val="1979603975"/>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    &lt;/html&gt;    </w:t>
      </w:r>
    </w:p>
    <w:p w:rsidR="00DA482C" w:rsidRPr="008F51A0" w:rsidRDefault="00DA482C" w:rsidP="008F51A0">
      <w:pPr>
        <w:pStyle w:val="Heading2"/>
        <w:shd w:val="clear" w:color="auto" w:fill="FFFFFF"/>
        <w:spacing w:before="0" w:after="160" w:line="360" w:lineRule="auto"/>
        <w:jc w:val="both"/>
        <w:divId w:val="181236524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Mathematical Symbols Supported by HTML</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00"/>
        <w:gridCol w:w="1411"/>
        <w:gridCol w:w="1219"/>
        <w:gridCol w:w="2550"/>
      </w:tblGrid>
      <w:tr w:rsidR="00DA482C" w:rsidRPr="008F51A0">
        <w:trPr>
          <w:divId w:val="1812365246"/>
        </w:trPr>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Char</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Number</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Entity</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sz w:val="24"/>
                <w:szCs w:val="24"/>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&amp;forall;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FOR ALL</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&amp;part;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PARTIAL DIFFERENTIAL</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&amp;exist;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THERE EXISTS</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&amp;#8709;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&amp;empty;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EMPTY SETS</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&amp;nabla;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NABLA</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&amp;isin;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ELEMENT OF</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&amp;notin;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NOT AN ELEMENT OF</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Cambria Math" w:eastAsia="Times New Roman"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&amp;#8715;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CONTAINS AS MEMBER</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&amp;prod;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N-ARY PRODUCT</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&amp;#8721;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&amp;sum;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N-ARY SUMMATION</w:t>
            </w:r>
          </w:p>
        </w:tc>
      </w:tr>
    </w:tbl>
    <w:p w:rsidR="00DA482C" w:rsidRPr="008F51A0" w:rsidRDefault="00DA482C" w:rsidP="008F51A0">
      <w:pPr>
        <w:pStyle w:val="Heading2"/>
        <w:shd w:val="clear" w:color="auto" w:fill="FFFFFF"/>
        <w:spacing w:before="0" w:after="160" w:line="360" w:lineRule="auto"/>
        <w:jc w:val="both"/>
        <w:divId w:val="181236524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Greek Symbols Supported by HTML</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00"/>
        <w:gridCol w:w="1411"/>
        <w:gridCol w:w="1332"/>
        <w:gridCol w:w="2437"/>
      </w:tblGrid>
      <w:tr w:rsidR="00DA482C" w:rsidRPr="008F51A0">
        <w:trPr>
          <w:divId w:val="1812365246"/>
        </w:trPr>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Char</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Number</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Entity</w:t>
            </w:r>
          </w:p>
        </w:tc>
        <w:tc>
          <w:tcPr>
            <w:tcW w:w="0" w:type="auto"/>
            <w:shd w:val="clear" w:color="auto" w:fill="C7CCBE"/>
            <w:tcMar>
              <w:top w:w="180" w:type="dxa"/>
              <w:left w:w="180" w:type="dxa"/>
              <w:bottom w:w="180" w:type="dxa"/>
              <w:right w:w="180" w:type="dxa"/>
            </w:tcMar>
            <w:hideMark/>
          </w:tcPr>
          <w:p w:rsidR="00DA482C" w:rsidRPr="008F51A0" w:rsidRDefault="00DA482C"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Α</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&amp;Alpha;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ALPHA</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Β</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&amp;Beta;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BETA</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Γ</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&amp;Gamma;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GAMMA</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Δ</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&amp;Delta;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DELTA</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Ε</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&amp;Epsilon;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EPSILON</w:t>
            </w:r>
          </w:p>
        </w:tc>
      </w:tr>
      <w:tr w:rsidR="00DA482C" w:rsidRPr="008F51A0">
        <w:trPr>
          <w:divId w:val="1812365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Ζ</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&amp;Zeta;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A482C" w:rsidRPr="008F51A0" w:rsidRDefault="00DA482C"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GREEK CAPITAL LETTER ZETA</w:t>
            </w:r>
          </w:p>
        </w:tc>
      </w:tr>
    </w:tbl>
    <w:p w:rsidR="00A80EEE" w:rsidRPr="008F51A0" w:rsidRDefault="00A80EEE" w:rsidP="008F51A0">
      <w:pPr>
        <w:pStyle w:val="Heading2"/>
        <w:shd w:val="clear" w:color="auto" w:fill="FFFFFF"/>
        <w:spacing w:before="0" w:after="160" w:line="360" w:lineRule="auto"/>
        <w:jc w:val="both"/>
        <w:divId w:val="2037802685"/>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Some Important Symbols Supported by HTML</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00"/>
        <w:gridCol w:w="1411"/>
        <w:gridCol w:w="1230"/>
        <w:gridCol w:w="2539"/>
      </w:tblGrid>
      <w:tr w:rsidR="00A80EEE" w:rsidRPr="008F51A0">
        <w:trPr>
          <w:divId w:val="2037802685"/>
        </w:trPr>
        <w:tc>
          <w:tcPr>
            <w:tcW w:w="0" w:type="auto"/>
            <w:shd w:val="clear" w:color="auto" w:fill="C7CCBE"/>
            <w:tcMar>
              <w:top w:w="180" w:type="dxa"/>
              <w:left w:w="180" w:type="dxa"/>
              <w:bottom w:w="180" w:type="dxa"/>
              <w:right w:w="180" w:type="dxa"/>
            </w:tcMar>
            <w:hideMark/>
          </w:tcPr>
          <w:p w:rsidR="00A80EEE" w:rsidRPr="008F51A0" w:rsidRDefault="00A80EEE"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Char</w:t>
            </w:r>
          </w:p>
        </w:tc>
        <w:tc>
          <w:tcPr>
            <w:tcW w:w="0" w:type="auto"/>
            <w:shd w:val="clear" w:color="auto" w:fill="C7CCBE"/>
            <w:tcMar>
              <w:top w:w="180" w:type="dxa"/>
              <w:left w:w="180" w:type="dxa"/>
              <w:bottom w:w="180" w:type="dxa"/>
              <w:right w:w="180" w:type="dxa"/>
            </w:tcMar>
            <w:hideMark/>
          </w:tcPr>
          <w:p w:rsidR="00A80EEE" w:rsidRPr="008F51A0" w:rsidRDefault="00A80EEE"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Number</w:t>
            </w:r>
          </w:p>
        </w:tc>
        <w:tc>
          <w:tcPr>
            <w:tcW w:w="0" w:type="auto"/>
            <w:shd w:val="clear" w:color="auto" w:fill="C7CCBE"/>
            <w:tcMar>
              <w:top w:w="180" w:type="dxa"/>
              <w:left w:w="180" w:type="dxa"/>
              <w:bottom w:w="180" w:type="dxa"/>
              <w:right w:w="180" w:type="dxa"/>
            </w:tcMar>
            <w:hideMark/>
          </w:tcPr>
          <w:p w:rsidR="00A80EEE" w:rsidRPr="008F51A0" w:rsidRDefault="00A80EEE"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Entity</w:t>
            </w:r>
          </w:p>
        </w:tc>
        <w:tc>
          <w:tcPr>
            <w:tcW w:w="0" w:type="auto"/>
            <w:shd w:val="clear" w:color="auto" w:fill="C7CCBE"/>
            <w:tcMar>
              <w:top w:w="180" w:type="dxa"/>
              <w:left w:w="180" w:type="dxa"/>
              <w:bottom w:w="180" w:type="dxa"/>
              <w:right w:w="180" w:type="dxa"/>
            </w:tcMar>
            <w:hideMark/>
          </w:tcPr>
          <w:p w:rsidR="00A80EEE" w:rsidRPr="008F51A0" w:rsidRDefault="00A80EEE"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&amp;#169;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COPYRIGHT SIGN</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&amp;#174;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&amp;reg;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REGISTERED SIGN</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&amp;#8364;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&amp;euro;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EURO SIGN</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&amp;#8482;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&amp;trade;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TRADEMARK</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&amp;#8592;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&amp;larr;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LEFTWARDS ARROW</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&amp;#8593;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&amp;uarr;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UPWARDS ARROW</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&amp;#8594;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&amp;rarr;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RIGHTWARDS ARROW</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&amp;#8595;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&amp;darr;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DOWNWARDS ARROW</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&amp;#9824;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&amp;spades;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BLACK SPADE SUIT</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&amp;#9827;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&amp;clubs;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BLACK CLUB SUIT</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&amp;#9829;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&amp;hearts;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BLACK HEART SUIT</w:t>
            </w:r>
          </w:p>
        </w:tc>
      </w:tr>
      <w:tr w:rsidR="00A80EEE" w:rsidRPr="008F51A0">
        <w:trPr>
          <w:divId w:val="20378026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&amp;#9830;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&amp;diams;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0EEE" w:rsidRPr="008F51A0" w:rsidRDefault="00A80EEE"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BLACK DIAMOND SUIT</w:t>
            </w:r>
          </w:p>
        </w:tc>
      </w:tr>
    </w:tbl>
    <w:p w:rsidR="00124210" w:rsidRPr="008F51A0" w:rsidRDefault="00124210"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2A1228" w:rsidRPr="008F51A0" w:rsidRDefault="002A1228" w:rsidP="008F51A0">
      <w:pPr>
        <w:pStyle w:val="Heading1"/>
        <w:shd w:val="clear" w:color="auto" w:fill="FFFFFF"/>
        <w:spacing w:before="0" w:beforeAutospacing="0" w:after="160" w:afterAutospacing="0" w:line="360" w:lineRule="auto"/>
        <w:jc w:val="both"/>
        <w:divId w:val="814906234"/>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Charset</w:t>
      </w:r>
    </w:p>
    <w:p w:rsidR="002A1228" w:rsidRPr="008F51A0" w:rsidRDefault="002A1228" w:rsidP="008F51A0">
      <w:pPr>
        <w:pStyle w:val="NormalWeb"/>
        <w:shd w:val="clear" w:color="auto" w:fill="FFFFFF"/>
        <w:spacing w:before="0" w:beforeAutospacing="0" w:after="160" w:afterAutospacing="0" w:line="360" w:lineRule="auto"/>
        <w:jc w:val="both"/>
        <w:divId w:val="814906234"/>
        <w:rPr>
          <w:rFonts w:ascii="Bookman Old Style" w:eastAsiaTheme="minorEastAsia" w:hAnsi="Bookman Old Style" w:cs="Segoe UI"/>
          <w:color w:val="333333"/>
        </w:rPr>
      </w:pPr>
      <w:r w:rsidRPr="008F51A0">
        <w:rPr>
          <w:rFonts w:ascii="Bookman Old Style" w:hAnsi="Bookman Old Style" w:cs="Segoe UI"/>
          <w:color w:val="333333"/>
        </w:rPr>
        <w:t>HTML Charset is also called HTML Character Sets or HTML Encoding. It is used to display an HTML page properly and correctly because for displaying anything correctly, a web browser must know which character set (character encoding) to use.</w:t>
      </w:r>
    </w:p>
    <w:p w:rsidR="002A1228" w:rsidRPr="008F51A0" w:rsidRDefault="002A1228" w:rsidP="008F51A0">
      <w:pPr>
        <w:pStyle w:val="Heading2"/>
        <w:shd w:val="clear" w:color="auto" w:fill="FFFFFF"/>
        <w:spacing w:before="0" w:after="160" w:line="360" w:lineRule="auto"/>
        <w:jc w:val="both"/>
        <w:divId w:val="8149062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HTML Character Encoding</w:t>
      </w:r>
    </w:p>
    <w:p w:rsidR="002A1228" w:rsidRPr="008F51A0" w:rsidRDefault="002A1228" w:rsidP="008F51A0">
      <w:pPr>
        <w:pStyle w:val="NormalWeb"/>
        <w:shd w:val="clear" w:color="auto" w:fill="FFFFFF"/>
        <w:spacing w:before="0" w:beforeAutospacing="0" w:after="160" w:afterAutospacing="0" w:line="360" w:lineRule="auto"/>
        <w:jc w:val="both"/>
        <w:divId w:val="814906234"/>
        <w:rPr>
          <w:rFonts w:ascii="Bookman Old Style" w:eastAsiaTheme="minorEastAsia" w:hAnsi="Bookman Old Style" w:cs="Segoe UI"/>
          <w:color w:val="333333"/>
        </w:rPr>
      </w:pPr>
      <w:r w:rsidRPr="008F51A0">
        <w:rPr>
          <w:rFonts w:ascii="Bookman Old Style" w:hAnsi="Bookman Old Style" w:cs="Segoe UI"/>
          <w:color w:val="333333"/>
        </w:rPr>
        <w:t>There are various types of Character Encoding which are given below:</w:t>
      </w:r>
    </w:p>
    <w:p w:rsidR="002A1228" w:rsidRPr="008F51A0" w:rsidRDefault="002A1228" w:rsidP="008F51A0">
      <w:pPr>
        <w:pStyle w:val="Heading2"/>
        <w:shd w:val="clear" w:color="auto" w:fill="FFFFFF"/>
        <w:spacing w:before="0" w:after="160" w:line="360" w:lineRule="auto"/>
        <w:jc w:val="both"/>
        <w:divId w:val="8149062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ASCII Character Set</w:t>
      </w:r>
    </w:p>
    <w:p w:rsidR="002A1228" w:rsidRPr="008F51A0" w:rsidRDefault="002A1228" w:rsidP="008F51A0">
      <w:pPr>
        <w:pStyle w:val="NormalWeb"/>
        <w:shd w:val="clear" w:color="auto" w:fill="FFFFFF"/>
        <w:spacing w:before="0" w:beforeAutospacing="0" w:after="160" w:afterAutospacing="0" w:line="360" w:lineRule="auto"/>
        <w:jc w:val="both"/>
        <w:divId w:val="814906234"/>
        <w:rPr>
          <w:rFonts w:ascii="Bookman Old Style" w:eastAsiaTheme="minorEastAsia" w:hAnsi="Bookman Old Style" w:cs="Segoe UI"/>
          <w:color w:val="333333"/>
        </w:rPr>
      </w:pPr>
      <w:r w:rsidRPr="008F51A0">
        <w:rPr>
          <w:rFonts w:ascii="Bookman Old Style" w:hAnsi="Bookman Old Style" w:cs="Segoe UI"/>
          <w:color w:val="333333"/>
        </w:rPr>
        <w:t xml:space="preserve">ASCII stands for American Standard Code for Information Interchange. In HTML, the first ever character encoding standard is the ASCII standard. ASCII provides </w:t>
      </w:r>
      <w:r w:rsidRPr="008F51A0">
        <w:rPr>
          <w:rFonts w:ascii="Bookman Old Style" w:hAnsi="Bookman Old Style" w:cs="Segoe UI"/>
          <w:color w:val="333333"/>
        </w:rPr>
        <w:lastRenderedPageBreak/>
        <w:t>128 different alphanumeric characters that could be used on the internet: numbers (0-9), English letters (A-Z), and some special characters like! $ + - ( ) @ &lt;&gt; .</w:t>
      </w:r>
    </w:p>
    <w:p w:rsidR="002A1228" w:rsidRPr="008F51A0" w:rsidRDefault="002A1228" w:rsidP="008F51A0">
      <w:pPr>
        <w:pStyle w:val="NormalWeb"/>
        <w:shd w:val="clear" w:color="auto" w:fill="FFFFFF"/>
        <w:spacing w:before="0" w:beforeAutospacing="0" w:after="160" w:afterAutospacing="0" w:line="360" w:lineRule="auto"/>
        <w:jc w:val="both"/>
        <w:divId w:val="814906234"/>
        <w:rPr>
          <w:rFonts w:ascii="Bookman Old Style" w:hAnsi="Bookman Old Style" w:cs="Segoe UI"/>
          <w:color w:val="333333"/>
        </w:rPr>
      </w:pPr>
      <w:r w:rsidRPr="008F51A0">
        <w:rPr>
          <w:rFonts w:ascii="Bookman Old Style" w:hAnsi="Bookman Old Style" w:cs="Segoe UI"/>
          <w:color w:val="333333"/>
        </w:rPr>
        <w:t>The main problem with ASCII encoding was it contains a limited range of characters. It contains mainly 128 characters.</w:t>
      </w:r>
    </w:p>
    <w:p w:rsidR="002A1228" w:rsidRPr="008F51A0" w:rsidRDefault="002A1228" w:rsidP="008F51A0">
      <w:pPr>
        <w:pStyle w:val="Heading2"/>
        <w:shd w:val="clear" w:color="auto" w:fill="FFFFFF"/>
        <w:spacing w:before="0" w:after="160" w:line="360" w:lineRule="auto"/>
        <w:jc w:val="both"/>
        <w:divId w:val="814906234"/>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ANSI Character Set</w:t>
      </w:r>
    </w:p>
    <w:p w:rsidR="002A1228" w:rsidRPr="008F51A0" w:rsidRDefault="002A1228" w:rsidP="008F51A0">
      <w:pPr>
        <w:pStyle w:val="NormalWeb"/>
        <w:shd w:val="clear" w:color="auto" w:fill="FFFFFF"/>
        <w:spacing w:before="0" w:beforeAutospacing="0" w:after="160" w:afterAutospacing="0" w:line="360" w:lineRule="auto"/>
        <w:jc w:val="both"/>
        <w:divId w:val="814906234"/>
        <w:rPr>
          <w:rFonts w:ascii="Bookman Old Style" w:eastAsiaTheme="minorEastAsia" w:hAnsi="Bookman Old Style" w:cs="Segoe UI"/>
          <w:color w:val="333333"/>
        </w:rPr>
      </w:pPr>
      <w:r w:rsidRPr="008F51A0">
        <w:rPr>
          <w:rFonts w:ascii="Bookman Old Style" w:hAnsi="Bookman Old Style" w:cs="Segoe UI"/>
          <w:color w:val="333333"/>
        </w:rPr>
        <w:t>ANSI stands for </w:t>
      </w:r>
      <w:r w:rsidRPr="008F51A0">
        <w:rPr>
          <w:rStyle w:val="Strong"/>
          <w:rFonts w:ascii="Bookman Old Style" w:hAnsi="Bookman Old Style" w:cs="Segoe UI"/>
          <w:color w:val="333333"/>
        </w:rPr>
        <w:t>American National Standard Institute</w:t>
      </w:r>
      <w:r w:rsidRPr="008F51A0">
        <w:rPr>
          <w:rFonts w:ascii="Bookman Old Style" w:hAnsi="Bookman Old Style" w:cs="Segoe UI"/>
          <w:color w:val="333333"/>
        </w:rPr>
        <w:t>. It is character set standard which is an extended version of standard ASCII character set. It supports 256 character set. ANSI also called as Windows-1252, and it was the default character set for Windows up to Windows 95.</w:t>
      </w:r>
    </w:p>
    <w:p w:rsidR="007C5FEC" w:rsidRPr="008F51A0" w:rsidRDefault="007C5FEC" w:rsidP="008F51A0">
      <w:pPr>
        <w:pStyle w:val="Heading2"/>
        <w:shd w:val="clear" w:color="auto" w:fill="FFFFFF"/>
        <w:spacing w:before="0" w:after="160" w:line="360" w:lineRule="auto"/>
        <w:jc w:val="both"/>
        <w:divId w:val="50548228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ISO-8859-1 Character Set</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eastAsiaTheme="minorEastAsia" w:hAnsi="Bookman Old Style" w:cs="Segoe UI"/>
          <w:color w:val="333333"/>
        </w:rPr>
      </w:pPr>
      <w:r w:rsidRPr="008F51A0">
        <w:rPr>
          <w:rFonts w:ascii="Bookman Old Style" w:hAnsi="Bookman Old Style" w:cs="Segoe UI"/>
          <w:color w:val="333333"/>
        </w:rPr>
        <w:t>ISO-8859-1 was the default character encoding in HTML 2.0. It was also an extension of ASCII standard with International characters. It also used full bytes (8-bits) to show characters.</w:t>
      </w:r>
    </w:p>
    <w:p w:rsidR="007C5FEC" w:rsidRPr="008F51A0" w:rsidRDefault="007C5FEC" w:rsidP="008F51A0">
      <w:pPr>
        <w:pStyle w:val="Heading2"/>
        <w:shd w:val="clear" w:color="auto" w:fill="FFFFFF"/>
        <w:spacing w:before="0" w:after="160" w:line="360" w:lineRule="auto"/>
        <w:jc w:val="both"/>
        <w:divId w:val="505482281"/>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UTF-8 Character Set</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eastAsiaTheme="minorEastAsia" w:hAnsi="Bookman Old Style" w:cs="Segoe UI"/>
          <w:color w:val="333333"/>
        </w:rPr>
      </w:pPr>
      <w:r w:rsidRPr="008F51A0">
        <w:rPr>
          <w:rFonts w:ascii="Bookman Old Style" w:hAnsi="Bookman Old Style" w:cs="Segoe UI"/>
          <w:color w:val="333333"/>
        </w:rPr>
        <w:t>UTF-8 is a variable width character encoding which covers almost all of the characters and symbols in the world. ANSI (Windows-1252) was the original Windows character set, which supported 256 different character codes.</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hAnsi="Bookman Old Style" w:cs="Segoe UI"/>
          <w:color w:val="333333"/>
        </w:rPr>
      </w:pPr>
      <w:r w:rsidRPr="008F51A0">
        <w:rPr>
          <w:rFonts w:ascii="Bookman Old Style" w:hAnsi="Bookman Old Style" w:cs="Segoe UI"/>
          <w:color w:val="333333"/>
        </w:rPr>
        <w:t>ISO-8859-1 was the default character set for HTML 4. This character set also supported 256 different character codes.</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hAnsi="Bookman Old Style" w:cs="Segoe UI"/>
          <w:color w:val="333333"/>
        </w:rPr>
      </w:pPr>
      <w:r w:rsidRPr="008F51A0">
        <w:rPr>
          <w:rFonts w:ascii="Bookman Old Style" w:hAnsi="Bookman Old Style" w:cs="Segoe UI"/>
          <w:color w:val="333333"/>
        </w:rPr>
        <w:t>Why UTF 8 is also supported in HTML4?</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hAnsi="Bookman Old Style" w:cs="Segoe UI"/>
          <w:color w:val="333333"/>
        </w:rPr>
      </w:pPr>
      <w:r w:rsidRPr="008F51A0">
        <w:rPr>
          <w:rFonts w:ascii="Bookman Old Style" w:hAnsi="Bookman Old Style" w:cs="Segoe UI"/>
          <w:color w:val="333333"/>
        </w:rPr>
        <w:t>Because ANSI and ISO-8859-1 were so limited, HTML 4 also supported UTF-8.The default character encoding for HTML5 is UTF-8.</w:t>
      </w:r>
    </w:p>
    <w:p w:rsidR="007C5FEC" w:rsidRPr="008F51A0" w:rsidRDefault="007C5FEC" w:rsidP="008F51A0">
      <w:pPr>
        <w:pStyle w:val="NormalWeb"/>
        <w:shd w:val="clear" w:color="auto" w:fill="FFFFFF"/>
        <w:spacing w:before="0" w:beforeAutospacing="0" w:after="160" w:afterAutospacing="0" w:line="360" w:lineRule="auto"/>
        <w:jc w:val="both"/>
        <w:divId w:val="505482281"/>
        <w:rPr>
          <w:rFonts w:ascii="Bookman Old Style" w:hAnsi="Bookman Old Style" w:cs="Segoe UI"/>
          <w:color w:val="333333"/>
        </w:rPr>
      </w:pPr>
      <w:r w:rsidRPr="008F51A0">
        <w:rPr>
          <w:rStyle w:val="Strong"/>
          <w:rFonts w:ascii="Bookman Old Style" w:eastAsiaTheme="majorEastAsia" w:hAnsi="Bookman Old Style" w:cs="Segoe UI"/>
          <w:color w:val="333333"/>
        </w:rPr>
        <w:t>UTF-8 syntax for HTML4:</w:t>
      </w:r>
    </w:p>
    <w:p w:rsidR="00A4133D" w:rsidRPr="008F51A0" w:rsidRDefault="00A4133D" w:rsidP="006216D3">
      <w:pPr>
        <w:pStyle w:val="alt"/>
        <w:numPr>
          <w:ilvl w:val="0"/>
          <w:numId w:val="269"/>
        </w:numPr>
        <w:spacing w:before="0" w:beforeAutospacing="0" w:after="160" w:afterAutospacing="0" w:line="360" w:lineRule="auto"/>
        <w:jc w:val="both"/>
        <w:divId w:val="1473788560"/>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t>&lt;meta http-equiv=</w:t>
      </w:r>
      <w:r w:rsidRPr="008F51A0">
        <w:rPr>
          <w:rStyle w:val="string"/>
          <w:rFonts w:ascii="Bookman Old Style" w:eastAsia="Times New Roman" w:hAnsi="Bookman Old Style" w:cs="Segoe UI"/>
          <w:color w:val="0000FF"/>
          <w:bdr w:val="none" w:sz="0" w:space="0" w:color="auto" w:frame="1"/>
        </w:rPr>
        <w:t>"Content-Type"</w:t>
      </w:r>
      <w:r w:rsidRPr="008F51A0">
        <w:rPr>
          <w:rFonts w:ascii="Bookman Old Style" w:eastAsia="Times New Roman" w:hAnsi="Bookman Old Style" w:cs="Segoe UI"/>
          <w:color w:val="000000"/>
          <w:bdr w:val="none" w:sz="0" w:space="0" w:color="auto" w:frame="1"/>
        </w:rPr>
        <w:t> content=</w:t>
      </w:r>
      <w:r w:rsidRPr="008F51A0">
        <w:rPr>
          <w:rStyle w:val="string"/>
          <w:rFonts w:ascii="Bookman Old Style" w:eastAsia="Times New Roman" w:hAnsi="Bookman Old Style" w:cs="Segoe UI"/>
          <w:color w:val="0000FF"/>
          <w:bdr w:val="none" w:sz="0" w:space="0" w:color="auto" w:frame="1"/>
        </w:rPr>
        <w:t>"text/html;charset=ISO-8859-1"</w:t>
      </w:r>
      <w:r w:rsidRPr="008F51A0">
        <w:rPr>
          <w:rFonts w:ascii="Bookman Old Style" w:eastAsia="Times New Roman" w:hAnsi="Bookman Old Style" w:cs="Segoe UI"/>
          <w:color w:val="000000"/>
          <w:bdr w:val="none" w:sz="0" w:space="0" w:color="auto" w:frame="1"/>
        </w:rPr>
        <w:t>&gt;  </w:t>
      </w:r>
    </w:p>
    <w:p w:rsidR="00E67D7F" w:rsidRPr="008F51A0" w:rsidRDefault="007E1416" w:rsidP="008F51A0">
      <w:pPr>
        <w:pStyle w:val="NormalWeb"/>
        <w:shd w:val="clear" w:color="auto" w:fill="FFFFFF"/>
        <w:spacing w:before="0" w:beforeAutospacing="0" w:after="160" w:afterAutospacing="0" w:line="360" w:lineRule="auto"/>
        <w:jc w:val="both"/>
        <w:divId w:val="1060714163"/>
        <w:rPr>
          <w:rStyle w:val="Strong"/>
          <w:rFonts w:ascii="Bookman Old Style" w:hAnsi="Bookman Old Style" w:cs="Segoe UI"/>
          <w:color w:val="333333"/>
          <w:shd w:val="clear" w:color="auto" w:fill="FFFFFF"/>
        </w:rPr>
      </w:pPr>
      <w:r w:rsidRPr="008F51A0">
        <w:rPr>
          <w:rStyle w:val="Strong"/>
          <w:rFonts w:ascii="Bookman Old Style" w:hAnsi="Bookman Old Style" w:cs="Segoe UI"/>
          <w:color w:val="333333"/>
          <w:shd w:val="clear" w:color="auto" w:fill="FFFFFF"/>
        </w:rPr>
        <w:t>UTF-8 syntax for HTML5:</w:t>
      </w:r>
    </w:p>
    <w:p w:rsidR="00D43C6D" w:rsidRPr="008F51A0" w:rsidRDefault="00D43C6D" w:rsidP="006216D3">
      <w:pPr>
        <w:pStyle w:val="alt"/>
        <w:numPr>
          <w:ilvl w:val="0"/>
          <w:numId w:val="270"/>
        </w:numPr>
        <w:spacing w:before="0" w:beforeAutospacing="0" w:after="160" w:afterAutospacing="0" w:line="360" w:lineRule="auto"/>
        <w:jc w:val="both"/>
        <w:divId w:val="1663315154"/>
        <w:rPr>
          <w:rFonts w:ascii="Bookman Old Style" w:eastAsia="Times New Roman" w:hAnsi="Bookman Old Style" w:cs="Segoe UI"/>
          <w:color w:val="000000"/>
        </w:rPr>
      </w:pPr>
      <w:r w:rsidRPr="008F51A0">
        <w:rPr>
          <w:rFonts w:ascii="Bookman Old Style" w:eastAsia="Times New Roman" w:hAnsi="Bookman Old Style" w:cs="Segoe UI"/>
          <w:color w:val="000000"/>
          <w:bdr w:val="none" w:sz="0" w:space="0" w:color="auto" w:frame="1"/>
        </w:rPr>
        <w:lastRenderedPageBreak/>
        <w:t>&lt;meta charset=</w:t>
      </w:r>
      <w:r w:rsidRPr="008F51A0">
        <w:rPr>
          <w:rStyle w:val="string"/>
          <w:rFonts w:ascii="Bookman Old Style" w:eastAsia="Times New Roman" w:hAnsi="Bookman Old Style" w:cs="Segoe UI"/>
          <w:color w:val="0000FF"/>
          <w:bdr w:val="none" w:sz="0" w:space="0" w:color="auto" w:frame="1"/>
        </w:rPr>
        <w:t>"UTF-8"</w:t>
      </w:r>
      <w:r w:rsidRPr="008F51A0">
        <w:rPr>
          <w:rFonts w:ascii="Bookman Old Style" w:eastAsia="Times New Roman" w:hAnsi="Bookman Old Style" w:cs="Segoe UI"/>
          <w:color w:val="000000"/>
          <w:bdr w:val="none" w:sz="0" w:space="0" w:color="auto" w:frame="1"/>
        </w:rPr>
        <w:t>&gt;  </w:t>
      </w:r>
    </w:p>
    <w:p w:rsidR="007B20FB" w:rsidRPr="008F51A0" w:rsidRDefault="007B20FB" w:rsidP="008F51A0">
      <w:pPr>
        <w:pStyle w:val="Heading1"/>
        <w:shd w:val="clear" w:color="auto" w:fill="FFFFFF"/>
        <w:spacing w:before="0" w:beforeAutospacing="0" w:after="160" w:afterAutospacing="0" w:line="360" w:lineRule="auto"/>
        <w:jc w:val="both"/>
        <w:divId w:val="564755177"/>
        <w:rPr>
          <w:rFonts w:ascii="Bookman Old Style" w:hAnsi="Bookman Old Style" w:cs="Helvetica"/>
          <w:b w:val="0"/>
          <w:bCs w:val="0"/>
          <w:color w:val="610B38"/>
          <w:sz w:val="44"/>
          <w:szCs w:val="44"/>
        </w:rPr>
      </w:pPr>
    </w:p>
    <w:p w:rsidR="00462515" w:rsidRPr="008F51A0" w:rsidRDefault="00462515" w:rsidP="008F51A0">
      <w:pPr>
        <w:pStyle w:val="Heading1"/>
        <w:shd w:val="clear" w:color="auto" w:fill="FFFFFF"/>
        <w:spacing w:before="0" w:beforeAutospacing="0" w:after="160" w:afterAutospacing="0" w:line="360" w:lineRule="auto"/>
        <w:jc w:val="both"/>
        <w:divId w:val="564755177"/>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URL Encode</w:t>
      </w:r>
    </w:p>
    <w:p w:rsidR="00462515" w:rsidRPr="008F51A0" w:rsidRDefault="00462515" w:rsidP="008F51A0">
      <w:pPr>
        <w:pStyle w:val="Heading2"/>
        <w:shd w:val="clear" w:color="auto" w:fill="FFFFFF"/>
        <w:spacing w:before="0" w:after="160" w:line="360" w:lineRule="auto"/>
        <w:jc w:val="both"/>
        <w:divId w:val="564755177"/>
        <w:rPr>
          <w:rFonts w:ascii="Bookman Old Style" w:eastAsia="Times New Roman" w:hAnsi="Bookman Old Style" w:cs="Helvetica"/>
          <w:b/>
          <w:bCs/>
          <w:color w:val="610B38"/>
          <w:sz w:val="38"/>
          <w:szCs w:val="38"/>
        </w:rPr>
      </w:pPr>
      <w:r w:rsidRPr="008F51A0">
        <w:rPr>
          <w:rFonts w:ascii="Bookman Old Style" w:eastAsia="Times New Roman" w:hAnsi="Bookman Old Style" w:cs="Helvetica"/>
          <w:b/>
          <w:bCs/>
          <w:color w:val="610B38"/>
          <w:sz w:val="38"/>
          <w:szCs w:val="38"/>
        </w:rPr>
        <w:t>What is URL?</w:t>
      </w:r>
    </w:p>
    <w:p w:rsidR="00462515" w:rsidRPr="008F51A0" w:rsidRDefault="00462515" w:rsidP="008F51A0">
      <w:pPr>
        <w:pStyle w:val="NormalWeb"/>
        <w:shd w:val="clear" w:color="auto" w:fill="FFFFFF"/>
        <w:spacing w:before="0" w:beforeAutospacing="0" w:after="160" w:afterAutospacing="0" w:line="360" w:lineRule="auto"/>
        <w:jc w:val="both"/>
        <w:divId w:val="564755177"/>
        <w:rPr>
          <w:rFonts w:ascii="Bookman Old Style" w:eastAsiaTheme="minorEastAsia" w:hAnsi="Bookman Old Style" w:cs="Segoe UI"/>
          <w:color w:val="333333"/>
        </w:rPr>
      </w:pPr>
      <w:r w:rsidRPr="008F51A0">
        <w:rPr>
          <w:rFonts w:ascii="Bookman Old Style" w:hAnsi="Bookman Old Style" w:cs="Segoe UI"/>
          <w:color w:val="333333"/>
        </w:rPr>
        <w:t>URL stands for Uniform Resource Locator. It is actually a web address. A URL can contain words i.e. (javatpoint.com) or an Internet Protocol (IP) address i.e.195.201.68.81. But most of the user use URL in the form of words because it is easy to remember than numbers.</w:t>
      </w:r>
    </w:p>
    <w:p w:rsidR="00462515" w:rsidRPr="008F51A0" w:rsidRDefault="00462515" w:rsidP="008F51A0">
      <w:pPr>
        <w:pStyle w:val="NormalWeb"/>
        <w:shd w:val="clear" w:color="auto" w:fill="FFFFFF"/>
        <w:spacing w:before="0" w:beforeAutospacing="0" w:after="160" w:afterAutospacing="0" w:line="360" w:lineRule="auto"/>
        <w:jc w:val="both"/>
        <w:divId w:val="564755177"/>
        <w:rPr>
          <w:rFonts w:ascii="Bookman Old Style" w:hAnsi="Bookman Old Style" w:cs="Segoe UI"/>
          <w:color w:val="333333"/>
        </w:rPr>
      </w:pPr>
      <w:r w:rsidRPr="008F51A0">
        <w:rPr>
          <w:rStyle w:val="Strong"/>
          <w:rFonts w:ascii="Bookman Old Style" w:hAnsi="Bookman Old Style" w:cs="Segoe UI"/>
          <w:color w:val="333333"/>
        </w:rPr>
        <w:t>Syntax of a URL:</w:t>
      </w:r>
    </w:p>
    <w:p w:rsidR="007E1416" w:rsidRPr="008F51A0" w:rsidRDefault="007B20FB" w:rsidP="008F51A0">
      <w:pPr>
        <w:pStyle w:val="NormalWeb"/>
        <w:shd w:val="clear" w:color="auto" w:fill="FFFFFF"/>
        <w:spacing w:before="0" w:beforeAutospacing="0" w:after="160" w:afterAutospacing="0" w:line="360" w:lineRule="auto"/>
        <w:jc w:val="both"/>
        <w:divId w:val="1060714163"/>
        <w:rPr>
          <w:rStyle w:val="comment"/>
          <w:rFonts w:ascii="Bookman Old Style" w:hAnsi="Bookman Old Style" w:cs="Segoe UI"/>
          <w:color w:val="008200"/>
          <w:bdr w:val="none" w:sz="0" w:space="0" w:color="auto" w:frame="1"/>
        </w:rPr>
      </w:pPr>
      <w:r w:rsidRPr="008F51A0">
        <w:rPr>
          <w:rFonts w:ascii="Bookman Old Style" w:hAnsi="Bookman Old Style" w:cs="Segoe UI"/>
          <w:color w:val="000000"/>
          <w:bdr w:val="none" w:sz="0" w:space="0" w:color="auto" w:frame="1"/>
        </w:rPr>
        <w:t>scheme:</w:t>
      </w:r>
      <w:r w:rsidRPr="008F51A0">
        <w:rPr>
          <w:rStyle w:val="comment"/>
          <w:rFonts w:ascii="Bookman Old Style" w:hAnsi="Bookman Old Style" w:cs="Segoe UI"/>
          <w:color w:val="008200"/>
          <w:bdr w:val="none" w:sz="0" w:space="0" w:color="auto" w:frame="1"/>
        </w:rPr>
        <w:t>//prefix.domain:port/path/filename</w:t>
      </w:r>
    </w:p>
    <w:p w:rsidR="007B20FB" w:rsidRPr="008F51A0" w:rsidRDefault="00A0245D" w:rsidP="008F51A0">
      <w:pPr>
        <w:pStyle w:val="NormalWeb"/>
        <w:shd w:val="clear" w:color="auto" w:fill="FFFFFF"/>
        <w:spacing w:before="0" w:beforeAutospacing="0" w:after="160" w:afterAutospacing="0" w:line="360" w:lineRule="auto"/>
        <w:jc w:val="both"/>
        <w:divId w:val="1060714163"/>
        <w:rPr>
          <w:rFonts w:ascii="Bookman Old Style" w:hAnsi="Bookman Old Style" w:cs="Segoe UI"/>
          <w:color w:val="333333"/>
          <w:shd w:val="clear" w:color="auto" w:fill="FFFFFF"/>
        </w:rPr>
      </w:pPr>
      <w:r w:rsidRPr="008F51A0">
        <w:rPr>
          <w:rFonts w:ascii="Bookman Old Style" w:hAnsi="Bookman Old Style" w:cs="Segoe UI"/>
          <w:color w:val="333333"/>
          <w:shd w:val="clear" w:color="auto" w:fill="FFFFFF"/>
        </w:rPr>
        <w:t>Here,</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sz w:val="24"/>
          <w:szCs w:val="24"/>
        </w:rPr>
      </w:pPr>
      <w:proofErr w:type="gramStart"/>
      <w:r w:rsidRPr="008F51A0">
        <w:rPr>
          <w:rStyle w:val="Strong"/>
          <w:rFonts w:ascii="Bookman Old Style" w:eastAsia="Times New Roman" w:hAnsi="Bookman Old Style" w:cs="Segoe UI"/>
          <w:color w:val="000000"/>
        </w:rPr>
        <w:t>scheme</w:t>
      </w:r>
      <w:proofErr w:type="gramEnd"/>
      <w:r w:rsidRPr="008F51A0">
        <w:rPr>
          <w:rFonts w:ascii="Bookman Old Style" w:eastAsia="Times New Roman" w:hAnsi="Bookman Old Style" w:cs="Segoe UI"/>
          <w:color w:val="000000"/>
        </w:rPr>
        <w:t> is used to define the type of Internet service (most common is http or https).</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prefix</w:t>
      </w:r>
      <w:proofErr w:type="gramEnd"/>
      <w:r w:rsidRPr="008F51A0">
        <w:rPr>
          <w:rFonts w:ascii="Bookman Old Style" w:eastAsia="Times New Roman" w:hAnsi="Bookman Old Style" w:cs="Segoe UI"/>
          <w:color w:val="000000"/>
        </w:rPr>
        <w:t> is used to define a domain prefix (default for http is www).</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domain</w:t>
      </w:r>
      <w:proofErr w:type="gramEnd"/>
      <w:r w:rsidRPr="008F51A0">
        <w:rPr>
          <w:rFonts w:ascii="Bookman Old Style" w:eastAsia="Times New Roman" w:hAnsi="Bookman Old Style" w:cs="Segoe UI"/>
          <w:color w:val="000000"/>
        </w:rPr>
        <w:t> is used to define the Internet domain name (like javaTpoint.com).</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port</w:t>
      </w:r>
      <w:proofErr w:type="gramEnd"/>
      <w:r w:rsidRPr="008F51A0">
        <w:rPr>
          <w:rFonts w:ascii="Bookman Old Style" w:eastAsia="Times New Roman" w:hAnsi="Bookman Old Style" w:cs="Segoe UI"/>
          <w:color w:val="000000"/>
        </w:rPr>
        <w:t> is used to define the port number at the host (default for http is 80).</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path</w:t>
      </w:r>
      <w:proofErr w:type="gramEnd"/>
      <w:r w:rsidRPr="008F51A0">
        <w:rPr>
          <w:rFonts w:ascii="Bookman Old Style" w:eastAsia="Times New Roman" w:hAnsi="Bookman Old Style" w:cs="Segoe UI"/>
          <w:color w:val="000000"/>
        </w:rPr>
        <w:t> is used to define a path at the server (If omitted: the root directory of the site).</w:t>
      </w:r>
    </w:p>
    <w:p w:rsidR="00686F21" w:rsidRPr="008F51A0" w:rsidRDefault="00686F21" w:rsidP="006216D3">
      <w:pPr>
        <w:numPr>
          <w:ilvl w:val="0"/>
          <w:numId w:val="271"/>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Style w:val="Strong"/>
          <w:rFonts w:ascii="Bookman Old Style" w:eastAsia="Times New Roman" w:hAnsi="Bookman Old Style" w:cs="Segoe UI"/>
          <w:color w:val="000000"/>
        </w:rPr>
        <w:t>filename</w:t>
      </w:r>
      <w:proofErr w:type="gramEnd"/>
      <w:r w:rsidRPr="008F51A0">
        <w:rPr>
          <w:rFonts w:ascii="Bookman Old Style" w:eastAsia="Times New Roman" w:hAnsi="Bookman Old Style" w:cs="Segoe UI"/>
          <w:color w:val="000000"/>
        </w:rPr>
        <w:t> is used to define the name of a document or resource.</w:t>
      </w:r>
    </w:p>
    <w:p w:rsidR="00686F21" w:rsidRPr="008F51A0" w:rsidRDefault="00686F21" w:rsidP="008F51A0">
      <w:pPr>
        <w:pStyle w:val="NormalWeb"/>
        <w:shd w:val="clear" w:color="auto" w:fill="FFFFFF"/>
        <w:spacing w:before="0" w:beforeAutospacing="0" w:after="160" w:afterAutospacing="0" w:line="360" w:lineRule="auto"/>
        <w:jc w:val="both"/>
        <w:divId w:val="249582265"/>
        <w:rPr>
          <w:rFonts w:ascii="Bookman Old Style" w:eastAsiaTheme="minorEastAsia" w:hAnsi="Bookman Old Style" w:cs="Segoe UI"/>
          <w:color w:val="333333"/>
        </w:rPr>
      </w:pPr>
      <w:r w:rsidRPr="008F51A0">
        <w:rPr>
          <w:rStyle w:val="Strong"/>
          <w:rFonts w:ascii="Bookman Old Style" w:hAnsi="Bookman Old Style" w:cs="Segoe UI"/>
          <w:color w:val="333333"/>
        </w:rPr>
        <w:t>Following is a list of some common types of schemes used in URL:</w:t>
      </w:r>
    </w:p>
    <w:p w:rsidR="00686F21" w:rsidRPr="008F51A0" w:rsidRDefault="00686F21" w:rsidP="006216D3">
      <w:pPr>
        <w:numPr>
          <w:ilvl w:val="0"/>
          <w:numId w:val="272"/>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rPr>
        <w:t>http(</w:t>
      </w:r>
      <w:proofErr w:type="gramEnd"/>
      <w:r w:rsidRPr="008F51A0">
        <w:rPr>
          <w:rFonts w:ascii="Bookman Old Style" w:eastAsia="Times New Roman" w:hAnsi="Bookman Old Style" w:cs="Segoe UI"/>
          <w:color w:val="000000"/>
        </w:rPr>
        <w:t>HyperText Transfer Protocol):Common web pages. Not encrypted.</w:t>
      </w:r>
    </w:p>
    <w:p w:rsidR="00686F21" w:rsidRPr="008F51A0" w:rsidRDefault="00686F21" w:rsidP="006216D3">
      <w:pPr>
        <w:numPr>
          <w:ilvl w:val="0"/>
          <w:numId w:val="272"/>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rPr>
        <w:t>https</w:t>
      </w:r>
      <w:proofErr w:type="gramEnd"/>
      <w:r w:rsidRPr="008F51A0">
        <w:rPr>
          <w:rFonts w:ascii="Bookman Old Style" w:eastAsia="Times New Roman" w:hAnsi="Bookman Old Style" w:cs="Segoe UI"/>
          <w:color w:val="000000"/>
        </w:rPr>
        <w:t xml:space="preserve"> (Secure HyperText Transfer Protocol):Secure web pages. Encrypted.</w:t>
      </w:r>
    </w:p>
    <w:p w:rsidR="00686F21" w:rsidRPr="008F51A0" w:rsidRDefault="00686F21" w:rsidP="006216D3">
      <w:pPr>
        <w:numPr>
          <w:ilvl w:val="0"/>
          <w:numId w:val="272"/>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rPr>
        <w:t>ftp(</w:t>
      </w:r>
      <w:proofErr w:type="gramEnd"/>
      <w:r w:rsidRPr="008F51A0">
        <w:rPr>
          <w:rFonts w:ascii="Bookman Old Style" w:eastAsia="Times New Roman" w:hAnsi="Bookman Old Style" w:cs="Segoe UI"/>
          <w:color w:val="000000"/>
        </w:rPr>
        <w:t>File Transfer Protocol): Downloading or uploading files.</w:t>
      </w:r>
    </w:p>
    <w:p w:rsidR="00686F21" w:rsidRPr="008F51A0" w:rsidRDefault="00686F21" w:rsidP="006216D3">
      <w:pPr>
        <w:numPr>
          <w:ilvl w:val="0"/>
          <w:numId w:val="272"/>
        </w:numPr>
        <w:shd w:val="clear" w:color="auto" w:fill="FFFFFF"/>
        <w:spacing w:line="360" w:lineRule="auto"/>
        <w:jc w:val="both"/>
        <w:divId w:val="249582265"/>
        <w:rPr>
          <w:rFonts w:ascii="Bookman Old Style" w:eastAsia="Times New Roman" w:hAnsi="Bookman Old Style" w:cs="Segoe UI"/>
          <w:color w:val="000000"/>
        </w:rPr>
      </w:pPr>
      <w:proofErr w:type="gramStart"/>
      <w:r w:rsidRPr="008F51A0">
        <w:rPr>
          <w:rFonts w:ascii="Bookman Old Style" w:eastAsia="Times New Roman" w:hAnsi="Bookman Old Style" w:cs="Segoe UI"/>
          <w:color w:val="000000"/>
        </w:rPr>
        <w:t>file</w:t>
      </w:r>
      <w:proofErr w:type="gramEnd"/>
      <w:r w:rsidRPr="008F51A0">
        <w:rPr>
          <w:rFonts w:ascii="Bookman Old Style" w:eastAsia="Times New Roman" w:hAnsi="Bookman Old Style" w:cs="Segoe UI"/>
          <w:color w:val="000000"/>
        </w:rPr>
        <w:t>: A file on your computer.</w:t>
      </w:r>
    </w:p>
    <w:p w:rsidR="00AA08A7" w:rsidRPr="008F51A0" w:rsidRDefault="00AA08A7" w:rsidP="008F51A0">
      <w:pPr>
        <w:pStyle w:val="Heading2"/>
        <w:shd w:val="clear" w:color="auto" w:fill="FFFFFF"/>
        <w:spacing w:before="0" w:after="160" w:line="360" w:lineRule="auto"/>
        <w:jc w:val="both"/>
        <w:divId w:val="1201819816"/>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URL Encoding</w:t>
      </w:r>
    </w:p>
    <w:p w:rsidR="00AA08A7" w:rsidRPr="008F51A0" w:rsidRDefault="00AA08A7" w:rsidP="008F51A0">
      <w:pPr>
        <w:pStyle w:val="NormalWeb"/>
        <w:shd w:val="clear" w:color="auto" w:fill="FFFFFF"/>
        <w:spacing w:before="0" w:beforeAutospacing="0" w:after="160" w:afterAutospacing="0" w:line="360" w:lineRule="auto"/>
        <w:jc w:val="both"/>
        <w:divId w:val="1201819816"/>
        <w:rPr>
          <w:rFonts w:ascii="Bookman Old Style" w:eastAsiaTheme="minorEastAsia" w:hAnsi="Bookman Old Style" w:cs="Segoe UI"/>
          <w:color w:val="333333"/>
        </w:rPr>
      </w:pPr>
      <w:r w:rsidRPr="008F51A0">
        <w:rPr>
          <w:rFonts w:ascii="Bookman Old Style" w:hAnsi="Bookman Old Style" w:cs="Segoe UI"/>
          <w:color w:val="333333"/>
        </w:rPr>
        <w:t xml:space="preserve">URL encoding is used to convert non-ASCII characters into a format that can be used over the Internet because a URL is sent over the Internet by using the ASCII </w:t>
      </w:r>
      <w:r w:rsidRPr="008F51A0">
        <w:rPr>
          <w:rFonts w:ascii="Bookman Old Style" w:hAnsi="Bookman Old Style" w:cs="Segoe UI"/>
          <w:color w:val="333333"/>
        </w:rPr>
        <w:lastRenderedPageBreak/>
        <w:t>character-set only. If a URL contains characters outside the ASCII set, the URL has to be converted.</w:t>
      </w:r>
    </w:p>
    <w:p w:rsidR="00AA08A7" w:rsidRPr="008F51A0" w:rsidRDefault="00AA08A7" w:rsidP="008F51A0">
      <w:pPr>
        <w:pStyle w:val="NormalWeb"/>
        <w:shd w:val="clear" w:color="auto" w:fill="FFFFFF"/>
        <w:spacing w:before="0" w:beforeAutospacing="0" w:after="160" w:afterAutospacing="0" w:line="360" w:lineRule="auto"/>
        <w:jc w:val="both"/>
        <w:divId w:val="1201819816"/>
        <w:rPr>
          <w:rFonts w:ascii="Bookman Old Style" w:hAnsi="Bookman Old Style" w:cs="Segoe UI"/>
          <w:color w:val="333333"/>
        </w:rPr>
      </w:pPr>
      <w:r w:rsidRPr="008F51A0">
        <w:rPr>
          <w:rFonts w:ascii="Bookman Old Style" w:hAnsi="Bookman Old Style" w:cs="Segoe UI"/>
          <w:color w:val="333333"/>
        </w:rPr>
        <w:t>In URL encoding, the non-ASCII characters are replaced with a "%" followed by hexadecimal digits.</w:t>
      </w:r>
    </w:p>
    <w:p w:rsidR="00AA08A7" w:rsidRPr="008F51A0" w:rsidRDefault="00AA08A7" w:rsidP="008F51A0">
      <w:pPr>
        <w:pStyle w:val="NormalWeb"/>
        <w:shd w:val="clear" w:color="auto" w:fill="FFFFFF"/>
        <w:spacing w:before="0" w:beforeAutospacing="0" w:after="160" w:afterAutospacing="0" w:line="360" w:lineRule="auto"/>
        <w:jc w:val="both"/>
        <w:divId w:val="1201819816"/>
        <w:rPr>
          <w:rFonts w:ascii="Bookman Old Style" w:hAnsi="Bookman Old Style" w:cs="Segoe UI"/>
          <w:color w:val="333333"/>
        </w:rPr>
      </w:pPr>
      <w:r w:rsidRPr="008F51A0">
        <w:rPr>
          <w:rFonts w:ascii="Bookman Old Style" w:hAnsi="Bookman Old Style" w:cs="Segoe UI"/>
          <w:color w:val="333333"/>
        </w:rPr>
        <w:t>URLs cannot contain spaces. URL encoding normally replaces a space with a plus (+) sign, or %20.</w:t>
      </w:r>
    </w:p>
    <w:p w:rsidR="00AA08A7" w:rsidRPr="008F51A0" w:rsidRDefault="00AA08A7" w:rsidP="008F51A0">
      <w:pPr>
        <w:pStyle w:val="NormalWeb"/>
        <w:shd w:val="clear" w:color="auto" w:fill="FFFFFF"/>
        <w:spacing w:before="0" w:beforeAutospacing="0" w:after="160" w:afterAutospacing="0" w:line="360" w:lineRule="auto"/>
        <w:jc w:val="both"/>
        <w:divId w:val="1201819816"/>
        <w:rPr>
          <w:rFonts w:ascii="Bookman Old Style" w:hAnsi="Bookman Old Style" w:cs="Segoe UI"/>
          <w:color w:val="333333"/>
        </w:rPr>
      </w:pPr>
      <w:r w:rsidRPr="008F51A0">
        <w:rPr>
          <w:rStyle w:val="Strong"/>
          <w:rFonts w:ascii="Bookman Old Style" w:eastAsiaTheme="majorEastAsia" w:hAnsi="Bookman Old Style" w:cs="Segoe UI"/>
          <w:color w:val="333333"/>
        </w:rPr>
        <w:t>Following is a list of some character sets which are encoded by browser after submitting the text.</w:t>
      </w: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A08A7"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p w:rsidR="00A0245D" w:rsidRPr="008F51A0" w:rsidRDefault="00AA08A7"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r w:rsidRPr="008F51A0">
        <w:rPr>
          <w:rFonts w:ascii="Bookman Old Style" w:hAnsi="Bookman Old Style"/>
          <w:noProof/>
        </w:rPr>
        <w:lastRenderedPageBreak/>
        <w:drawing>
          <wp:anchor distT="0" distB="0" distL="114300" distR="114300" simplePos="0" relativeHeight="251694080" behindDoc="0" locked="0" layoutInCell="1" allowOverlap="1" wp14:anchorId="45058C1A">
            <wp:simplePos x="0" y="0"/>
            <wp:positionH relativeFrom="column">
              <wp:posOffset>0</wp:posOffset>
            </wp:positionH>
            <wp:positionV relativeFrom="paragraph">
              <wp:posOffset>125730</wp:posOffset>
            </wp:positionV>
            <wp:extent cx="6007100" cy="3847465"/>
            <wp:effectExtent l="0" t="0" r="0" b="635"/>
            <wp:wrapTopAndBottom/>
            <wp:docPr id="233" name="Picture 233" descr="url e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url encode"/>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007100" cy="38474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1B18" w:rsidRPr="008F51A0" w:rsidRDefault="00ED1B18" w:rsidP="008F51A0">
      <w:pPr>
        <w:pStyle w:val="Heading1"/>
        <w:shd w:val="clear" w:color="auto" w:fill="FFFFFF"/>
        <w:spacing w:before="0" w:beforeAutospacing="0" w:after="160" w:afterAutospacing="0" w:line="360" w:lineRule="auto"/>
        <w:jc w:val="both"/>
        <w:divId w:val="1964802036"/>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Global Attributes</w:t>
      </w:r>
    </w:p>
    <w:p w:rsidR="00ED1B18" w:rsidRPr="008F51A0" w:rsidRDefault="00ED1B18" w:rsidP="008F51A0">
      <w:pPr>
        <w:pStyle w:val="NormalWeb"/>
        <w:shd w:val="clear" w:color="auto" w:fill="FFFFFF"/>
        <w:spacing w:before="0" w:beforeAutospacing="0" w:after="160" w:afterAutospacing="0" w:line="360" w:lineRule="auto"/>
        <w:jc w:val="both"/>
        <w:divId w:val="1964802036"/>
        <w:rPr>
          <w:rFonts w:ascii="Bookman Old Style" w:eastAsiaTheme="minorEastAsia" w:hAnsi="Bookman Old Style" w:cs="Segoe UI"/>
          <w:color w:val="333333"/>
        </w:rPr>
      </w:pPr>
      <w:r w:rsidRPr="008F51A0">
        <w:rPr>
          <w:rFonts w:ascii="Bookman Old Style" w:hAnsi="Bookman Old Style" w:cs="Segoe UI"/>
          <w:color w:val="333333"/>
        </w:rPr>
        <w:t>HTML global attributes are those attributes which are common for all HTML elements. The global attributes are supported by both standard and non-standard element.</w:t>
      </w:r>
    </w:p>
    <w:p w:rsidR="00ED1B18" w:rsidRPr="008F51A0" w:rsidRDefault="00ED1B18" w:rsidP="008F51A0">
      <w:pPr>
        <w:pStyle w:val="NormalWeb"/>
        <w:shd w:val="clear" w:color="auto" w:fill="FFFFFF"/>
        <w:spacing w:before="0" w:beforeAutospacing="0" w:after="160" w:afterAutospacing="0" w:line="360" w:lineRule="auto"/>
        <w:jc w:val="both"/>
        <w:divId w:val="1964802036"/>
        <w:rPr>
          <w:rFonts w:ascii="Bookman Old Style" w:hAnsi="Bookman Old Style" w:cs="Segoe UI"/>
          <w:color w:val="333333"/>
        </w:rPr>
      </w:pPr>
      <w:r w:rsidRPr="008F51A0">
        <w:rPr>
          <w:rFonts w:ascii="Bookman Old Style" w:hAnsi="Bookman Old Style" w:cs="Segoe UI"/>
          <w:color w:val="333333"/>
        </w:rPr>
        <w:t>The global attributes can be used with all elements, although it may not have any effect on some elements.</w:t>
      </w:r>
    </w:p>
    <w:p w:rsidR="00ED1B18" w:rsidRPr="008F51A0" w:rsidRDefault="00ED1B18" w:rsidP="008F51A0">
      <w:pPr>
        <w:pStyle w:val="NormalWeb"/>
        <w:shd w:val="clear" w:color="auto" w:fill="FFFFFF"/>
        <w:spacing w:before="0" w:beforeAutospacing="0" w:after="160" w:afterAutospacing="0" w:line="360" w:lineRule="auto"/>
        <w:jc w:val="both"/>
        <w:divId w:val="1964802036"/>
        <w:rPr>
          <w:rFonts w:ascii="Bookman Old Style" w:hAnsi="Bookman Old Style" w:cs="Segoe UI"/>
          <w:color w:val="333333"/>
        </w:rPr>
      </w:pPr>
      <w:r w:rsidRPr="008F51A0">
        <w:rPr>
          <w:rFonts w:ascii="Bookman Old Style" w:hAnsi="Bookman Old Style" w:cs="Segoe UI"/>
          <w:color w:val="333333"/>
        </w:rPr>
        <w:t>Following is the complete list of global attributes with their description:</w:t>
      </w:r>
    </w:p>
    <w:p w:rsidR="00ED1B18" w:rsidRPr="008F51A0" w:rsidRDefault="00ED1B18" w:rsidP="008F51A0">
      <w:pPr>
        <w:pStyle w:val="NormalWeb"/>
        <w:shd w:val="clear" w:color="auto" w:fill="FFFFFF"/>
        <w:spacing w:before="0" w:beforeAutospacing="0" w:after="160" w:afterAutospacing="0" w:line="360" w:lineRule="auto"/>
        <w:jc w:val="both"/>
        <w:divId w:val="1964802036"/>
        <w:rPr>
          <w:rFonts w:ascii="Bookman Old Style" w:hAnsi="Bookman Old Style" w:cs="Segoe UI"/>
          <w:color w:val="333333"/>
        </w:rPr>
      </w:pPr>
      <w:r w:rsidRPr="008F51A0">
        <w:rPr>
          <w:rFonts w:ascii="Bookman Old Style" w:hAnsi="Bookman Old Style" w:cs="Segoe UI"/>
          <w:color w:val="333333"/>
        </w:rPr>
        <w:t>Here</w:t>
      </w:r>
      <w:r w:rsidRPr="008F51A0">
        <w:rPr>
          <w:rFonts w:ascii="Bookman Old Style" w:hAnsi="Bookman Old Style" w:cs="Segoe UI"/>
          <w:noProof/>
          <w:color w:val="333333"/>
        </w:rPr>
        <w:drawing>
          <wp:inline distT="0" distB="0" distL="0" distR="0" wp14:anchorId="1833D0E5" wp14:editId="38411C76">
            <wp:extent cx="154940" cy="154940"/>
            <wp:effectExtent l="0" t="0" r="0" b="0"/>
            <wp:docPr id="234" name="Picture 23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8F51A0">
        <w:rPr>
          <w:rFonts w:ascii="Bookman Old Style" w:hAnsi="Bookman Old Style" w:cs="Segoe UI"/>
          <w:color w:val="333333"/>
        </w:rPr>
        <w:t>represent new in HTML5.</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53"/>
        <w:gridCol w:w="1807"/>
        <w:gridCol w:w="2420"/>
      </w:tblGrid>
      <w:tr w:rsidR="00ED1B18" w:rsidRPr="008F51A0">
        <w:trPr>
          <w:divId w:val="1964802036"/>
        </w:trPr>
        <w:tc>
          <w:tcPr>
            <w:tcW w:w="0" w:type="auto"/>
            <w:shd w:val="clear" w:color="auto" w:fill="C7CCBE"/>
            <w:tcMar>
              <w:top w:w="180" w:type="dxa"/>
              <w:left w:w="180" w:type="dxa"/>
              <w:bottom w:w="180" w:type="dxa"/>
              <w:right w:w="180" w:type="dxa"/>
            </w:tcMar>
            <w:hideMark/>
          </w:tcPr>
          <w:p w:rsidR="00ED1B18" w:rsidRPr="008F51A0" w:rsidRDefault="00ED1B18"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Attributes</w:t>
            </w:r>
          </w:p>
        </w:tc>
        <w:tc>
          <w:tcPr>
            <w:tcW w:w="0" w:type="auto"/>
            <w:shd w:val="clear" w:color="auto" w:fill="C7CCBE"/>
            <w:tcMar>
              <w:top w:w="180" w:type="dxa"/>
              <w:left w:w="180" w:type="dxa"/>
              <w:bottom w:w="180" w:type="dxa"/>
              <w:right w:w="180" w:type="dxa"/>
            </w:tcMar>
            <w:hideMark/>
          </w:tcPr>
          <w:p w:rsidR="00ED1B18" w:rsidRPr="008F51A0" w:rsidRDefault="00ED1B18"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value</w:t>
            </w:r>
          </w:p>
        </w:tc>
        <w:tc>
          <w:tcPr>
            <w:tcW w:w="0" w:type="auto"/>
            <w:shd w:val="clear" w:color="auto" w:fill="C7CCBE"/>
            <w:tcMar>
              <w:top w:w="180" w:type="dxa"/>
              <w:left w:w="180" w:type="dxa"/>
              <w:bottom w:w="180" w:type="dxa"/>
              <w:right w:w="180" w:type="dxa"/>
            </w:tcMar>
            <w:hideMark/>
          </w:tcPr>
          <w:p w:rsidR="00ED1B18" w:rsidRPr="008F51A0" w:rsidRDefault="00ED1B18"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accesskey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generate keyboard shortcuts for the current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classname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provide the class name for the current element. It is mainly used with the stylesheet.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Contenteditable</w:t>
            </w:r>
            <w:r w:rsidRPr="008F51A0">
              <w:rPr>
                <w:rFonts w:ascii="Bookman Old Style" w:eastAsia="Times New Roman" w:hAnsi="Bookman Old Style" w:cs="Segoe UI"/>
                <w:noProof/>
                <w:color w:val="333333"/>
              </w:rPr>
              <w:drawing>
                <wp:inline distT="0" distB="0" distL="0" distR="0" wp14:anchorId="16E1A2E8" wp14:editId="2649CFB2">
                  <wp:extent cx="154940" cy="154940"/>
                  <wp:effectExtent l="0" t="0" r="0" b="0"/>
                  <wp:docPr id="235" name="Picture 23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true</w:t>
            </w:r>
            <w:r w:rsidRPr="008F51A0">
              <w:rPr>
                <w:rFonts w:ascii="Bookman Old Style" w:eastAsia="Times New Roman" w:hAnsi="Bookman Old Style" w:cs="Segoe UI"/>
                <w:color w:val="333333"/>
              </w:rPr>
              <w:br/>
              <w:t>false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determines whether the content within an element is editable or not.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contextmenu</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menu_id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defines the id for the &lt;menu&gt; element which is used as a context menu (a menu appear on right click) for an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data-*</w:t>
            </w:r>
            <w:r w:rsidRPr="008F51A0">
              <w:rPr>
                <w:rFonts w:ascii="Bookman Old Style" w:eastAsia="Times New Roman" w:hAnsi="Bookman Old Style" w:cs="Segoe UI"/>
                <w:noProof/>
                <w:color w:val="333333"/>
              </w:rPr>
              <w:drawing>
                <wp:inline distT="0" distB="0" distL="0" distR="0" wp14:anchorId="69335D38" wp14:editId="6C6A77DE">
                  <wp:extent cx="154940" cy="154940"/>
                  <wp:effectExtent l="0" t="0" r="0" b="0"/>
                  <wp:docPr id="236" name="Picture 23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somevalue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store element-specific private data which can be accessed by Javascript.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dir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rtl</w:t>
            </w:r>
            <w:r w:rsidRPr="008F51A0">
              <w:rPr>
                <w:rFonts w:ascii="Bookman Old Style" w:eastAsia="Times New Roman" w:hAnsi="Bookman Old Style" w:cs="Segoe UI"/>
                <w:color w:val="333333"/>
              </w:rPr>
              <w:br/>
              <w:t>ltr</w:t>
            </w:r>
            <w:r w:rsidRPr="008F51A0">
              <w:rPr>
                <w:rFonts w:ascii="Bookman Old Style" w:eastAsia="Times New Roman" w:hAnsi="Bookman Old Style" w:cs="Segoe UI"/>
                <w:color w:val="333333"/>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the direction of the content inside the current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draggable</w:t>
            </w:r>
            <w:r w:rsidRPr="008F51A0">
              <w:rPr>
                <w:rFonts w:ascii="Bookman Old Style" w:eastAsia="Times New Roman" w:hAnsi="Bookman Old Style" w:cs="Segoe UI"/>
                <w:noProof/>
                <w:color w:val="333333"/>
              </w:rPr>
              <w:drawing>
                <wp:inline distT="0" distB="0" distL="0" distR="0" wp14:anchorId="728C1D5C" wp14:editId="5EA413F7">
                  <wp:extent cx="154940" cy="154940"/>
                  <wp:effectExtent l="0" t="0" r="0" b="0"/>
                  <wp:docPr id="237" name="Picture 23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true</w:t>
            </w:r>
            <w:r w:rsidRPr="008F51A0">
              <w:rPr>
                <w:rFonts w:ascii="Bookman Old Style" w:eastAsia="Times New Roman" w:hAnsi="Bookman Old Style" w:cs="Segoe UI"/>
                <w:color w:val="333333"/>
              </w:rPr>
              <w:br/>
              <w:t>false</w:t>
            </w:r>
            <w:r w:rsidRPr="008F51A0">
              <w:rPr>
                <w:rFonts w:ascii="Bookman Old Style" w:eastAsia="Times New Roman" w:hAnsi="Bookman Old Style" w:cs="Segoe UI"/>
                <w:color w:val="333333"/>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whether the content within an element is movable or not using Drag and Drop API.</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dropzone</w:t>
            </w:r>
            <w:r w:rsidRPr="008F51A0">
              <w:rPr>
                <w:rFonts w:ascii="Bookman Old Style" w:eastAsia="Times New Roman" w:hAnsi="Bookman Old Style" w:cs="Segoe UI"/>
                <w:noProof/>
                <w:color w:val="333333"/>
              </w:rPr>
              <w:drawing>
                <wp:inline distT="0" distB="0" distL="0" distR="0" wp14:anchorId="044F4178" wp14:editId="6F9DEE3D">
                  <wp:extent cx="154940" cy="154940"/>
                  <wp:effectExtent l="0" t="0" r="0" b="0"/>
                  <wp:docPr id="238" name="Picture 238"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copy</w:t>
            </w:r>
            <w:r w:rsidRPr="008F51A0">
              <w:rPr>
                <w:rFonts w:ascii="Bookman Old Style" w:eastAsia="Times New Roman" w:hAnsi="Bookman Old Style" w:cs="Segoe UI"/>
                <w:color w:val="333333"/>
              </w:rPr>
              <w:br/>
              <w:t>move</w:t>
            </w:r>
            <w:r w:rsidRPr="008F51A0">
              <w:rPr>
                <w:rFonts w:ascii="Bookman Old Style" w:eastAsia="Times New Roman" w:hAnsi="Bookman Old Style" w:cs="Segoe UI"/>
                <w:color w:val="333333"/>
              </w:rPr>
              <w:br/>
              <w:t>link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the action is taken on the dragged element when it is dropped, ¬¬ such as whether it is copied, moved or linked.</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hidden</w:t>
            </w:r>
            <w:r w:rsidRPr="008F51A0">
              <w:rPr>
                <w:rFonts w:ascii="Bookman Old Style" w:eastAsia="Times New Roman" w:hAnsi="Bookman Old Style" w:cs="Segoe UI"/>
                <w:noProof/>
                <w:color w:val="333333"/>
              </w:rPr>
              <w:drawing>
                <wp:inline distT="0" distB="0" distL="0" distR="0" wp14:anchorId="6F8F5369" wp14:editId="1A541A31">
                  <wp:extent cx="154940" cy="154940"/>
                  <wp:effectExtent l="0" t="0" r="0" b="0"/>
                  <wp:docPr id="239" name="Picture 239"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It is used to hide the element from view.</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a unique id for the element. It can be used with CSS and JavaScript.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lang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language_code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the primary language for the content of an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style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style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apply inline CSS to the current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spellcheck</w:t>
            </w:r>
            <w:r w:rsidRPr="008F51A0">
              <w:rPr>
                <w:rFonts w:ascii="Bookman Old Style" w:eastAsia="Times New Roman" w:hAnsi="Bookman Old Style" w:cs="Segoe UI"/>
                <w:noProof/>
                <w:color w:val="333333"/>
              </w:rPr>
              <w:drawing>
                <wp:inline distT="0" distB="0" distL="0" distR="0" wp14:anchorId="687FD389" wp14:editId="72A5EE8D">
                  <wp:extent cx="154940" cy="154940"/>
                  <wp:effectExtent l="0" t="0" r="0" b="0"/>
                  <wp:docPr id="240" name="Picture 240"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true</w:t>
            </w:r>
            <w:r w:rsidRPr="008F51A0">
              <w:rPr>
                <w:rFonts w:ascii="Bookman Old Style" w:eastAsia="Times New Roman" w:hAnsi="Bookman Old Style" w:cs="Segoe UI"/>
                <w:color w:val="333333"/>
              </w:rPr>
              <w:br/>
              <w:t>false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whether the content should be checked for spelling errors or not.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tabindex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determines the tabbing order of an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title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is used to provide the title, name, or some extra information about the element.</w:t>
            </w:r>
          </w:p>
        </w:tc>
      </w:tr>
      <w:tr w:rsidR="00ED1B18" w:rsidRPr="008F51A0">
        <w:trPr>
          <w:divId w:val="1964802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translate</w:t>
            </w:r>
            <w:r w:rsidRPr="008F51A0">
              <w:rPr>
                <w:rFonts w:ascii="Bookman Old Style" w:eastAsia="Times New Roman" w:hAnsi="Bookman Old Style" w:cs="Segoe UI"/>
                <w:noProof/>
                <w:color w:val="333333"/>
              </w:rPr>
              <w:drawing>
                <wp:inline distT="0" distB="0" distL="0" distR="0" wp14:anchorId="0AE31A4C" wp14:editId="08B4D4F2">
                  <wp:extent cx="154940" cy="154940"/>
                  <wp:effectExtent l="0" t="0" r="0" b="0"/>
                  <wp:docPr id="241" name="Picture 241"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yes</w:t>
            </w:r>
            <w:r w:rsidRPr="008F51A0">
              <w:rPr>
                <w:rFonts w:ascii="Bookman Old Style" w:eastAsia="Times New Roman" w:hAnsi="Bookman Old Style" w:cs="Segoe UI"/>
                <w:color w:val="333333"/>
              </w:rPr>
              <w:b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1B18" w:rsidRPr="008F51A0" w:rsidRDefault="00ED1B18"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It specifies whether the content of the element should be translated when the page is localized or not.</w:t>
            </w:r>
          </w:p>
        </w:tc>
      </w:tr>
    </w:tbl>
    <w:p w:rsidR="006721D3" w:rsidRPr="008F51A0" w:rsidRDefault="006721D3" w:rsidP="008F51A0">
      <w:pPr>
        <w:pStyle w:val="Heading1"/>
        <w:shd w:val="clear" w:color="auto" w:fill="FFFFFF"/>
        <w:spacing w:before="0" w:beforeAutospacing="0" w:after="160" w:afterAutospacing="0" w:line="360" w:lineRule="auto"/>
        <w:jc w:val="both"/>
        <w:divId w:val="1957760388"/>
        <w:rPr>
          <w:rFonts w:ascii="Bookman Old Style" w:hAnsi="Bookman Old Style" w:cs="Helvetica"/>
          <w:b w:val="0"/>
          <w:bCs w:val="0"/>
          <w:color w:val="610B38"/>
          <w:sz w:val="44"/>
          <w:szCs w:val="44"/>
        </w:rPr>
      </w:pPr>
      <w:r w:rsidRPr="008F51A0">
        <w:rPr>
          <w:rFonts w:ascii="Bookman Old Style" w:hAnsi="Bookman Old Style" w:cs="Helvetica"/>
          <w:b w:val="0"/>
          <w:bCs w:val="0"/>
          <w:color w:val="610B38"/>
          <w:sz w:val="44"/>
          <w:szCs w:val="44"/>
        </w:rPr>
        <w:t>HTML Event Attributes</w:t>
      </w:r>
    </w:p>
    <w:p w:rsidR="006721D3" w:rsidRPr="008F51A0" w:rsidRDefault="006721D3" w:rsidP="008F51A0">
      <w:pPr>
        <w:pStyle w:val="NormalWeb"/>
        <w:shd w:val="clear" w:color="auto" w:fill="FFFFFF"/>
        <w:spacing w:before="0" w:beforeAutospacing="0" w:after="160" w:afterAutospacing="0" w:line="360" w:lineRule="auto"/>
        <w:jc w:val="both"/>
        <w:divId w:val="1957760388"/>
        <w:rPr>
          <w:rFonts w:ascii="Bookman Old Style" w:eastAsiaTheme="minorEastAsia" w:hAnsi="Bookman Old Style" w:cs="Segoe UI"/>
          <w:color w:val="333333"/>
        </w:rPr>
      </w:pPr>
      <w:r w:rsidRPr="008F51A0">
        <w:rPr>
          <w:rFonts w:ascii="Bookman Old Style" w:hAnsi="Bookman Old Style" w:cs="Segoe UI"/>
          <w:color w:val="333333"/>
        </w:rPr>
        <w:t>When a browser reacts on user action, then it is called as an event. For example, when you click on the submit button, then if the browser displays an information box.</w:t>
      </w:r>
    </w:p>
    <w:p w:rsidR="006721D3" w:rsidRPr="008F51A0" w:rsidRDefault="006721D3" w:rsidP="008F51A0">
      <w:pPr>
        <w:pStyle w:val="NormalWeb"/>
        <w:shd w:val="clear" w:color="auto" w:fill="FFFFFF"/>
        <w:spacing w:before="0" w:beforeAutospacing="0" w:after="160" w:afterAutospacing="0" w:line="360" w:lineRule="auto"/>
        <w:jc w:val="both"/>
        <w:divId w:val="1957760388"/>
        <w:rPr>
          <w:rFonts w:ascii="Bookman Old Style" w:hAnsi="Bookman Old Style" w:cs="Segoe UI"/>
          <w:color w:val="333333"/>
        </w:rPr>
      </w:pPr>
      <w:r w:rsidRPr="008F51A0">
        <w:rPr>
          <w:rFonts w:ascii="Bookman Old Style" w:hAnsi="Bookman Old Style" w:cs="Segoe UI"/>
          <w:color w:val="333333"/>
        </w:rPr>
        <w:t>In HTML5 there are lots of event attributes available which can be activated using a programming language such as JavaScript.</w:t>
      </w:r>
    </w:p>
    <w:p w:rsidR="006721D3" w:rsidRPr="008F51A0" w:rsidRDefault="006721D3" w:rsidP="008F51A0">
      <w:pPr>
        <w:pStyle w:val="NormalWeb"/>
        <w:shd w:val="clear" w:color="auto" w:fill="FFFFFF"/>
        <w:spacing w:before="0" w:beforeAutospacing="0" w:after="160" w:afterAutospacing="0" w:line="360" w:lineRule="auto"/>
        <w:jc w:val="both"/>
        <w:divId w:val="1957760388"/>
        <w:rPr>
          <w:rFonts w:ascii="Bookman Old Style" w:hAnsi="Bookman Old Style" w:cs="Segoe UI"/>
          <w:color w:val="333333"/>
        </w:rPr>
      </w:pPr>
      <w:r w:rsidRPr="008F51A0">
        <w:rPr>
          <w:rFonts w:ascii="Bookman Old Style" w:hAnsi="Bookman Old Style" w:cs="Segoe UI"/>
          <w:color w:val="333333"/>
        </w:rPr>
        <w:t>Following is a table of event attributes, using these attributes you can perform several events.</w:t>
      </w:r>
    </w:p>
    <w:p w:rsidR="006721D3" w:rsidRPr="008F51A0" w:rsidRDefault="006721D3" w:rsidP="008F51A0">
      <w:pPr>
        <w:pStyle w:val="Heading2"/>
        <w:shd w:val="clear" w:color="auto" w:fill="FFFFFF"/>
        <w:spacing w:before="0" w:after="160" w:line="360" w:lineRule="auto"/>
        <w:jc w:val="both"/>
        <w:divId w:val="195776038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Windows Event Attributes</w:t>
      </w:r>
    </w:p>
    <w:p w:rsidR="006721D3" w:rsidRPr="008F51A0" w:rsidRDefault="006721D3" w:rsidP="008F51A0">
      <w:pPr>
        <w:pStyle w:val="NormalWeb"/>
        <w:shd w:val="clear" w:color="auto" w:fill="FFFFFF"/>
        <w:spacing w:before="0" w:beforeAutospacing="0" w:after="160" w:afterAutospacing="0" w:line="360" w:lineRule="auto"/>
        <w:jc w:val="both"/>
        <w:divId w:val="1957760388"/>
        <w:rPr>
          <w:rFonts w:ascii="Bookman Old Style" w:eastAsiaTheme="minorEastAsia" w:hAnsi="Bookman Old Style" w:cs="Segoe UI"/>
          <w:color w:val="333333"/>
        </w:rPr>
      </w:pPr>
      <w:r w:rsidRPr="008F51A0">
        <w:rPr>
          <w:rFonts w:ascii="Bookman Old Style" w:hAnsi="Bookman Old Style" w:cs="Segoe UI"/>
          <w:color w:val="333333"/>
        </w:rPr>
        <w:t>Windows events are related for the window object, and it can only be applied with &lt;body&gt;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13"/>
        <w:gridCol w:w="4267"/>
      </w:tblGrid>
      <w:tr w:rsidR="006721D3" w:rsidRPr="008F51A0">
        <w:trPr>
          <w:divId w:val="1957760388"/>
        </w:trPr>
        <w:tc>
          <w:tcPr>
            <w:tcW w:w="0" w:type="auto"/>
            <w:shd w:val="clear" w:color="auto" w:fill="C7CCBE"/>
            <w:tcMar>
              <w:top w:w="180" w:type="dxa"/>
              <w:left w:w="180" w:type="dxa"/>
              <w:bottom w:w="180" w:type="dxa"/>
              <w:right w:w="180" w:type="dxa"/>
            </w:tcMar>
            <w:hideMark/>
          </w:tcPr>
          <w:p w:rsidR="006721D3" w:rsidRPr="008F51A0" w:rsidRDefault="006721D3"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6721D3" w:rsidRPr="008F51A0" w:rsidRDefault="006721D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onafterprint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after the document is printed.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onbeforeprint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before the document is printed.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onbeforeunload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before a document being unloaded.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an error occurs.</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onhashchange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anchor part in URL of the webpage is changed.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webpage is entirely loaded.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onmessage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a message event occurs.</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onoffline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network connection is disconnected, and browser started working offline.</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ononline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browser started working online</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onpagehide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current webpage is hidden such as if the user has moved away from the current webpage.</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onpageshow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current webpage is focused.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onpopstate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window's active history is changed.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window is resized.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onstorage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web storage is updated.</w:t>
            </w:r>
          </w:p>
        </w:tc>
      </w:tr>
      <w:tr w:rsidR="006721D3" w:rsidRPr="008F51A0">
        <w:trPr>
          <w:divId w:val="1957760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onunload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721D3" w:rsidRPr="008F51A0" w:rsidRDefault="006721D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current webpage is unloaded, or window is closed.</w:t>
            </w:r>
          </w:p>
        </w:tc>
      </w:tr>
    </w:tbl>
    <w:p w:rsidR="0016730B" w:rsidRPr="008F51A0" w:rsidRDefault="0016730B" w:rsidP="008F51A0">
      <w:pPr>
        <w:pStyle w:val="Heading2"/>
        <w:shd w:val="clear" w:color="auto" w:fill="FFFFFF"/>
        <w:spacing w:before="0" w:after="160" w:line="360" w:lineRule="auto"/>
        <w:jc w:val="both"/>
        <w:divId w:val="201092328"/>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Form Event Attributes</w:t>
      </w:r>
    </w:p>
    <w:p w:rsidR="0016730B" w:rsidRPr="008F51A0" w:rsidRDefault="0016730B" w:rsidP="008F51A0">
      <w:pPr>
        <w:pStyle w:val="NormalWeb"/>
        <w:shd w:val="clear" w:color="auto" w:fill="FFFFFF"/>
        <w:spacing w:before="0" w:beforeAutospacing="0" w:after="160" w:afterAutospacing="0" w:line="360" w:lineRule="auto"/>
        <w:jc w:val="both"/>
        <w:divId w:val="201092328"/>
        <w:rPr>
          <w:rFonts w:ascii="Bookman Old Style" w:eastAsiaTheme="minorEastAsia" w:hAnsi="Bookman Old Style" w:cs="Segoe UI"/>
          <w:color w:val="333333"/>
        </w:rPr>
      </w:pPr>
      <w:r w:rsidRPr="008F51A0">
        <w:rPr>
          <w:rFonts w:ascii="Bookman Old Style" w:hAnsi="Bookman Old Style" w:cs="Segoe UI"/>
          <w:color w:val="333333"/>
        </w:rPr>
        <w:t>Form event occurs when the user performs some action within the form such as submitting the form, selecting input field, etc.</w:t>
      </w:r>
    </w:p>
    <w:p w:rsidR="0016730B" w:rsidRPr="008F51A0" w:rsidRDefault="0016730B" w:rsidP="008F51A0">
      <w:pPr>
        <w:pStyle w:val="NormalWeb"/>
        <w:shd w:val="clear" w:color="auto" w:fill="FFFFFF"/>
        <w:spacing w:before="0" w:beforeAutospacing="0" w:after="160" w:afterAutospacing="0" w:line="360" w:lineRule="auto"/>
        <w:jc w:val="both"/>
        <w:divId w:val="201092328"/>
        <w:rPr>
          <w:rFonts w:ascii="Bookman Old Style" w:hAnsi="Bookman Old Style" w:cs="Segoe UI"/>
          <w:color w:val="333333"/>
        </w:rPr>
      </w:pPr>
      <w:r w:rsidRPr="008F51A0">
        <w:rPr>
          <w:rFonts w:ascii="Bookman Old Style" w:hAnsi="Bookman Old Style" w:cs="Segoe UI"/>
          <w:color w:val="333333"/>
        </w:rPr>
        <w:t>The form events can be used with any element, but these are mainly used with HTML form elements.</w:t>
      </w:r>
    </w:p>
    <w:p w:rsidR="0016730B" w:rsidRPr="008F51A0" w:rsidRDefault="0016730B" w:rsidP="008F51A0">
      <w:pPr>
        <w:pStyle w:val="NormalWeb"/>
        <w:shd w:val="clear" w:color="auto" w:fill="FFFFFF"/>
        <w:spacing w:before="0" w:beforeAutospacing="0" w:after="160" w:afterAutospacing="0" w:line="360" w:lineRule="auto"/>
        <w:jc w:val="both"/>
        <w:divId w:val="201092328"/>
        <w:rPr>
          <w:rFonts w:ascii="Bookman Old Style" w:hAnsi="Bookman Old Style" w:cs="Segoe UI"/>
          <w:color w:val="333333"/>
        </w:rPr>
      </w:pPr>
      <w:r w:rsidRPr="008F51A0">
        <w:rPr>
          <w:rFonts w:ascii="Bookman Old Style" w:hAnsi="Bookman Old Style" w:cs="Segoe UI"/>
          <w:color w:val="333333"/>
        </w:rPr>
        <w:t>Following is the list of all Form Event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98"/>
        <w:gridCol w:w="4582"/>
      </w:tblGrid>
      <w:tr w:rsidR="0016730B" w:rsidRPr="008F51A0">
        <w:trPr>
          <w:divId w:val="201092328"/>
        </w:trPr>
        <w:tc>
          <w:tcPr>
            <w:tcW w:w="0" w:type="auto"/>
            <w:shd w:val="clear" w:color="auto" w:fill="C7CCBE"/>
            <w:tcMar>
              <w:top w:w="180" w:type="dxa"/>
              <w:left w:w="180" w:type="dxa"/>
              <w:bottom w:w="180" w:type="dxa"/>
              <w:right w:w="180" w:type="dxa"/>
            </w:tcMar>
            <w:hideMark/>
          </w:tcPr>
          <w:p w:rsidR="0016730B" w:rsidRPr="008F51A0" w:rsidRDefault="0016730B"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16730B" w:rsidRPr="008F51A0" w:rsidRDefault="0016730B"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form element loses the focus.</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value of the element is changed.</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an event when the element gets focused.</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user enters input to the element.</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oninvalid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element does not satisfy its predefined constraints.</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onreset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Triggers the event when user reset the form element values.</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Triggers the event when a search field receives some input.</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Triggers the event when the user has selected some text.</w:t>
            </w:r>
          </w:p>
        </w:tc>
      </w:tr>
      <w:tr w:rsidR="0016730B" w:rsidRPr="008F51A0">
        <w:trPr>
          <w:divId w:val="201092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30B" w:rsidRPr="008F51A0" w:rsidRDefault="0016730B"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Triggers the event when a form is submitted.</w:t>
            </w:r>
          </w:p>
        </w:tc>
      </w:tr>
    </w:tbl>
    <w:p w:rsidR="00726B03" w:rsidRPr="008F51A0" w:rsidRDefault="00726B03" w:rsidP="008F51A0">
      <w:pPr>
        <w:pStyle w:val="Heading2"/>
        <w:shd w:val="clear" w:color="auto" w:fill="FFFFFF"/>
        <w:spacing w:before="0" w:after="160" w:line="360" w:lineRule="auto"/>
        <w:jc w:val="both"/>
        <w:divId w:val="5046416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Keyboard Event Attributes</w:t>
      </w:r>
    </w:p>
    <w:p w:rsidR="00726B03" w:rsidRPr="008F51A0" w:rsidRDefault="00726B03" w:rsidP="008F51A0">
      <w:pPr>
        <w:pStyle w:val="NormalWeb"/>
        <w:shd w:val="clear" w:color="auto" w:fill="FFFFFF"/>
        <w:spacing w:before="0" w:beforeAutospacing="0" w:after="160" w:afterAutospacing="0" w:line="360" w:lineRule="auto"/>
        <w:jc w:val="both"/>
        <w:divId w:val="50464160"/>
        <w:rPr>
          <w:rFonts w:ascii="Bookman Old Style" w:eastAsiaTheme="minorEastAsia" w:hAnsi="Bookman Old Style" w:cs="Segoe UI"/>
          <w:color w:val="333333"/>
        </w:rPr>
      </w:pPr>
      <w:r w:rsidRPr="008F51A0">
        <w:rPr>
          <w:rFonts w:ascii="Bookman Old Style" w:hAnsi="Bookman Old Style" w:cs="Segoe UI"/>
          <w:color w:val="333333"/>
        </w:rPr>
        <w:t>Keyboard event occurs when a user interacts with the keyboard. Following is a list of the Keyboard event.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98"/>
        <w:gridCol w:w="4582"/>
      </w:tblGrid>
      <w:tr w:rsidR="00726B03" w:rsidRPr="008F51A0">
        <w:trPr>
          <w:divId w:val="50464160"/>
        </w:trPr>
        <w:tc>
          <w:tcPr>
            <w:tcW w:w="0" w:type="auto"/>
            <w:shd w:val="clear" w:color="auto" w:fill="C7CCBE"/>
            <w:tcMar>
              <w:top w:w="180" w:type="dxa"/>
              <w:left w:w="180" w:type="dxa"/>
              <w:bottom w:w="180" w:type="dxa"/>
              <w:right w:w="180" w:type="dxa"/>
            </w:tcMar>
            <w:hideMark/>
          </w:tcPr>
          <w:p w:rsidR="00726B03" w:rsidRPr="008F51A0" w:rsidRDefault="00726B03"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726B03" w:rsidRPr="008F51A0" w:rsidRDefault="00726B0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onkeydown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Triggers the event when the user presses down a key on the keyboard.</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onkeypress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user presses the key which displays some character.</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user releases the currently pressed key.</w:t>
            </w:r>
          </w:p>
        </w:tc>
      </w:tr>
    </w:tbl>
    <w:p w:rsidR="00726B03" w:rsidRPr="008F51A0" w:rsidRDefault="00726B03" w:rsidP="008F51A0">
      <w:pPr>
        <w:pStyle w:val="Heading2"/>
        <w:shd w:val="clear" w:color="auto" w:fill="FFFFFF"/>
        <w:spacing w:before="0" w:after="160" w:line="360" w:lineRule="auto"/>
        <w:jc w:val="both"/>
        <w:divId w:val="5046416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lastRenderedPageBreak/>
        <w:t>Mouse Event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29"/>
        <w:gridCol w:w="4351"/>
      </w:tblGrid>
      <w:tr w:rsidR="00726B03" w:rsidRPr="008F51A0">
        <w:trPr>
          <w:divId w:val="50464160"/>
        </w:trPr>
        <w:tc>
          <w:tcPr>
            <w:tcW w:w="0" w:type="auto"/>
            <w:shd w:val="clear" w:color="auto" w:fill="C7CCBE"/>
            <w:tcMar>
              <w:top w:w="180" w:type="dxa"/>
              <w:left w:w="180" w:type="dxa"/>
              <w:bottom w:w="180" w:type="dxa"/>
              <w:right w:w="180" w:type="dxa"/>
            </w:tcMar>
            <w:hideMark/>
          </w:tcPr>
          <w:p w:rsidR="00726B03" w:rsidRPr="008F51A0" w:rsidRDefault="00726B03"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726B03" w:rsidRPr="008F51A0" w:rsidRDefault="00726B03"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onclick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clicks on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ondblclick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mouse double-click occurs on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button is pressed on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pointer moves over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moves outside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moves onto the element.</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button is released.</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onmousewheel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Deprecated. Use the onwheel attribute.</w:t>
            </w:r>
          </w:p>
        </w:tc>
      </w:tr>
      <w:tr w:rsidR="00726B03" w:rsidRPr="008F51A0">
        <w:trPr>
          <w:divId w:val="504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onwheel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6B03" w:rsidRPr="008F51A0" w:rsidRDefault="00726B03"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mouse wheel rolls up or down on the element</w:t>
            </w:r>
          </w:p>
        </w:tc>
      </w:tr>
    </w:tbl>
    <w:p w:rsidR="000A4FEF" w:rsidRPr="008F51A0" w:rsidRDefault="000A4FEF" w:rsidP="008F51A0">
      <w:pPr>
        <w:pStyle w:val="Heading2"/>
        <w:shd w:val="clear" w:color="auto" w:fill="FFFFFF"/>
        <w:spacing w:before="0" w:after="160" w:line="360" w:lineRule="auto"/>
        <w:jc w:val="both"/>
        <w:divId w:val="20084399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Clipboard Event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98"/>
        <w:gridCol w:w="4582"/>
      </w:tblGrid>
      <w:tr w:rsidR="000A4FEF" w:rsidRPr="008F51A0">
        <w:trPr>
          <w:divId w:val="2008439970"/>
        </w:trPr>
        <w:tc>
          <w:tcPr>
            <w:tcW w:w="0" w:type="auto"/>
            <w:shd w:val="clear" w:color="auto" w:fill="C7CCBE"/>
            <w:tcMar>
              <w:top w:w="180" w:type="dxa"/>
              <w:left w:w="180" w:type="dxa"/>
              <w:bottom w:w="180" w:type="dxa"/>
              <w:right w:w="180" w:type="dxa"/>
            </w:tcMar>
            <w:hideMark/>
          </w:tcPr>
          <w:p w:rsidR="000A4FEF" w:rsidRPr="008F51A0" w:rsidRDefault="000A4FEF"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0A4FEF" w:rsidRPr="008F51A0" w:rsidRDefault="000A4FEF"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lastRenderedPageBreak/>
              <w:t>oncopy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user copies the content to the system clipboard.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content of an element is cut and copy to the clipboard.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onpaste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Trigger the event when the user pastes some content in an element.</w:t>
            </w:r>
          </w:p>
        </w:tc>
      </w:tr>
    </w:tbl>
    <w:p w:rsidR="000A4FEF" w:rsidRPr="008F51A0" w:rsidRDefault="000A4FEF" w:rsidP="008F51A0">
      <w:pPr>
        <w:pStyle w:val="Heading2"/>
        <w:shd w:val="clear" w:color="auto" w:fill="FFFFFF"/>
        <w:spacing w:before="0" w:after="160" w:line="360" w:lineRule="auto"/>
        <w:jc w:val="both"/>
        <w:divId w:val="2008439970"/>
        <w:rPr>
          <w:rFonts w:ascii="Bookman Old Style" w:eastAsia="Times New Roman" w:hAnsi="Bookman Old Style" w:cs="Helvetica"/>
          <w:color w:val="610B38"/>
          <w:sz w:val="38"/>
          <w:szCs w:val="38"/>
        </w:rPr>
      </w:pPr>
      <w:r w:rsidRPr="008F51A0">
        <w:rPr>
          <w:rFonts w:ascii="Bookman Old Style" w:eastAsia="Times New Roman" w:hAnsi="Bookman Old Style" w:cs="Helvetica"/>
          <w:b/>
          <w:bCs/>
          <w:color w:val="610B38"/>
          <w:sz w:val="38"/>
          <w:szCs w:val="38"/>
        </w:rPr>
        <w:t>Media Event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21"/>
        <w:gridCol w:w="3959"/>
      </w:tblGrid>
      <w:tr w:rsidR="000A4FEF" w:rsidRPr="008F51A0">
        <w:trPr>
          <w:divId w:val="2008439970"/>
        </w:trPr>
        <w:tc>
          <w:tcPr>
            <w:tcW w:w="0" w:type="auto"/>
            <w:shd w:val="clear" w:color="auto" w:fill="C7CCBE"/>
            <w:tcMar>
              <w:top w:w="180" w:type="dxa"/>
              <w:left w:w="180" w:type="dxa"/>
              <w:bottom w:w="180" w:type="dxa"/>
              <w:right w:w="180" w:type="dxa"/>
            </w:tcMar>
            <w:hideMark/>
          </w:tcPr>
          <w:p w:rsidR="000A4FEF" w:rsidRPr="008F51A0" w:rsidRDefault="000A4FEF" w:rsidP="008F51A0">
            <w:pPr>
              <w:spacing w:line="360" w:lineRule="auto"/>
              <w:rPr>
                <w:rFonts w:ascii="Bookman Old Style" w:eastAsia="Times New Roman" w:hAnsi="Bookman Old Style" w:cs="Times New Roman"/>
                <w:b/>
                <w:bCs/>
                <w:color w:val="000000"/>
                <w:sz w:val="26"/>
                <w:szCs w:val="26"/>
              </w:rPr>
            </w:pPr>
            <w:r w:rsidRPr="008F51A0">
              <w:rPr>
                <w:rFonts w:ascii="Bookman Old Style" w:eastAsia="Times New Roman" w:hAnsi="Bookman Old Style"/>
                <w:b/>
                <w:bCs/>
                <w:color w:val="000000"/>
                <w:sz w:val="26"/>
                <w:szCs w:val="26"/>
              </w:rPr>
              <w:t>Attribute</w:t>
            </w:r>
          </w:p>
        </w:tc>
        <w:tc>
          <w:tcPr>
            <w:tcW w:w="0" w:type="auto"/>
            <w:shd w:val="clear" w:color="auto" w:fill="C7CCBE"/>
            <w:tcMar>
              <w:top w:w="180" w:type="dxa"/>
              <w:left w:w="180" w:type="dxa"/>
              <w:bottom w:w="180" w:type="dxa"/>
              <w:right w:w="180" w:type="dxa"/>
            </w:tcMar>
            <w:hideMark/>
          </w:tcPr>
          <w:p w:rsidR="000A4FEF" w:rsidRPr="008F51A0" w:rsidRDefault="000A4FEF" w:rsidP="008F51A0">
            <w:pPr>
              <w:spacing w:line="360" w:lineRule="auto"/>
              <w:rPr>
                <w:rFonts w:ascii="Bookman Old Style" w:eastAsia="Times New Roman" w:hAnsi="Bookman Old Style"/>
                <w:b/>
                <w:bCs/>
                <w:color w:val="000000"/>
                <w:sz w:val="26"/>
                <w:szCs w:val="26"/>
              </w:rPr>
            </w:pPr>
            <w:r w:rsidRPr="008F51A0">
              <w:rPr>
                <w:rFonts w:ascii="Bookman Old Style" w:eastAsia="Times New Roman" w:hAnsi="Bookman Old Style"/>
                <w:b/>
                <w:bCs/>
                <w:color w:val="000000"/>
                <w:sz w:val="26"/>
                <w:szCs w:val="26"/>
              </w:rPr>
              <w:t>Description</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sz w:val="24"/>
                <w:szCs w:val="24"/>
              </w:rPr>
            </w:pPr>
            <w:r w:rsidRPr="008F51A0">
              <w:rPr>
                <w:rFonts w:ascii="Bookman Old Style" w:eastAsia="Times New Roman" w:hAnsi="Bookman Old Style" w:cs="Segoe UI"/>
                <w:color w:val="333333"/>
              </w:rPr>
              <w:t>onabort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playback is aborted.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oncanplay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media file is ready to play.</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oncanplaythrough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media file is ready to play without buffering or stopping.</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oncuechange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text cue of &lt;track&gt; element is changed.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ondurationchange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media file duration is changed.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onemptied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if media occurs some fatal error, and the file becomes unavailable.</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onended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media file occurs its end point.</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some error occurred while fetching the media data.</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onloadeddata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data is loaded.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onloadedmetadata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metadata of media file is loaded.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onloadstart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loading of media file starts.</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onpause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playback is paused.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onplay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file ready to play after being paused.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onplaying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file is started playing.</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onprogress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the browser is in the process of getting the media data.</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onratechange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playback speed changed.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onseeked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seek operation is ended and seeking attribute is set to false.</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lastRenderedPageBreak/>
              <w:t>onseeking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seek operation is active and seeking attribute is set to true.</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onstalled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browser unexpectedly stopped fetching the data media.</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onsuspend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if fetching of media data is intentionally stopped.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ontimeupdate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playback position is changed, such as if a user fasts forward the track.</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onvolumechange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when media volume is changed (muted or unmuted).</w:t>
            </w:r>
          </w:p>
        </w:tc>
      </w:tr>
      <w:tr w:rsidR="000A4FEF" w:rsidRPr="008F51A0">
        <w:trPr>
          <w:divId w:val="20084399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onwaiting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A4FEF" w:rsidRPr="008F51A0" w:rsidRDefault="000A4FEF" w:rsidP="008F51A0">
            <w:pPr>
              <w:spacing w:line="360" w:lineRule="auto"/>
              <w:jc w:val="both"/>
              <w:rPr>
                <w:rFonts w:ascii="Bookman Old Style" w:eastAsia="Times New Roman" w:hAnsi="Bookman Old Style" w:cs="Segoe UI"/>
                <w:color w:val="333333"/>
              </w:rPr>
            </w:pPr>
            <w:r w:rsidRPr="008F51A0">
              <w:rPr>
                <w:rFonts w:ascii="Bookman Old Style" w:eastAsia="Times New Roman" w:hAnsi="Bookman Old Style" w:cs="Segoe UI"/>
                <w:color w:val="333333"/>
              </w:rPr>
              <w:t>Executed the script if playback pause to wait for loading more data.</w:t>
            </w:r>
          </w:p>
        </w:tc>
      </w:tr>
    </w:tbl>
    <w:p w:rsidR="00631D60" w:rsidRPr="008F51A0" w:rsidRDefault="00631D60" w:rsidP="008F51A0">
      <w:pPr>
        <w:pStyle w:val="NormalWeb"/>
        <w:shd w:val="clear" w:color="auto" w:fill="FFFFFF"/>
        <w:spacing w:before="0" w:beforeAutospacing="0" w:after="160" w:afterAutospacing="0" w:line="360" w:lineRule="auto"/>
        <w:jc w:val="both"/>
        <w:divId w:val="1060714163"/>
        <w:rPr>
          <w:rFonts w:ascii="Bookman Old Style" w:eastAsiaTheme="minorEastAsia" w:hAnsi="Bookman Old Style" w:cs="Segoe UI"/>
          <w:b/>
          <w:bCs/>
          <w:color w:val="333333"/>
        </w:rPr>
      </w:pPr>
    </w:p>
    <w:sectPr w:rsidR="00631D60" w:rsidRPr="008F51A0" w:rsidSect="005856CE">
      <w:pgSz w:w="11907" w:h="16839"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34A9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0FE3C0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1E973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BD46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8C4F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A440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AA2D0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0B1A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5320A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54D06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58854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6493C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6C971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6DF3E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CE19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7D40E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83053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83D30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85B2C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85F65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A255BBE"/>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0A2678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A603D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AA217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B7700F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0B8F18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B9927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C751B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C996C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CF24A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D454A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D6468F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DB177D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DDF57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E190E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E8773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E8833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F3C1553"/>
    <w:multiLevelType w:val="multilevel"/>
    <w:tmpl w:val="8552F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114F3E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15775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1B047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28B0C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2DC387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13E60D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50B05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59115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60C71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62257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65C76A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nsid w:val="16C77CD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74B3F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83F4D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8FB0A6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19186A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963125C"/>
    <w:multiLevelType w:val="multilevel"/>
    <w:tmpl w:val="FFFFFFFF"/>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nsid w:val="19FA389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A7C41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AA448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AD45D3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nsid w:val="1B0D06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1B251B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B4561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B5E0F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B7B79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1C4B2EBC"/>
    <w:multiLevelType w:val="hybridMultilevel"/>
    <w:tmpl w:val="2BA26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1CDC5F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EA14B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EB81E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F2913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FEE37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0616B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06B72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07B534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nsid w:val="208010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1D357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30B10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3D141A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46A22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55F699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nsid w:val="26CB60B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272E3F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275641D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nsid w:val="27BE54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27C030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7D67F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7E06C2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89D4E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9BF4B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9E02C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A9F5C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AAE1A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BA46D1E"/>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nsid w:val="2CCC4B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D571D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DF963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2E996D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EA410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F18605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nsid w:val="2F1A2E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FF32E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307B21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31037A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3125114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nsid w:val="31607A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318873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31930EAF"/>
    <w:multiLevelType w:val="hybridMultilevel"/>
    <w:tmpl w:val="FFF8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32731B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35F06A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3B44E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33F27F2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nsid w:val="341431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34AD0C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4BD6D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34CD55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356518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35AE19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60A6A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61513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65C20D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6691F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36CF60F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nsid w:val="37171F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78B18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37B55A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80256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385D7B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87C38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91E6E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395B22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3A0B65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3A8120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3AA57A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3AC308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AE511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3AF87F74"/>
    <w:multiLevelType w:val="multilevel"/>
    <w:tmpl w:val="FFFFFFFF"/>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5">
    <w:nsid w:val="3B8B70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3CF258F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3D366E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EDD5F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3FA8494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nsid w:val="410231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41604C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41C30A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427D75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42C421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435D0C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449133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44F475D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453F54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457A13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459F31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45F4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472A689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nsid w:val="473909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47DB72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47FC3F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494B09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49840E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4A625C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4ABA07F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4ABD0B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4AC774F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nsid w:val="4AF561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B0B16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B220B3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nsid w:val="4B540C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4B5E2B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4C4715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4C843A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4D37048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nsid w:val="4D381A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4ED337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4F9F51E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nsid w:val="506C02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507323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51491CEE"/>
    <w:multiLevelType w:val="multilevel"/>
    <w:tmpl w:val="1E1E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527C29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52F673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53A82D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53C323B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nsid w:val="546E59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547721A6"/>
    <w:multiLevelType w:val="multilevel"/>
    <w:tmpl w:val="FFFFFFFF"/>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2">
    <w:nsid w:val="550A21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550A33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552704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557F355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558F0C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55A90E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669432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9">
    <w:nsid w:val="56831AD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56A96A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5731320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nsid w:val="57FC31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584462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586A21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58B016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59E74A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A070C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5BC556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5C085C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5C0D38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5C4B75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D0307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5D20526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5D5B41D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5D6C3D0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5D930E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DC401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5DF559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5E2A49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5EF935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5F8F29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60EA43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619E3A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61E846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61EE21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631728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66B4491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nsid w:val="67951F4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67A85F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67E62ED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nsid w:val="67EA37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686002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68D44C4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68F130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691D3E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699D699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69BE7F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69D5567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6AC011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6AC13E84"/>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1">
    <w:nsid w:val="6AD713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6AEA65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6BC706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6BDD49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CA711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6CE00AC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6D854C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6F2062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F2C29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6FCD61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705D63F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2">
    <w:nsid w:val="70606455"/>
    <w:multiLevelType w:val="multilevel"/>
    <w:tmpl w:val="FFFFFFFF"/>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3">
    <w:nsid w:val="70B648C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71505D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717C74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71B56B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721E3F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734856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73AC4D4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0">
    <w:nsid w:val="74176C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744379C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nsid w:val="74B648C6"/>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3">
    <w:nsid w:val="75EA61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768C2A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769B5D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785365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788C69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78FE01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7917424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0">
    <w:nsid w:val="795F78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79E521B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79FE67F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3">
    <w:nsid w:val="7A834972"/>
    <w:multiLevelType w:val="multilevel"/>
    <w:tmpl w:val="FFFFFFFF"/>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4">
    <w:nsid w:val="7BC462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7C8301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7CAF29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7CB177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7D2B33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7D7119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7DC83C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7DE92F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75"/>
  </w:num>
  <w:num w:numId="3">
    <w:abstractNumId w:val="251"/>
  </w:num>
  <w:num w:numId="4">
    <w:abstractNumId w:val="120"/>
  </w:num>
  <w:num w:numId="5">
    <w:abstractNumId w:val="130"/>
  </w:num>
  <w:num w:numId="6">
    <w:abstractNumId w:val="64"/>
  </w:num>
  <w:num w:numId="7">
    <w:abstractNumId w:val="203"/>
  </w:num>
  <w:num w:numId="8">
    <w:abstractNumId w:val="179"/>
  </w:num>
  <w:num w:numId="9">
    <w:abstractNumId w:val="249"/>
  </w:num>
  <w:num w:numId="10">
    <w:abstractNumId w:val="214"/>
  </w:num>
  <w:num w:numId="11">
    <w:abstractNumId w:val="47"/>
  </w:num>
  <w:num w:numId="12">
    <w:abstractNumId w:val="26"/>
  </w:num>
  <w:num w:numId="13">
    <w:abstractNumId w:val="39"/>
  </w:num>
  <w:num w:numId="14">
    <w:abstractNumId w:val="38"/>
  </w:num>
  <w:num w:numId="15">
    <w:abstractNumId w:val="95"/>
  </w:num>
  <w:num w:numId="16">
    <w:abstractNumId w:val="149"/>
  </w:num>
  <w:num w:numId="17">
    <w:abstractNumId w:val="135"/>
  </w:num>
  <w:num w:numId="18">
    <w:abstractNumId w:val="223"/>
  </w:num>
  <w:num w:numId="19">
    <w:abstractNumId w:val="165"/>
  </w:num>
  <w:num w:numId="20">
    <w:abstractNumId w:val="19"/>
  </w:num>
  <w:num w:numId="21">
    <w:abstractNumId w:val="128"/>
  </w:num>
  <w:num w:numId="22">
    <w:abstractNumId w:val="48"/>
  </w:num>
  <w:num w:numId="23">
    <w:abstractNumId w:val="58"/>
  </w:num>
  <w:num w:numId="24">
    <w:abstractNumId w:val="164"/>
  </w:num>
  <w:num w:numId="25">
    <w:abstractNumId w:val="211"/>
  </w:num>
  <w:num w:numId="26">
    <w:abstractNumId w:val="241"/>
  </w:num>
  <w:num w:numId="27">
    <w:abstractNumId w:val="3"/>
  </w:num>
  <w:num w:numId="28">
    <w:abstractNumId w:val="20"/>
  </w:num>
  <w:num w:numId="29">
    <w:abstractNumId w:val="40"/>
  </w:num>
  <w:num w:numId="30">
    <w:abstractNumId w:val="197"/>
  </w:num>
  <w:num w:numId="31">
    <w:abstractNumId w:val="111"/>
  </w:num>
  <w:num w:numId="32">
    <w:abstractNumId w:val="198"/>
  </w:num>
  <w:num w:numId="33">
    <w:abstractNumId w:val="94"/>
  </w:num>
  <w:num w:numId="34">
    <w:abstractNumId w:val="145"/>
  </w:num>
  <w:num w:numId="35">
    <w:abstractNumId w:val="185"/>
  </w:num>
  <w:num w:numId="36">
    <w:abstractNumId w:val="10"/>
  </w:num>
  <w:num w:numId="37">
    <w:abstractNumId w:val="176"/>
  </w:num>
  <w:num w:numId="38">
    <w:abstractNumId w:val="96"/>
  </w:num>
  <w:num w:numId="39">
    <w:abstractNumId w:val="75"/>
  </w:num>
  <w:num w:numId="40">
    <w:abstractNumId w:val="152"/>
  </w:num>
  <w:num w:numId="41">
    <w:abstractNumId w:val="190"/>
  </w:num>
  <w:num w:numId="42">
    <w:abstractNumId w:val="256"/>
  </w:num>
  <w:num w:numId="43">
    <w:abstractNumId w:val="141"/>
  </w:num>
  <w:num w:numId="44">
    <w:abstractNumId w:val="68"/>
  </w:num>
  <w:num w:numId="45">
    <w:abstractNumId w:val="199"/>
  </w:num>
  <w:num w:numId="46">
    <w:abstractNumId w:val="169"/>
  </w:num>
  <w:num w:numId="47">
    <w:abstractNumId w:val="21"/>
  </w:num>
  <w:num w:numId="48">
    <w:abstractNumId w:val="50"/>
  </w:num>
  <w:num w:numId="49">
    <w:abstractNumId w:val="155"/>
  </w:num>
  <w:num w:numId="50">
    <w:abstractNumId w:val="183"/>
  </w:num>
  <w:num w:numId="51">
    <w:abstractNumId w:val="226"/>
  </w:num>
  <w:num w:numId="52">
    <w:abstractNumId w:val="66"/>
  </w:num>
  <w:num w:numId="53">
    <w:abstractNumId w:val="41"/>
  </w:num>
  <w:num w:numId="54">
    <w:abstractNumId w:val="51"/>
  </w:num>
  <w:num w:numId="55">
    <w:abstractNumId w:val="99"/>
  </w:num>
  <w:num w:numId="56">
    <w:abstractNumId w:val="236"/>
  </w:num>
  <w:num w:numId="57">
    <w:abstractNumId w:val="224"/>
  </w:num>
  <w:num w:numId="58">
    <w:abstractNumId w:val="219"/>
  </w:num>
  <w:num w:numId="59">
    <w:abstractNumId w:val="24"/>
  </w:num>
  <w:num w:numId="60">
    <w:abstractNumId w:val="131"/>
  </w:num>
  <w:num w:numId="61">
    <w:abstractNumId w:val="231"/>
  </w:num>
  <w:num w:numId="62">
    <w:abstractNumId w:val="143"/>
  </w:num>
  <w:num w:numId="63">
    <w:abstractNumId w:val="118"/>
  </w:num>
  <w:num w:numId="64">
    <w:abstractNumId w:val="216"/>
  </w:num>
  <w:num w:numId="65">
    <w:abstractNumId w:val="247"/>
  </w:num>
  <w:num w:numId="66">
    <w:abstractNumId w:val="106"/>
  </w:num>
  <w:num w:numId="67">
    <w:abstractNumId w:val="173"/>
  </w:num>
  <w:num w:numId="68">
    <w:abstractNumId w:val="178"/>
  </w:num>
  <w:num w:numId="69">
    <w:abstractNumId w:val="153"/>
  </w:num>
  <w:num w:numId="70">
    <w:abstractNumId w:val="6"/>
  </w:num>
  <w:num w:numId="71">
    <w:abstractNumId w:val="132"/>
  </w:num>
  <w:num w:numId="72">
    <w:abstractNumId w:val="268"/>
  </w:num>
  <w:num w:numId="73">
    <w:abstractNumId w:val="137"/>
  </w:num>
  <w:num w:numId="74">
    <w:abstractNumId w:val="246"/>
  </w:num>
  <w:num w:numId="75">
    <w:abstractNumId w:val="150"/>
  </w:num>
  <w:num w:numId="76">
    <w:abstractNumId w:val="53"/>
  </w:num>
  <w:num w:numId="77">
    <w:abstractNumId w:val="25"/>
  </w:num>
  <w:num w:numId="78">
    <w:abstractNumId w:val="187"/>
  </w:num>
  <w:num w:numId="79">
    <w:abstractNumId w:val="142"/>
  </w:num>
  <w:num w:numId="80">
    <w:abstractNumId w:val="269"/>
  </w:num>
  <w:num w:numId="81">
    <w:abstractNumId w:val="189"/>
  </w:num>
  <w:num w:numId="82">
    <w:abstractNumId w:val="195"/>
  </w:num>
  <w:num w:numId="83">
    <w:abstractNumId w:val="218"/>
  </w:num>
  <w:num w:numId="84">
    <w:abstractNumId w:val="97"/>
  </w:num>
  <w:num w:numId="85">
    <w:abstractNumId w:val="260"/>
  </w:num>
  <w:num w:numId="86">
    <w:abstractNumId w:val="248"/>
  </w:num>
  <w:num w:numId="87">
    <w:abstractNumId w:val="151"/>
  </w:num>
  <w:num w:numId="88">
    <w:abstractNumId w:val="1"/>
  </w:num>
  <w:num w:numId="89">
    <w:abstractNumId w:val="163"/>
  </w:num>
  <w:num w:numId="90">
    <w:abstractNumId w:val="57"/>
  </w:num>
  <w:num w:numId="91">
    <w:abstractNumId w:val="194"/>
  </w:num>
  <w:num w:numId="92">
    <w:abstractNumId w:val="263"/>
  </w:num>
  <w:num w:numId="93">
    <w:abstractNumId w:val="229"/>
  </w:num>
  <w:num w:numId="94">
    <w:abstractNumId w:val="54"/>
  </w:num>
  <w:num w:numId="95">
    <w:abstractNumId w:val="12"/>
  </w:num>
  <w:num w:numId="96">
    <w:abstractNumId w:val="134"/>
  </w:num>
  <w:num w:numId="97">
    <w:abstractNumId w:val="84"/>
  </w:num>
  <w:num w:numId="98">
    <w:abstractNumId w:val="181"/>
  </w:num>
  <w:num w:numId="99">
    <w:abstractNumId w:val="158"/>
  </w:num>
  <w:num w:numId="100">
    <w:abstractNumId w:val="242"/>
  </w:num>
  <w:num w:numId="101">
    <w:abstractNumId w:val="113"/>
  </w:num>
  <w:num w:numId="102">
    <w:abstractNumId w:val="109"/>
  </w:num>
  <w:num w:numId="103">
    <w:abstractNumId w:val="71"/>
  </w:num>
  <w:num w:numId="104">
    <w:abstractNumId w:val="259"/>
  </w:num>
  <w:num w:numId="105">
    <w:abstractNumId w:val="16"/>
  </w:num>
  <w:num w:numId="106">
    <w:abstractNumId w:val="139"/>
  </w:num>
  <w:num w:numId="107">
    <w:abstractNumId w:val="8"/>
  </w:num>
  <w:num w:numId="108">
    <w:abstractNumId w:val="0"/>
  </w:num>
  <w:num w:numId="109">
    <w:abstractNumId w:val="126"/>
  </w:num>
  <w:num w:numId="110">
    <w:abstractNumId w:val="262"/>
  </w:num>
  <w:num w:numId="111">
    <w:abstractNumId w:val="237"/>
  </w:num>
  <w:num w:numId="112">
    <w:abstractNumId w:val="86"/>
  </w:num>
  <w:num w:numId="113">
    <w:abstractNumId w:val="56"/>
  </w:num>
  <w:num w:numId="114">
    <w:abstractNumId w:val="125"/>
  </w:num>
  <w:num w:numId="115">
    <w:abstractNumId w:val="133"/>
  </w:num>
  <w:num w:numId="116">
    <w:abstractNumId w:val="67"/>
  </w:num>
  <w:num w:numId="117">
    <w:abstractNumId w:val="55"/>
  </w:num>
  <w:num w:numId="118">
    <w:abstractNumId w:val="193"/>
  </w:num>
  <w:num w:numId="119">
    <w:abstractNumId w:val="254"/>
  </w:num>
  <w:num w:numId="120">
    <w:abstractNumId w:val="117"/>
  </w:num>
  <w:num w:numId="121">
    <w:abstractNumId w:val="79"/>
  </w:num>
  <w:num w:numId="122">
    <w:abstractNumId w:val="87"/>
  </w:num>
  <w:num w:numId="123">
    <w:abstractNumId w:val="4"/>
  </w:num>
  <w:num w:numId="124">
    <w:abstractNumId w:val="222"/>
  </w:num>
  <w:num w:numId="125">
    <w:abstractNumId w:val="107"/>
  </w:num>
  <w:num w:numId="126">
    <w:abstractNumId w:val="204"/>
  </w:num>
  <w:num w:numId="127">
    <w:abstractNumId w:val="154"/>
  </w:num>
  <w:num w:numId="128">
    <w:abstractNumId w:val="213"/>
  </w:num>
  <w:num w:numId="129">
    <w:abstractNumId w:val="159"/>
  </w:num>
  <w:num w:numId="130">
    <w:abstractNumId w:val="76"/>
  </w:num>
  <w:num w:numId="131">
    <w:abstractNumId w:val="270"/>
  </w:num>
  <w:num w:numId="132">
    <w:abstractNumId w:val="104"/>
  </w:num>
  <w:num w:numId="133">
    <w:abstractNumId w:val="215"/>
  </w:num>
  <w:num w:numId="134">
    <w:abstractNumId w:val="196"/>
  </w:num>
  <w:num w:numId="135">
    <w:abstractNumId w:val="182"/>
  </w:num>
  <w:num w:numId="136">
    <w:abstractNumId w:val="30"/>
  </w:num>
  <w:num w:numId="137">
    <w:abstractNumId w:val="98"/>
  </w:num>
  <w:num w:numId="138">
    <w:abstractNumId w:val="92"/>
  </w:num>
  <w:num w:numId="139">
    <w:abstractNumId w:val="267"/>
  </w:num>
  <w:num w:numId="140">
    <w:abstractNumId w:val="124"/>
  </w:num>
  <w:num w:numId="141">
    <w:abstractNumId w:val="265"/>
  </w:num>
  <w:num w:numId="142">
    <w:abstractNumId w:val="210"/>
  </w:num>
  <w:num w:numId="143">
    <w:abstractNumId w:val="52"/>
  </w:num>
  <w:num w:numId="144">
    <w:abstractNumId w:val="221"/>
  </w:num>
  <w:num w:numId="145">
    <w:abstractNumId w:val="108"/>
  </w:num>
  <w:num w:numId="146">
    <w:abstractNumId w:val="250"/>
  </w:num>
  <w:num w:numId="147">
    <w:abstractNumId w:val="80"/>
  </w:num>
  <w:num w:numId="148">
    <w:abstractNumId w:val="45"/>
  </w:num>
  <w:num w:numId="149">
    <w:abstractNumId w:val="205"/>
  </w:num>
  <w:num w:numId="150">
    <w:abstractNumId w:val="230"/>
  </w:num>
  <w:num w:numId="151">
    <w:abstractNumId w:val="31"/>
  </w:num>
  <w:num w:numId="152">
    <w:abstractNumId w:val="105"/>
  </w:num>
  <w:num w:numId="153">
    <w:abstractNumId w:val="180"/>
  </w:num>
  <w:num w:numId="154">
    <w:abstractNumId w:val="78"/>
  </w:num>
  <w:num w:numId="155">
    <w:abstractNumId w:val="127"/>
  </w:num>
  <w:num w:numId="156">
    <w:abstractNumId w:val="227"/>
  </w:num>
  <w:num w:numId="157">
    <w:abstractNumId w:val="160"/>
  </w:num>
  <w:num w:numId="158">
    <w:abstractNumId w:val="11"/>
  </w:num>
  <w:num w:numId="159">
    <w:abstractNumId w:val="220"/>
  </w:num>
  <w:num w:numId="160">
    <w:abstractNumId w:val="77"/>
  </w:num>
  <w:num w:numId="161">
    <w:abstractNumId w:val="2"/>
  </w:num>
  <w:num w:numId="162">
    <w:abstractNumId w:val="100"/>
  </w:num>
  <w:num w:numId="163">
    <w:abstractNumId w:val="264"/>
  </w:num>
  <w:num w:numId="164">
    <w:abstractNumId w:val="29"/>
  </w:num>
  <w:num w:numId="165">
    <w:abstractNumId w:val="156"/>
  </w:num>
  <w:num w:numId="166">
    <w:abstractNumId w:val="148"/>
  </w:num>
  <w:num w:numId="167">
    <w:abstractNumId w:val="174"/>
  </w:num>
  <w:num w:numId="168">
    <w:abstractNumId w:val="69"/>
  </w:num>
  <w:num w:numId="169">
    <w:abstractNumId w:val="13"/>
  </w:num>
  <w:num w:numId="170">
    <w:abstractNumId w:val="207"/>
  </w:num>
  <w:num w:numId="171">
    <w:abstractNumId w:val="122"/>
  </w:num>
  <w:num w:numId="172">
    <w:abstractNumId w:val="206"/>
  </w:num>
  <w:num w:numId="173">
    <w:abstractNumId w:val="72"/>
  </w:num>
  <w:num w:numId="174">
    <w:abstractNumId w:val="209"/>
  </w:num>
  <w:num w:numId="175">
    <w:abstractNumId w:val="116"/>
  </w:num>
  <w:num w:numId="176">
    <w:abstractNumId w:val="217"/>
  </w:num>
  <w:num w:numId="177">
    <w:abstractNumId w:val="157"/>
  </w:num>
  <w:num w:numId="178">
    <w:abstractNumId w:val="232"/>
  </w:num>
  <w:num w:numId="179">
    <w:abstractNumId w:val="201"/>
  </w:num>
  <w:num w:numId="180">
    <w:abstractNumId w:val="63"/>
  </w:num>
  <w:num w:numId="181">
    <w:abstractNumId w:val="82"/>
  </w:num>
  <w:num w:numId="182">
    <w:abstractNumId w:val="46"/>
  </w:num>
  <w:num w:numId="183">
    <w:abstractNumId w:val="73"/>
  </w:num>
  <w:num w:numId="184">
    <w:abstractNumId w:val="88"/>
  </w:num>
  <w:num w:numId="185">
    <w:abstractNumId w:val="7"/>
  </w:num>
  <w:num w:numId="186">
    <w:abstractNumId w:val="243"/>
  </w:num>
  <w:num w:numId="187">
    <w:abstractNumId w:val="85"/>
  </w:num>
  <w:num w:numId="188">
    <w:abstractNumId w:val="146"/>
  </w:num>
  <w:num w:numId="189">
    <w:abstractNumId w:val="245"/>
  </w:num>
  <w:num w:numId="190">
    <w:abstractNumId w:val="112"/>
  </w:num>
  <w:num w:numId="191">
    <w:abstractNumId w:val="167"/>
  </w:num>
  <w:num w:numId="192">
    <w:abstractNumId w:val="93"/>
  </w:num>
  <w:num w:numId="193">
    <w:abstractNumId w:val="200"/>
  </w:num>
  <w:num w:numId="194">
    <w:abstractNumId w:val="144"/>
  </w:num>
  <w:num w:numId="195">
    <w:abstractNumId w:val="188"/>
  </w:num>
  <w:num w:numId="196">
    <w:abstractNumId w:val="140"/>
  </w:num>
  <w:num w:numId="197">
    <w:abstractNumId w:val="70"/>
  </w:num>
  <w:num w:numId="198">
    <w:abstractNumId w:val="60"/>
  </w:num>
  <w:num w:numId="199">
    <w:abstractNumId w:val="162"/>
  </w:num>
  <w:num w:numId="200">
    <w:abstractNumId w:val="36"/>
  </w:num>
  <w:num w:numId="201">
    <w:abstractNumId w:val="191"/>
  </w:num>
  <w:num w:numId="202">
    <w:abstractNumId w:val="110"/>
  </w:num>
  <w:num w:numId="203">
    <w:abstractNumId w:val="235"/>
  </w:num>
  <w:num w:numId="204">
    <w:abstractNumId w:val="212"/>
  </w:num>
  <w:num w:numId="205">
    <w:abstractNumId w:val="114"/>
  </w:num>
  <w:num w:numId="206">
    <w:abstractNumId w:val="28"/>
  </w:num>
  <w:num w:numId="207">
    <w:abstractNumId w:val="18"/>
  </w:num>
  <w:num w:numId="208">
    <w:abstractNumId w:val="34"/>
  </w:num>
  <w:num w:numId="209">
    <w:abstractNumId w:val="15"/>
  </w:num>
  <w:num w:numId="210">
    <w:abstractNumId w:val="115"/>
  </w:num>
  <w:num w:numId="211">
    <w:abstractNumId w:val="225"/>
  </w:num>
  <w:num w:numId="212">
    <w:abstractNumId w:val="257"/>
  </w:num>
  <w:num w:numId="213">
    <w:abstractNumId w:val="5"/>
  </w:num>
  <w:num w:numId="214">
    <w:abstractNumId w:val="233"/>
  </w:num>
  <w:num w:numId="215">
    <w:abstractNumId w:val="184"/>
  </w:num>
  <w:num w:numId="216">
    <w:abstractNumId w:val="89"/>
  </w:num>
  <w:num w:numId="217">
    <w:abstractNumId w:val="65"/>
  </w:num>
  <w:num w:numId="218">
    <w:abstractNumId w:val="228"/>
  </w:num>
  <w:num w:numId="219">
    <w:abstractNumId w:val="35"/>
  </w:num>
  <w:num w:numId="220">
    <w:abstractNumId w:val="121"/>
  </w:num>
  <w:num w:numId="221">
    <w:abstractNumId w:val="252"/>
  </w:num>
  <w:num w:numId="222">
    <w:abstractNumId w:val="161"/>
  </w:num>
  <w:num w:numId="223">
    <w:abstractNumId w:val="22"/>
  </w:num>
  <w:num w:numId="224">
    <w:abstractNumId w:val="166"/>
  </w:num>
  <w:num w:numId="225">
    <w:abstractNumId w:val="208"/>
  </w:num>
  <w:num w:numId="226">
    <w:abstractNumId w:val="261"/>
  </w:num>
  <w:num w:numId="227">
    <w:abstractNumId w:val="119"/>
  </w:num>
  <w:num w:numId="228">
    <w:abstractNumId w:val="253"/>
  </w:num>
  <w:num w:numId="229">
    <w:abstractNumId w:val="202"/>
  </w:num>
  <w:num w:numId="230">
    <w:abstractNumId w:val="49"/>
  </w:num>
  <w:num w:numId="231">
    <w:abstractNumId w:val="240"/>
  </w:num>
  <w:num w:numId="232">
    <w:abstractNumId w:val="147"/>
  </w:num>
  <w:num w:numId="233">
    <w:abstractNumId w:val="136"/>
  </w:num>
  <w:num w:numId="234">
    <w:abstractNumId w:val="9"/>
  </w:num>
  <w:num w:numId="235">
    <w:abstractNumId w:val="74"/>
  </w:num>
  <w:num w:numId="236">
    <w:abstractNumId w:val="27"/>
  </w:num>
  <w:num w:numId="237">
    <w:abstractNumId w:val="17"/>
  </w:num>
  <w:num w:numId="238">
    <w:abstractNumId w:val="170"/>
  </w:num>
  <w:num w:numId="239">
    <w:abstractNumId w:val="90"/>
  </w:num>
  <w:num w:numId="240">
    <w:abstractNumId w:val="168"/>
  </w:num>
  <w:num w:numId="241">
    <w:abstractNumId w:val="43"/>
  </w:num>
  <w:num w:numId="242">
    <w:abstractNumId w:val="81"/>
  </w:num>
  <w:num w:numId="243">
    <w:abstractNumId w:val="83"/>
  </w:num>
  <w:num w:numId="244">
    <w:abstractNumId w:val="138"/>
  </w:num>
  <w:num w:numId="245">
    <w:abstractNumId w:val="255"/>
  </w:num>
  <w:num w:numId="246">
    <w:abstractNumId w:val="238"/>
  </w:num>
  <w:num w:numId="247">
    <w:abstractNumId w:val="33"/>
  </w:num>
  <w:num w:numId="248">
    <w:abstractNumId w:val="59"/>
  </w:num>
  <w:num w:numId="249">
    <w:abstractNumId w:val="62"/>
  </w:num>
  <w:num w:numId="250">
    <w:abstractNumId w:val="32"/>
  </w:num>
  <w:num w:numId="251">
    <w:abstractNumId w:val="91"/>
  </w:num>
  <w:num w:numId="252">
    <w:abstractNumId w:val="258"/>
  </w:num>
  <w:num w:numId="253">
    <w:abstractNumId w:val="266"/>
  </w:num>
  <w:num w:numId="254">
    <w:abstractNumId w:val="101"/>
  </w:num>
  <w:num w:numId="255">
    <w:abstractNumId w:val="171"/>
  </w:num>
  <w:num w:numId="256">
    <w:abstractNumId w:val="234"/>
  </w:num>
  <w:num w:numId="257">
    <w:abstractNumId w:val="23"/>
  </w:num>
  <w:num w:numId="258">
    <w:abstractNumId w:val="186"/>
  </w:num>
  <w:num w:numId="259">
    <w:abstractNumId w:val="244"/>
  </w:num>
  <w:num w:numId="260">
    <w:abstractNumId w:val="42"/>
  </w:num>
  <w:num w:numId="261">
    <w:abstractNumId w:val="14"/>
  </w:num>
  <w:num w:numId="262">
    <w:abstractNumId w:val="123"/>
  </w:num>
  <w:num w:numId="263">
    <w:abstractNumId w:val="239"/>
  </w:num>
  <w:num w:numId="264">
    <w:abstractNumId w:val="61"/>
  </w:num>
  <w:num w:numId="265">
    <w:abstractNumId w:val="192"/>
  </w:num>
  <w:num w:numId="266">
    <w:abstractNumId w:val="103"/>
  </w:num>
  <w:num w:numId="267">
    <w:abstractNumId w:val="129"/>
  </w:num>
  <w:num w:numId="268">
    <w:abstractNumId w:val="271"/>
  </w:num>
  <w:num w:numId="269">
    <w:abstractNumId w:val="177"/>
  </w:num>
  <w:num w:numId="270">
    <w:abstractNumId w:val="44"/>
  </w:num>
  <w:num w:numId="271">
    <w:abstractNumId w:val="172"/>
  </w:num>
  <w:num w:numId="272">
    <w:abstractNumId w:val="102"/>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180"/>
    <w:rsid w:val="000074E4"/>
    <w:rsid w:val="000079EA"/>
    <w:rsid w:val="00007AC1"/>
    <w:rsid w:val="00020AEB"/>
    <w:rsid w:val="00022399"/>
    <w:rsid w:val="000231D0"/>
    <w:rsid w:val="000234E8"/>
    <w:rsid w:val="00025C3C"/>
    <w:rsid w:val="00027381"/>
    <w:rsid w:val="00027834"/>
    <w:rsid w:val="0003416E"/>
    <w:rsid w:val="00041B74"/>
    <w:rsid w:val="000428A8"/>
    <w:rsid w:val="0004385E"/>
    <w:rsid w:val="000446F4"/>
    <w:rsid w:val="00045842"/>
    <w:rsid w:val="000458E3"/>
    <w:rsid w:val="00050983"/>
    <w:rsid w:val="0005693D"/>
    <w:rsid w:val="00061A68"/>
    <w:rsid w:val="00064606"/>
    <w:rsid w:val="00064FB1"/>
    <w:rsid w:val="000713B8"/>
    <w:rsid w:val="000719F1"/>
    <w:rsid w:val="00072A48"/>
    <w:rsid w:val="00072CF3"/>
    <w:rsid w:val="00073FFB"/>
    <w:rsid w:val="00077B8A"/>
    <w:rsid w:val="00084A48"/>
    <w:rsid w:val="00085C85"/>
    <w:rsid w:val="00092D2B"/>
    <w:rsid w:val="000A2EC9"/>
    <w:rsid w:val="000A31EB"/>
    <w:rsid w:val="000A4FEF"/>
    <w:rsid w:val="000A670A"/>
    <w:rsid w:val="000B4333"/>
    <w:rsid w:val="000B6BBD"/>
    <w:rsid w:val="000C2B86"/>
    <w:rsid w:val="000C4234"/>
    <w:rsid w:val="000C674B"/>
    <w:rsid w:val="000D36B4"/>
    <w:rsid w:val="000D4648"/>
    <w:rsid w:val="000D4A60"/>
    <w:rsid w:val="000D716E"/>
    <w:rsid w:val="000E2234"/>
    <w:rsid w:val="000E23E3"/>
    <w:rsid w:val="000E2681"/>
    <w:rsid w:val="000E3A73"/>
    <w:rsid w:val="000E49E5"/>
    <w:rsid w:val="000E793E"/>
    <w:rsid w:val="00102E5F"/>
    <w:rsid w:val="0010579D"/>
    <w:rsid w:val="0011288E"/>
    <w:rsid w:val="00123EDA"/>
    <w:rsid w:val="00124210"/>
    <w:rsid w:val="001242BC"/>
    <w:rsid w:val="00127728"/>
    <w:rsid w:val="001326A8"/>
    <w:rsid w:val="001373A2"/>
    <w:rsid w:val="00144DCF"/>
    <w:rsid w:val="001519D6"/>
    <w:rsid w:val="00152D66"/>
    <w:rsid w:val="0015358D"/>
    <w:rsid w:val="00155BA7"/>
    <w:rsid w:val="0016730B"/>
    <w:rsid w:val="001744FC"/>
    <w:rsid w:val="00176300"/>
    <w:rsid w:val="00177D40"/>
    <w:rsid w:val="0018094C"/>
    <w:rsid w:val="00192698"/>
    <w:rsid w:val="0019676D"/>
    <w:rsid w:val="00197AC0"/>
    <w:rsid w:val="001A0FA1"/>
    <w:rsid w:val="001A4070"/>
    <w:rsid w:val="001A4235"/>
    <w:rsid w:val="001B1586"/>
    <w:rsid w:val="001C212E"/>
    <w:rsid w:val="001C3AFB"/>
    <w:rsid w:val="001C40E9"/>
    <w:rsid w:val="001C7CF9"/>
    <w:rsid w:val="001D188A"/>
    <w:rsid w:val="001E7BDB"/>
    <w:rsid w:val="00204543"/>
    <w:rsid w:val="00205128"/>
    <w:rsid w:val="0020542A"/>
    <w:rsid w:val="002175C5"/>
    <w:rsid w:val="00222588"/>
    <w:rsid w:val="002247FF"/>
    <w:rsid w:val="00230B16"/>
    <w:rsid w:val="0023387A"/>
    <w:rsid w:val="00245812"/>
    <w:rsid w:val="0024692C"/>
    <w:rsid w:val="0026618C"/>
    <w:rsid w:val="00271138"/>
    <w:rsid w:val="0027261B"/>
    <w:rsid w:val="002775F3"/>
    <w:rsid w:val="00277752"/>
    <w:rsid w:val="002816E6"/>
    <w:rsid w:val="0028198B"/>
    <w:rsid w:val="00283DF8"/>
    <w:rsid w:val="00284F00"/>
    <w:rsid w:val="00293793"/>
    <w:rsid w:val="00295166"/>
    <w:rsid w:val="002A0042"/>
    <w:rsid w:val="002A1228"/>
    <w:rsid w:val="002A270D"/>
    <w:rsid w:val="002A7784"/>
    <w:rsid w:val="002C03C2"/>
    <w:rsid w:val="002D470B"/>
    <w:rsid w:val="002D7852"/>
    <w:rsid w:val="002D7DEC"/>
    <w:rsid w:val="002E6500"/>
    <w:rsid w:val="002F0E27"/>
    <w:rsid w:val="002F4BBE"/>
    <w:rsid w:val="00301471"/>
    <w:rsid w:val="003015A9"/>
    <w:rsid w:val="003029AE"/>
    <w:rsid w:val="00302B2E"/>
    <w:rsid w:val="003038EB"/>
    <w:rsid w:val="0030456A"/>
    <w:rsid w:val="00305891"/>
    <w:rsid w:val="00313132"/>
    <w:rsid w:val="003142DE"/>
    <w:rsid w:val="00317B65"/>
    <w:rsid w:val="003337CB"/>
    <w:rsid w:val="00333CCF"/>
    <w:rsid w:val="003450F3"/>
    <w:rsid w:val="00345FAD"/>
    <w:rsid w:val="00353427"/>
    <w:rsid w:val="00367C77"/>
    <w:rsid w:val="003710DD"/>
    <w:rsid w:val="00374136"/>
    <w:rsid w:val="00382ABF"/>
    <w:rsid w:val="0038333A"/>
    <w:rsid w:val="00393E05"/>
    <w:rsid w:val="003A0482"/>
    <w:rsid w:val="003A20CC"/>
    <w:rsid w:val="003A6AE6"/>
    <w:rsid w:val="003B10BA"/>
    <w:rsid w:val="003B40BE"/>
    <w:rsid w:val="003C009B"/>
    <w:rsid w:val="003C0A1B"/>
    <w:rsid w:val="003D13FA"/>
    <w:rsid w:val="003D33D0"/>
    <w:rsid w:val="003E29F8"/>
    <w:rsid w:val="003F2BC9"/>
    <w:rsid w:val="003F3543"/>
    <w:rsid w:val="003F5150"/>
    <w:rsid w:val="004027B7"/>
    <w:rsid w:val="004059EC"/>
    <w:rsid w:val="00411DC3"/>
    <w:rsid w:val="00417431"/>
    <w:rsid w:val="0042524E"/>
    <w:rsid w:val="00427939"/>
    <w:rsid w:val="00434718"/>
    <w:rsid w:val="004363DC"/>
    <w:rsid w:val="00440179"/>
    <w:rsid w:val="00440848"/>
    <w:rsid w:val="00445011"/>
    <w:rsid w:val="004458F0"/>
    <w:rsid w:val="00447B4F"/>
    <w:rsid w:val="00447EFC"/>
    <w:rsid w:val="00451483"/>
    <w:rsid w:val="00452F1E"/>
    <w:rsid w:val="00453DA5"/>
    <w:rsid w:val="00462515"/>
    <w:rsid w:val="004643ED"/>
    <w:rsid w:val="00464555"/>
    <w:rsid w:val="00467275"/>
    <w:rsid w:val="00467879"/>
    <w:rsid w:val="00470D63"/>
    <w:rsid w:val="004752BC"/>
    <w:rsid w:val="00481BCE"/>
    <w:rsid w:val="004832CC"/>
    <w:rsid w:val="00493F87"/>
    <w:rsid w:val="00494B25"/>
    <w:rsid w:val="004A2E54"/>
    <w:rsid w:val="004A5F93"/>
    <w:rsid w:val="004B2AF9"/>
    <w:rsid w:val="004B49FE"/>
    <w:rsid w:val="004B6AD1"/>
    <w:rsid w:val="004C1BA9"/>
    <w:rsid w:val="004C34EF"/>
    <w:rsid w:val="004C36F9"/>
    <w:rsid w:val="004C394A"/>
    <w:rsid w:val="004C7092"/>
    <w:rsid w:val="004D4A49"/>
    <w:rsid w:val="004E4B26"/>
    <w:rsid w:val="004F275D"/>
    <w:rsid w:val="004F28F5"/>
    <w:rsid w:val="00500034"/>
    <w:rsid w:val="00505907"/>
    <w:rsid w:val="005071E1"/>
    <w:rsid w:val="00512147"/>
    <w:rsid w:val="005128E7"/>
    <w:rsid w:val="00515393"/>
    <w:rsid w:val="00522197"/>
    <w:rsid w:val="00525390"/>
    <w:rsid w:val="00526065"/>
    <w:rsid w:val="005300E8"/>
    <w:rsid w:val="0053130A"/>
    <w:rsid w:val="00534E78"/>
    <w:rsid w:val="00536885"/>
    <w:rsid w:val="005441A1"/>
    <w:rsid w:val="00545765"/>
    <w:rsid w:val="00545984"/>
    <w:rsid w:val="00546FDE"/>
    <w:rsid w:val="005473B6"/>
    <w:rsid w:val="00550AF7"/>
    <w:rsid w:val="00553AEC"/>
    <w:rsid w:val="00554F3B"/>
    <w:rsid w:val="00555F15"/>
    <w:rsid w:val="00560FE9"/>
    <w:rsid w:val="0056462B"/>
    <w:rsid w:val="005654A4"/>
    <w:rsid w:val="00573803"/>
    <w:rsid w:val="00573FA4"/>
    <w:rsid w:val="00576359"/>
    <w:rsid w:val="00576580"/>
    <w:rsid w:val="00576700"/>
    <w:rsid w:val="0058105E"/>
    <w:rsid w:val="005856CE"/>
    <w:rsid w:val="00585BF4"/>
    <w:rsid w:val="00590555"/>
    <w:rsid w:val="00596C62"/>
    <w:rsid w:val="005A1B35"/>
    <w:rsid w:val="005A2D4A"/>
    <w:rsid w:val="005A307E"/>
    <w:rsid w:val="005A5B06"/>
    <w:rsid w:val="005A7D41"/>
    <w:rsid w:val="005B01C2"/>
    <w:rsid w:val="005B2E78"/>
    <w:rsid w:val="005B358C"/>
    <w:rsid w:val="005B7F01"/>
    <w:rsid w:val="005C5EF3"/>
    <w:rsid w:val="005C7282"/>
    <w:rsid w:val="005C73E5"/>
    <w:rsid w:val="005D6DD4"/>
    <w:rsid w:val="005E07A4"/>
    <w:rsid w:val="005E6636"/>
    <w:rsid w:val="005E7ED9"/>
    <w:rsid w:val="005F2667"/>
    <w:rsid w:val="005F36F7"/>
    <w:rsid w:val="005F481F"/>
    <w:rsid w:val="005F5CBD"/>
    <w:rsid w:val="005F5ED7"/>
    <w:rsid w:val="005F7120"/>
    <w:rsid w:val="005F76C6"/>
    <w:rsid w:val="0060022E"/>
    <w:rsid w:val="00604558"/>
    <w:rsid w:val="00605A4B"/>
    <w:rsid w:val="00612DC8"/>
    <w:rsid w:val="0061717B"/>
    <w:rsid w:val="006200B0"/>
    <w:rsid w:val="006216D3"/>
    <w:rsid w:val="0062574B"/>
    <w:rsid w:val="00631D60"/>
    <w:rsid w:val="00634C2F"/>
    <w:rsid w:val="006411F0"/>
    <w:rsid w:val="006468D7"/>
    <w:rsid w:val="00651FBA"/>
    <w:rsid w:val="00652D0E"/>
    <w:rsid w:val="00656A19"/>
    <w:rsid w:val="0065769B"/>
    <w:rsid w:val="00663B0C"/>
    <w:rsid w:val="00664787"/>
    <w:rsid w:val="00670FCF"/>
    <w:rsid w:val="006721D3"/>
    <w:rsid w:val="006725C5"/>
    <w:rsid w:val="00672AA6"/>
    <w:rsid w:val="00676745"/>
    <w:rsid w:val="00680573"/>
    <w:rsid w:val="006831C0"/>
    <w:rsid w:val="00685725"/>
    <w:rsid w:val="006857B8"/>
    <w:rsid w:val="00686F21"/>
    <w:rsid w:val="00691843"/>
    <w:rsid w:val="00695992"/>
    <w:rsid w:val="00697505"/>
    <w:rsid w:val="006A2447"/>
    <w:rsid w:val="006A267A"/>
    <w:rsid w:val="006A6C85"/>
    <w:rsid w:val="006A726F"/>
    <w:rsid w:val="006A7521"/>
    <w:rsid w:val="006B0F73"/>
    <w:rsid w:val="006B22F9"/>
    <w:rsid w:val="006B237D"/>
    <w:rsid w:val="006B2E9E"/>
    <w:rsid w:val="006C4BF0"/>
    <w:rsid w:val="006D3C4E"/>
    <w:rsid w:val="006E0291"/>
    <w:rsid w:val="006E0E98"/>
    <w:rsid w:val="006E1ED3"/>
    <w:rsid w:val="006E3677"/>
    <w:rsid w:val="006E47B3"/>
    <w:rsid w:val="006E4DFA"/>
    <w:rsid w:val="006F02EC"/>
    <w:rsid w:val="006F05D3"/>
    <w:rsid w:val="006F0B3D"/>
    <w:rsid w:val="006F1E68"/>
    <w:rsid w:val="006F7865"/>
    <w:rsid w:val="006F7BA7"/>
    <w:rsid w:val="007076E3"/>
    <w:rsid w:val="00711D80"/>
    <w:rsid w:val="00712F80"/>
    <w:rsid w:val="00714200"/>
    <w:rsid w:val="00720658"/>
    <w:rsid w:val="007219AA"/>
    <w:rsid w:val="00726376"/>
    <w:rsid w:val="00726B03"/>
    <w:rsid w:val="00726B7D"/>
    <w:rsid w:val="0073053C"/>
    <w:rsid w:val="00733282"/>
    <w:rsid w:val="00733A7D"/>
    <w:rsid w:val="00735497"/>
    <w:rsid w:val="0073613C"/>
    <w:rsid w:val="00745002"/>
    <w:rsid w:val="00746CCB"/>
    <w:rsid w:val="00747FD9"/>
    <w:rsid w:val="00750F95"/>
    <w:rsid w:val="007512CC"/>
    <w:rsid w:val="007528C1"/>
    <w:rsid w:val="00755975"/>
    <w:rsid w:val="0075609E"/>
    <w:rsid w:val="00760DCE"/>
    <w:rsid w:val="007611B3"/>
    <w:rsid w:val="0076205D"/>
    <w:rsid w:val="00763E55"/>
    <w:rsid w:val="007647BF"/>
    <w:rsid w:val="00764FEF"/>
    <w:rsid w:val="007676A8"/>
    <w:rsid w:val="00767E0C"/>
    <w:rsid w:val="0077077F"/>
    <w:rsid w:val="00771801"/>
    <w:rsid w:val="007719B2"/>
    <w:rsid w:val="007722D8"/>
    <w:rsid w:val="00774C7C"/>
    <w:rsid w:val="00775493"/>
    <w:rsid w:val="0078380D"/>
    <w:rsid w:val="00785865"/>
    <w:rsid w:val="00787951"/>
    <w:rsid w:val="00792AD9"/>
    <w:rsid w:val="00793881"/>
    <w:rsid w:val="007A12F2"/>
    <w:rsid w:val="007A26CF"/>
    <w:rsid w:val="007A4349"/>
    <w:rsid w:val="007A4936"/>
    <w:rsid w:val="007A4DDE"/>
    <w:rsid w:val="007A7E77"/>
    <w:rsid w:val="007B1C1F"/>
    <w:rsid w:val="007B20FB"/>
    <w:rsid w:val="007B3BE0"/>
    <w:rsid w:val="007B7E89"/>
    <w:rsid w:val="007C05B5"/>
    <w:rsid w:val="007C5FEC"/>
    <w:rsid w:val="007D1519"/>
    <w:rsid w:val="007D2526"/>
    <w:rsid w:val="007D649E"/>
    <w:rsid w:val="007D719D"/>
    <w:rsid w:val="007E0621"/>
    <w:rsid w:val="007E11EE"/>
    <w:rsid w:val="007E1416"/>
    <w:rsid w:val="007E3002"/>
    <w:rsid w:val="007E4C55"/>
    <w:rsid w:val="007F12BE"/>
    <w:rsid w:val="007F1CD9"/>
    <w:rsid w:val="007F57A5"/>
    <w:rsid w:val="007F6BFC"/>
    <w:rsid w:val="007F7C14"/>
    <w:rsid w:val="0080515B"/>
    <w:rsid w:val="0080731B"/>
    <w:rsid w:val="00807F9E"/>
    <w:rsid w:val="0081382B"/>
    <w:rsid w:val="008228FB"/>
    <w:rsid w:val="008235A6"/>
    <w:rsid w:val="0082502D"/>
    <w:rsid w:val="00826B93"/>
    <w:rsid w:val="00827B43"/>
    <w:rsid w:val="0083036B"/>
    <w:rsid w:val="00833506"/>
    <w:rsid w:val="008452F8"/>
    <w:rsid w:val="0084644B"/>
    <w:rsid w:val="00850768"/>
    <w:rsid w:val="00850882"/>
    <w:rsid w:val="00851A9D"/>
    <w:rsid w:val="00852068"/>
    <w:rsid w:val="00855DFC"/>
    <w:rsid w:val="0085679A"/>
    <w:rsid w:val="008637F8"/>
    <w:rsid w:val="00863D94"/>
    <w:rsid w:val="00864CBC"/>
    <w:rsid w:val="00874C50"/>
    <w:rsid w:val="008858F5"/>
    <w:rsid w:val="008A2071"/>
    <w:rsid w:val="008A236C"/>
    <w:rsid w:val="008A539D"/>
    <w:rsid w:val="008A6596"/>
    <w:rsid w:val="008B2E23"/>
    <w:rsid w:val="008C01FF"/>
    <w:rsid w:val="008C02B9"/>
    <w:rsid w:val="008C0C1F"/>
    <w:rsid w:val="008C0D68"/>
    <w:rsid w:val="008C2ABE"/>
    <w:rsid w:val="008D0C6A"/>
    <w:rsid w:val="008D7D5B"/>
    <w:rsid w:val="008E2BE2"/>
    <w:rsid w:val="008E3AF7"/>
    <w:rsid w:val="008E58A4"/>
    <w:rsid w:val="008E7066"/>
    <w:rsid w:val="008F07AD"/>
    <w:rsid w:val="008F2E7C"/>
    <w:rsid w:val="008F38BC"/>
    <w:rsid w:val="008F51A0"/>
    <w:rsid w:val="008F729F"/>
    <w:rsid w:val="008F7F5F"/>
    <w:rsid w:val="00901D12"/>
    <w:rsid w:val="0090216D"/>
    <w:rsid w:val="00904518"/>
    <w:rsid w:val="00904A6A"/>
    <w:rsid w:val="00915F7C"/>
    <w:rsid w:val="0091691B"/>
    <w:rsid w:val="009211B8"/>
    <w:rsid w:val="00926A86"/>
    <w:rsid w:val="00932369"/>
    <w:rsid w:val="009343A5"/>
    <w:rsid w:val="00936A18"/>
    <w:rsid w:val="00936E52"/>
    <w:rsid w:val="00943215"/>
    <w:rsid w:val="0095622F"/>
    <w:rsid w:val="00960F13"/>
    <w:rsid w:val="0096143A"/>
    <w:rsid w:val="00963EF0"/>
    <w:rsid w:val="00964992"/>
    <w:rsid w:val="00965397"/>
    <w:rsid w:val="00966C75"/>
    <w:rsid w:val="00967417"/>
    <w:rsid w:val="009708A6"/>
    <w:rsid w:val="009714FF"/>
    <w:rsid w:val="00972187"/>
    <w:rsid w:val="009760F6"/>
    <w:rsid w:val="00981E2C"/>
    <w:rsid w:val="00981E8F"/>
    <w:rsid w:val="00982DB4"/>
    <w:rsid w:val="0099041C"/>
    <w:rsid w:val="009909FE"/>
    <w:rsid w:val="0099752E"/>
    <w:rsid w:val="009A2EBB"/>
    <w:rsid w:val="009A5CF1"/>
    <w:rsid w:val="009A6262"/>
    <w:rsid w:val="009A7820"/>
    <w:rsid w:val="009B0D12"/>
    <w:rsid w:val="009B146D"/>
    <w:rsid w:val="009B163A"/>
    <w:rsid w:val="009B1829"/>
    <w:rsid w:val="009B3F36"/>
    <w:rsid w:val="009B6429"/>
    <w:rsid w:val="009B74E8"/>
    <w:rsid w:val="009C408E"/>
    <w:rsid w:val="009C525C"/>
    <w:rsid w:val="009E29D5"/>
    <w:rsid w:val="009E46A3"/>
    <w:rsid w:val="009E51F9"/>
    <w:rsid w:val="009E5597"/>
    <w:rsid w:val="009F2759"/>
    <w:rsid w:val="009F34E9"/>
    <w:rsid w:val="009F5A24"/>
    <w:rsid w:val="009F5E1E"/>
    <w:rsid w:val="009F5EF2"/>
    <w:rsid w:val="009F5F3B"/>
    <w:rsid w:val="009F7522"/>
    <w:rsid w:val="00A00615"/>
    <w:rsid w:val="00A00789"/>
    <w:rsid w:val="00A022FB"/>
    <w:rsid w:val="00A0245D"/>
    <w:rsid w:val="00A04880"/>
    <w:rsid w:val="00A05BE0"/>
    <w:rsid w:val="00A07D08"/>
    <w:rsid w:val="00A1037D"/>
    <w:rsid w:val="00A11C3A"/>
    <w:rsid w:val="00A11CC0"/>
    <w:rsid w:val="00A24617"/>
    <w:rsid w:val="00A25A1C"/>
    <w:rsid w:val="00A30520"/>
    <w:rsid w:val="00A315E5"/>
    <w:rsid w:val="00A318B3"/>
    <w:rsid w:val="00A31A19"/>
    <w:rsid w:val="00A33306"/>
    <w:rsid w:val="00A364E5"/>
    <w:rsid w:val="00A4133D"/>
    <w:rsid w:val="00A479A9"/>
    <w:rsid w:val="00A51789"/>
    <w:rsid w:val="00A51E19"/>
    <w:rsid w:val="00A55823"/>
    <w:rsid w:val="00A60575"/>
    <w:rsid w:val="00A60A9E"/>
    <w:rsid w:val="00A62AC5"/>
    <w:rsid w:val="00A64065"/>
    <w:rsid w:val="00A65486"/>
    <w:rsid w:val="00A66864"/>
    <w:rsid w:val="00A753A2"/>
    <w:rsid w:val="00A80EEE"/>
    <w:rsid w:val="00A815E1"/>
    <w:rsid w:val="00A8171E"/>
    <w:rsid w:val="00A828D8"/>
    <w:rsid w:val="00A83FFC"/>
    <w:rsid w:val="00A85C72"/>
    <w:rsid w:val="00A87074"/>
    <w:rsid w:val="00A87977"/>
    <w:rsid w:val="00A90D6E"/>
    <w:rsid w:val="00A92195"/>
    <w:rsid w:val="00A93FB1"/>
    <w:rsid w:val="00A95E3E"/>
    <w:rsid w:val="00A97AF1"/>
    <w:rsid w:val="00A97C6A"/>
    <w:rsid w:val="00AA08A7"/>
    <w:rsid w:val="00AA328C"/>
    <w:rsid w:val="00AA38C1"/>
    <w:rsid w:val="00AA444B"/>
    <w:rsid w:val="00AA5B80"/>
    <w:rsid w:val="00AB2525"/>
    <w:rsid w:val="00AB3E56"/>
    <w:rsid w:val="00AB7BC8"/>
    <w:rsid w:val="00AC3B84"/>
    <w:rsid w:val="00AD4701"/>
    <w:rsid w:val="00AE073F"/>
    <w:rsid w:val="00AE1081"/>
    <w:rsid w:val="00AE3447"/>
    <w:rsid w:val="00AE4171"/>
    <w:rsid w:val="00AE4AC0"/>
    <w:rsid w:val="00AE5F9E"/>
    <w:rsid w:val="00AF2BE9"/>
    <w:rsid w:val="00AF4D2E"/>
    <w:rsid w:val="00B0382C"/>
    <w:rsid w:val="00B05694"/>
    <w:rsid w:val="00B05CDE"/>
    <w:rsid w:val="00B065BB"/>
    <w:rsid w:val="00B07453"/>
    <w:rsid w:val="00B13EE5"/>
    <w:rsid w:val="00B16A1A"/>
    <w:rsid w:val="00B22A20"/>
    <w:rsid w:val="00B22CEF"/>
    <w:rsid w:val="00B24C8F"/>
    <w:rsid w:val="00B26D9B"/>
    <w:rsid w:val="00B31CED"/>
    <w:rsid w:val="00B32647"/>
    <w:rsid w:val="00B33BCA"/>
    <w:rsid w:val="00B34D86"/>
    <w:rsid w:val="00B410CB"/>
    <w:rsid w:val="00B4236E"/>
    <w:rsid w:val="00B430A0"/>
    <w:rsid w:val="00B43343"/>
    <w:rsid w:val="00B55846"/>
    <w:rsid w:val="00B56A2A"/>
    <w:rsid w:val="00B56F0A"/>
    <w:rsid w:val="00B57865"/>
    <w:rsid w:val="00B57EFD"/>
    <w:rsid w:val="00B607A6"/>
    <w:rsid w:val="00B65344"/>
    <w:rsid w:val="00B67D6C"/>
    <w:rsid w:val="00B70B02"/>
    <w:rsid w:val="00B71A11"/>
    <w:rsid w:val="00B720CE"/>
    <w:rsid w:val="00B75265"/>
    <w:rsid w:val="00B759F1"/>
    <w:rsid w:val="00B776BC"/>
    <w:rsid w:val="00B77E34"/>
    <w:rsid w:val="00B844E2"/>
    <w:rsid w:val="00B90DD3"/>
    <w:rsid w:val="00B94E9E"/>
    <w:rsid w:val="00B963D8"/>
    <w:rsid w:val="00BA2595"/>
    <w:rsid w:val="00BA4C71"/>
    <w:rsid w:val="00BA5037"/>
    <w:rsid w:val="00BB2A9A"/>
    <w:rsid w:val="00BB3756"/>
    <w:rsid w:val="00BB463B"/>
    <w:rsid w:val="00BB49C8"/>
    <w:rsid w:val="00BB7AF7"/>
    <w:rsid w:val="00BC2226"/>
    <w:rsid w:val="00BC522C"/>
    <w:rsid w:val="00BC73CC"/>
    <w:rsid w:val="00BD134C"/>
    <w:rsid w:val="00BD1AC1"/>
    <w:rsid w:val="00BD6708"/>
    <w:rsid w:val="00BE1FB9"/>
    <w:rsid w:val="00BE2306"/>
    <w:rsid w:val="00BE3848"/>
    <w:rsid w:val="00BF4C1C"/>
    <w:rsid w:val="00BF6FC3"/>
    <w:rsid w:val="00BF7E76"/>
    <w:rsid w:val="00C04B77"/>
    <w:rsid w:val="00C04BFB"/>
    <w:rsid w:val="00C07876"/>
    <w:rsid w:val="00C13230"/>
    <w:rsid w:val="00C13E42"/>
    <w:rsid w:val="00C16AF3"/>
    <w:rsid w:val="00C20137"/>
    <w:rsid w:val="00C20621"/>
    <w:rsid w:val="00C20687"/>
    <w:rsid w:val="00C21630"/>
    <w:rsid w:val="00C260EA"/>
    <w:rsid w:val="00C265AD"/>
    <w:rsid w:val="00C26A71"/>
    <w:rsid w:val="00C30E3F"/>
    <w:rsid w:val="00C34117"/>
    <w:rsid w:val="00C34344"/>
    <w:rsid w:val="00C35E15"/>
    <w:rsid w:val="00C45ECE"/>
    <w:rsid w:val="00C4776F"/>
    <w:rsid w:val="00C540AA"/>
    <w:rsid w:val="00C5597A"/>
    <w:rsid w:val="00C573F4"/>
    <w:rsid w:val="00C6402C"/>
    <w:rsid w:val="00C655A0"/>
    <w:rsid w:val="00C65D9D"/>
    <w:rsid w:val="00C6625F"/>
    <w:rsid w:val="00C72361"/>
    <w:rsid w:val="00C87563"/>
    <w:rsid w:val="00C87A15"/>
    <w:rsid w:val="00CA04BA"/>
    <w:rsid w:val="00CA475D"/>
    <w:rsid w:val="00CA4E13"/>
    <w:rsid w:val="00CB77DB"/>
    <w:rsid w:val="00CC42E7"/>
    <w:rsid w:val="00CD3249"/>
    <w:rsid w:val="00CE1E66"/>
    <w:rsid w:val="00CE58C9"/>
    <w:rsid w:val="00CF07F5"/>
    <w:rsid w:val="00CF1867"/>
    <w:rsid w:val="00CF1D9C"/>
    <w:rsid w:val="00CF30D8"/>
    <w:rsid w:val="00CF3B55"/>
    <w:rsid w:val="00CF47AF"/>
    <w:rsid w:val="00CF7C7B"/>
    <w:rsid w:val="00D01C34"/>
    <w:rsid w:val="00D040C1"/>
    <w:rsid w:val="00D04A7B"/>
    <w:rsid w:val="00D05053"/>
    <w:rsid w:val="00D055F0"/>
    <w:rsid w:val="00D05666"/>
    <w:rsid w:val="00D21833"/>
    <w:rsid w:val="00D2267B"/>
    <w:rsid w:val="00D23628"/>
    <w:rsid w:val="00D27C42"/>
    <w:rsid w:val="00D30536"/>
    <w:rsid w:val="00D3550F"/>
    <w:rsid w:val="00D42218"/>
    <w:rsid w:val="00D42814"/>
    <w:rsid w:val="00D43BF9"/>
    <w:rsid w:val="00D43C6D"/>
    <w:rsid w:val="00D5005F"/>
    <w:rsid w:val="00D546D2"/>
    <w:rsid w:val="00D55983"/>
    <w:rsid w:val="00D559AA"/>
    <w:rsid w:val="00D56834"/>
    <w:rsid w:val="00D61795"/>
    <w:rsid w:val="00D66A3F"/>
    <w:rsid w:val="00D81591"/>
    <w:rsid w:val="00D81833"/>
    <w:rsid w:val="00D81844"/>
    <w:rsid w:val="00D845EF"/>
    <w:rsid w:val="00D86BD6"/>
    <w:rsid w:val="00D8787F"/>
    <w:rsid w:val="00D90163"/>
    <w:rsid w:val="00D92D14"/>
    <w:rsid w:val="00D9548A"/>
    <w:rsid w:val="00D966BE"/>
    <w:rsid w:val="00DA1A69"/>
    <w:rsid w:val="00DA20CF"/>
    <w:rsid w:val="00DA44D6"/>
    <w:rsid w:val="00DA47D3"/>
    <w:rsid w:val="00DA482C"/>
    <w:rsid w:val="00DA6D0E"/>
    <w:rsid w:val="00DB09CA"/>
    <w:rsid w:val="00DB596D"/>
    <w:rsid w:val="00DB7A62"/>
    <w:rsid w:val="00DC17D8"/>
    <w:rsid w:val="00DC2087"/>
    <w:rsid w:val="00DC22CC"/>
    <w:rsid w:val="00DC2974"/>
    <w:rsid w:val="00DC2CBA"/>
    <w:rsid w:val="00DC659E"/>
    <w:rsid w:val="00DD363C"/>
    <w:rsid w:val="00DD54AC"/>
    <w:rsid w:val="00DD7DFA"/>
    <w:rsid w:val="00DE32EF"/>
    <w:rsid w:val="00DE33CF"/>
    <w:rsid w:val="00DF507F"/>
    <w:rsid w:val="00DF58AB"/>
    <w:rsid w:val="00E104C3"/>
    <w:rsid w:val="00E156DA"/>
    <w:rsid w:val="00E164CF"/>
    <w:rsid w:val="00E23FE4"/>
    <w:rsid w:val="00E325EE"/>
    <w:rsid w:val="00E4027B"/>
    <w:rsid w:val="00E40A53"/>
    <w:rsid w:val="00E41072"/>
    <w:rsid w:val="00E461E1"/>
    <w:rsid w:val="00E505B8"/>
    <w:rsid w:val="00E52CE5"/>
    <w:rsid w:val="00E532B8"/>
    <w:rsid w:val="00E53D4E"/>
    <w:rsid w:val="00E57553"/>
    <w:rsid w:val="00E623E9"/>
    <w:rsid w:val="00E66E32"/>
    <w:rsid w:val="00E67D7F"/>
    <w:rsid w:val="00E7411A"/>
    <w:rsid w:val="00E742AE"/>
    <w:rsid w:val="00E763B5"/>
    <w:rsid w:val="00E8126B"/>
    <w:rsid w:val="00E822CB"/>
    <w:rsid w:val="00E973AF"/>
    <w:rsid w:val="00EA1135"/>
    <w:rsid w:val="00EA4A42"/>
    <w:rsid w:val="00EA4E02"/>
    <w:rsid w:val="00EA5979"/>
    <w:rsid w:val="00EA62DD"/>
    <w:rsid w:val="00EB166B"/>
    <w:rsid w:val="00EB3978"/>
    <w:rsid w:val="00EB41D7"/>
    <w:rsid w:val="00EB4DBF"/>
    <w:rsid w:val="00EB55CE"/>
    <w:rsid w:val="00EC557C"/>
    <w:rsid w:val="00EC5DA8"/>
    <w:rsid w:val="00ED1B18"/>
    <w:rsid w:val="00ED44D2"/>
    <w:rsid w:val="00ED5521"/>
    <w:rsid w:val="00ED5E48"/>
    <w:rsid w:val="00ED6BE7"/>
    <w:rsid w:val="00EE0F7F"/>
    <w:rsid w:val="00EE1356"/>
    <w:rsid w:val="00EE220E"/>
    <w:rsid w:val="00EF0222"/>
    <w:rsid w:val="00EF194D"/>
    <w:rsid w:val="00EF36E7"/>
    <w:rsid w:val="00EF427B"/>
    <w:rsid w:val="00EF5F3D"/>
    <w:rsid w:val="00F03DEC"/>
    <w:rsid w:val="00F047E7"/>
    <w:rsid w:val="00F10568"/>
    <w:rsid w:val="00F10E1B"/>
    <w:rsid w:val="00F12AD9"/>
    <w:rsid w:val="00F1741D"/>
    <w:rsid w:val="00F2013A"/>
    <w:rsid w:val="00F20887"/>
    <w:rsid w:val="00F2262E"/>
    <w:rsid w:val="00F2586D"/>
    <w:rsid w:val="00F3474C"/>
    <w:rsid w:val="00F41F92"/>
    <w:rsid w:val="00F471D8"/>
    <w:rsid w:val="00F52126"/>
    <w:rsid w:val="00F52E5C"/>
    <w:rsid w:val="00F55A86"/>
    <w:rsid w:val="00F56180"/>
    <w:rsid w:val="00F575AD"/>
    <w:rsid w:val="00F57A1B"/>
    <w:rsid w:val="00F62521"/>
    <w:rsid w:val="00F62990"/>
    <w:rsid w:val="00F62D25"/>
    <w:rsid w:val="00F6436D"/>
    <w:rsid w:val="00F7382E"/>
    <w:rsid w:val="00F76081"/>
    <w:rsid w:val="00F821A8"/>
    <w:rsid w:val="00F8572A"/>
    <w:rsid w:val="00F92EDB"/>
    <w:rsid w:val="00F95498"/>
    <w:rsid w:val="00F962D7"/>
    <w:rsid w:val="00FB3E7D"/>
    <w:rsid w:val="00FB69DA"/>
    <w:rsid w:val="00FC2588"/>
    <w:rsid w:val="00FC4FE2"/>
    <w:rsid w:val="00FC5B7E"/>
    <w:rsid w:val="00FD5FBB"/>
    <w:rsid w:val="00FE36B9"/>
    <w:rsid w:val="00FE78CA"/>
    <w:rsid w:val="00FF213E"/>
    <w:rsid w:val="00FF228A"/>
    <w:rsid w:val="00FF5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443F7-3D3F-49FD-A8BD-6E0818DC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61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561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A59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93FB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A597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A597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8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561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6180"/>
    <w:rPr>
      <w:b/>
      <w:bCs/>
    </w:rPr>
  </w:style>
  <w:style w:type="character" w:customStyle="1" w:styleId="Heading2Char">
    <w:name w:val="Heading 2 Char"/>
    <w:basedOn w:val="DefaultParagraphFont"/>
    <w:link w:val="Heading2"/>
    <w:uiPriority w:val="9"/>
    <w:semiHidden/>
    <w:rsid w:val="00F56180"/>
    <w:rPr>
      <w:rFonts w:asciiTheme="majorHAnsi" w:eastAsiaTheme="majorEastAsia" w:hAnsiTheme="majorHAnsi" w:cstheme="majorBidi"/>
      <w:color w:val="2E74B5" w:themeColor="accent1" w:themeShade="BF"/>
      <w:sz w:val="26"/>
      <w:szCs w:val="26"/>
    </w:rPr>
  </w:style>
  <w:style w:type="character" w:customStyle="1" w:styleId="tag">
    <w:name w:val="tag"/>
    <w:basedOn w:val="DefaultParagraphFont"/>
    <w:rsid w:val="00F56180"/>
  </w:style>
  <w:style w:type="character" w:customStyle="1" w:styleId="tag-name">
    <w:name w:val="tag-name"/>
    <w:basedOn w:val="DefaultParagraphFont"/>
    <w:rsid w:val="00F56180"/>
  </w:style>
  <w:style w:type="character" w:customStyle="1" w:styleId="Heading4Char">
    <w:name w:val="Heading 4 Char"/>
    <w:basedOn w:val="DefaultParagraphFont"/>
    <w:link w:val="Heading4"/>
    <w:uiPriority w:val="9"/>
    <w:semiHidden/>
    <w:rsid w:val="00A93FB1"/>
    <w:rPr>
      <w:rFonts w:asciiTheme="majorHAnsi" w:eastAsiaTheme="majorEastAsia" w:hAnsiTheme="majorHAnsi" w:cstheme="majorBidi"/>
      <w:i/>
      <w:iCs/>
      <w:color w:val="2E74B5" w:themeColor="accent1" w:themeShade="BF"/>
    </w:rPr>
  </w:style>
  <w:style w:type="paragraph" w:customStyle="1" w:styleId="alt">
    <w:name w:val="alt"/>
    <w:basedOn w:val="Normal"/>
    <w:rsid w:val="004A5F93"/>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attribute">
    <w:name w:val="attribute"/>
    <w:basedOn w:val="DefaultParagraphFont"/>
    <w:rsid w:val="004A5F93"/>
  </w:style>
  <w:style w:type="character" w:customStyle="1" w:styleId="attribute-value">
    <w:name w:val="attribute-value"/>
    <w:basedOn w:val="DefaultParagraphFont"/>
    <w:rsid w:val="004A5F93"/>
  </w:style>
  <w:style w:type="paragraph" w:styleId="ListParagraph">
    <w:name w:val="List Paragraph"/>
    <w:basedOn w:val="Normal"/>
    <w:uiPriority w:val="34"/>
    <w:qFormat/>
    <w:rsid w:val="008858F5"/>
    <w:pPr>
      <w:ind w:left="720"/>
      <w:contextualSpacing/>
    </w:pPr>
  </w:style>
  <w:style w:type="character" w:styleId="Hyperlink">
    <w:name w:val="Hyperlink"/>
    <w:basedOn w:val="DefaultParagraphFont"/>
    <w:uiPriority w:val="99"/>
    <w:unhideWhenUsed/>
    <w:rsid w:val="00A65486"/>
    <w:rPr>
      <w:color w:val="0000FF"/>
      <w:u w:val="single"/>
    </w:rPr>
  </w:style>
  <w:style w:type="character" w:customStyle="1" w:styleId="h2">
    <w:name w:val="h2"/>
    <w:basedOn w:val="DefaultParagraphFont"/>
    <w:rsid w:val="00A65486"/>
  </w:style>
  <w:style w:type="character" w:styleId="Emphasis">
    <w:name w:val="Emphasis"/>
    <w:basedOn w:val="DefaultParagraphFont"/>
    <w:uiPriority w:val="20"/>
    <w:qFormat/>
    <w:rsid w:val="004C36F9"/>
    <w:rPr>
      <w:i/>
      <w:iCs/>
    </w:rPr>
  </w:style>
  <w:style w:type="character" w:styleId="HTMLTypewriter">
    <w:name w:val="HTML Typewriter"/>
    <w:basedOn w:val="DefaultParagraphFont"/>
    <w:uiPriority w:val="99"/>
    <w:semiHidden/>
    <w:unhideWhenUsed/>
    <w:rsid w:val="00A00615"/>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sid w:val="00EA5979"/>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EA597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A5979"/>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9F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9F2759"/>
    <w:rPr>
      <w:rFonts w:ascii="Courier New" w:eastAsiaTheme="minorEastAsia" w:hAnsi="Courier New" w:cs="Courier New"/>
      <w:sz w:val="20"/>
      <w:szCs w:val="20"/>
      <w:lang w:eastAsia="zh-CN"/>
    </w:rPr>
  </w:style>
  <w:style w:type="paragraph" w:styleId="z-TopofForm">
    <w:name w:val="HTML Top of Form"/>
    <w:basedOn w:val="Normal"/>
    <w:next w:val="Normal"/>
    <w:link w:val="z-TopofFormChar"/>
    <w:hidden/>
    <w:uiPriority w:val="99"/>
    <w:semiHidden/>
    <w:unhideWhenUsed/>
    <w:rsid w:val="00230B16"/>
    <w:pPr>
      <w:pBdr>
        <w:bottom w:val="single" w:sz="6" w:space="1" w:color="auto"/>
      </w:pBdr>
      <w:spacing w:after="0" w:line="240" w:lineRule="auto"/>
      <w:jc w:val="center"/>
    </w:pPr>
    <w:rPr>
      <w:rFonts w:ascii="Arial" w:eastAsiaTheme="minorEastAsia" w:hAnsi="Arial" w:cs="Arial"/>
      <w:vanish/>
      <w:sz w:val="16"/>
      <w:szCs w:val="16"/>
      <w:lang w:eastAsia="zh-CN"/>
    </w:rPr>
  </w:style>
  <w:style w:type="character" w:customStyle="1" w:styleId="z-TopofFormChar">
    <w:name w:val="z-Top of Form Char"/>
    <w:basedOn w:val="DefaultParagraphFont"/>
    <w:link w:val="z-TopofForm"/>
    <w:uiPriority w:val="99"/>
    <w:semiHidden/>
    <w:rsid w:val="00230B16"/>
    <w:rPr>
      <w:rFonts w:ascii="Arial" w:eastAsiaTheme="minorEastAsia" w:hAnsi="Arial" w:cs="Arial"/>
      <w:vanish/>
      <w:sz w:val="16"/>
      <w:szCs w:val="16"/>
      <w:lang w:eastAsia="zh-CN"/>
    </w:rPr>
  </w:style>
  <w:style w:type="paragraph" w:styleId="z-BottomofForm">
    <w:name w:val="HTML Bottom of Form"/>
    <w:basedOn w:val="Normal"/>
    <w:next w:val="Normal"/>
    <w:link w:val="z-BottomofFormChar"/>
    <w:hidden/>
    <w:uiPriority w:val="99"/>
    <w:semiHidden/>
    <w:unhideWhenUsed/>
    <w:rsid w:val="00230B16"/>
    <w:pPr>
      <w:pBdr>
        <w:top w:val="single" w:sz="6" w:space="1" w:color="auto"/>
      </w:pBdr>
      <w:spacing w:after="0" w:line="240" w:lineRule="auto"/>
      <w:jc w:val="center"/>
    </w:pPr>
    <w:rPr>
      <w:rFonts w:ascii="Arial" w:eastAsiaTheme="minorEastAsia"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230B16"/>
    <w:rPr>
      <w:rFonts w:ascii="Arial" w:eastAsiaTheme="minorEastAsia" w:hAnsi="Arial" w:cs="Arial"/>
      <w:vanish/>
      <w:sz w:val="16"/>
      <w:szCs w:val="16"/>
      <w:lang w:eastAsia="zh-CN"/>
    </w:rPr>
  </w:style>
  <w:style w:type="character" w:customStyle="1" w:styleId="UnresolvedMention">
    <w:name w:val="Unresolved Mention"/>
    <w:basedOn w:val="DefaultParagraphFont"/>
    <w:uiPriority w:val="99"/>
    <w:semiHidden/>
    <w:unhideWhenUsed/>
    <w:rsid w:val="003F2BC9"/>
    <w:rPr>
      <w:color w:val="605E5C"/>
      <w:shd w:val="clear" w:color="auto" w:fill="E1DFDD"/>
    </w:rPr>
  </w:style>
  <w:style w:type="character" w:customStyle="1" w:styleId="string">
    <w:name w:val="string"/>
    <w:basedOn w:val="DefaultParagraphFont"/>
    <w:rsid w:val="000D4648"/>
  </w:style>
  <w:style w:type="character" w:customStyle="1" w:styleId="keyword">
    <w:name w:val="keyword"/>
    <w:basedOn w:val="DefaultParagraphFont"/>
    <w:rsid w:val="00E532B8"/>
  </w:style>
  <w:style w:type="character" w:customStyle="1" w:styleId="number">
    <w:name w:val="number"/>
    <w:basedOn w:val="DefaultParagraphFont"/>
    <w:rsid w:val="00864CBC"/>
  </w:style>
  <w:style w:type="character" w:customStyle="1" w:styleId="comment">
    <w:name w:val="comment"/>
    <w:basedOn w:val="DefaultParagraphFont"/>
    <w:rsid w:val="00020AEB"/>
  </w:style>
  <w:style w:type="character" w:customStyle="1" w:styleId="annotation">
    <w:name w:val="annotation"/>
    <w:basedOn w:val="DefaultParagraphFont"/>
    <w:rsid w:val="00A364E5"/>
  </w:style>
  <w:style w:type="character" w:styleId="HTMLCode">
    <w:name w:val="HTML Code"/>
    <w:basedOn w:val="DefaultParagraphFont"/>
    <w:uiPriority w:val="99"/>
    <w:semiHidden/>
    <w:unhideWhenUsed/>
    <w:rsid w:val="002247F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0428">
      <w:bodyDiv w:val="1"/>
      <w:marLeft w:val="0"/>
      <w:marRight w:val="0"/>
      <w:marTop w:val="0"/>
      <w:marBottom w:val="0"/>
      <w:divBdr>
        <w:top w:val="none" w:sz="0" w:space="0" w:color="auto"/>
        <w:left w:val="none" w:sz="0" w:space="0" w:color="auto"/>
        <w:bottom w:val="none" w:sz="0" w:space="0" w:color="auto"/>
        <w:right w:val="none" w:sz="0" w:space="0" w:color="auto"/>
      </w:divBdr>
    </w:div>
    <w:div w:id="72555726">
      <w:bodyDiv w:val="1"/>
      <w:marLeft w:val="0"/>
      <w:marRight w:val="0"/>
      <w:marTop w:val="0"/>
      <w:marBottom w:val="0"/>
      <w:divBdr>
        <w:top w:val="none" w:sz="0" w:space="0" w:color="auto"/>
        <w:left w:val="none" w:sz="0" w:space="0" w:color="auto"/>
        <w:bottom w:val="none" w:sz="0" w:space="0" w:color="auto"/>
        <w:right w:val="none" w:sz="0" w:space="0" w:color="auto"/>
      </w:divBdr>
    </w:div>
    <w:div w:id="78450357">
      <w:bodyDiv w:val="1"/>
      <w:marLeft w:val="0"/>
      <w:marRight w:val="0"/>
      <w:marTop w:val="0"/>
      <w:marBottom w:val="0"/>
      <w:divBdr>
        <w:top w:val="none" w:sz="0" w:space="0" w:color="auto"/>
        <w:left w:val="none" w:sz="0" w:space="0" w:color="auto"/>
        <w:bottom w:val="none" w:sz="0" w:space="0" w:color="auto"/>
        <w:right w:val="none" w:sz="0" w:space="0" w:color="auto"/>
      </w:divBdr>
    </w:div>
    <w:div w:id="102263442">
      <w:bodyDiv w:val="1"/>
      <w:marLeft w:val="0"/>
      <w:marRight w:val="0"/>
      <w:marTop w:val="0"/>
      <w:marBottom w:val="0"/>
      <w:divBdr>
        <w:top w:val="none" w:sz="0" w:space="0" w:color="auto"/>
        <w:left w:val="none" w:sz="0" w:space="0" w:color="auto"/>
        <w:bottom w:val="none" w:sz="0" w:space="0" w:color="auto"/>
        <w:right w:val="none" w:sz="0" w:space="0" w:color="auto"/>
      </w:divBdr>
    </w:div>
    <w:div w:id="119617737">
      <w:bodyDiv w:val="1"/>
      <w:marLeft w:val="0"/>
      <w:marRight w:val="0"/>
      <w:marTop w:val="0"/>
      <w:marBottom w:val="0"/>
      <w:divBdr>
        <w:top w:val="none" w:sz="0" w:space="0" w:color="auto"/>
        <w:left w:val="none" w:sz="0" w:space="0" w:color="auto"/>
        <w:bottom w:val="none" w:sz="0" w:space="0" w:color="auto"/>
        <w:right w:val="none" w:sz="0" w:space="0" w:color="auto"/>
      </w:divBdr>
    </w:div>
    <w:div w:id="156191036">
      <w:bodyDiv w:val="1"/>
      <w:marLeft w:val="0"/>
      <w:marRight w:val="0"/>
      <w:marTop w:val="0"/>
      <w:marBottom w:val="0"/>
      <w:divBdr>
        <w:top w:val="none" w:sz="0" w:space="0" w:color="auto"/>
        <w:left w:val="none" w:sz="0" w:space="0" w:color="auto"/>
        <w:bottom w:val="none" w:sz="0" w:space="0" w:color="auto"/>
        <w:right w:val="none" w:sz="0" w:space="0" w:color="auto"/>
      </w:divBdr>
    </w:div>
    <w:div w:id="156507919">
      <w:bodyDiv w:val="1"/>
      <w:marLeft w:val="0"/>
      <w:marRight w:val="0"/>
      <w:marTop w:val="0"/>
      <w:marBottom w:val="0"/>
      <w:divBdr>
        <w:top w:val="none" w:sz="0" w:space="0" w:color="auto"/>
        <w:left w:val="none" w:sz="0" w:space="0" w:color="auto"/>
        <w:bottom w:val="none" w:sz="0" w:space="0" w:color="auto"/>
        <w:right w:val="none" w:sz="0" w:space="0" w:color="auto"/>
      </w:divBdr>
    </w:div>
    <w:div w:id="201866598">
      <w:bodyDiv w:val="1"/>
      <w:marLeft w:val="0"/>
      <w:marRight w:val="0"/>
      <w:marTop w:val="0"/>
      <w:marBottom w:val="0"/>
      <w:divBdr>
        <w:top w:val="none" w:sz="0" w:space="0" w:color="auto"/>
        <w:left w:val="none" w:sz="0" w:space="0" w:color="auto"/>
        <w:bottom w:val="none" w:sz="0" w:space="0" w:color="auto"/>
        <w:right w:val="none" w:sz="0" w:space="0" w:color="auto"/>
      </w:divBdr>
    </w:div>
    <w:div w:id="221184564">
      <w:bodyDiv w:val="1"/>
      <w:marLeft w:val="0"/>
      <w:marRight w:val="0"/>
      <w:marTop w:val="0"/>
      <w:marBottom w:val="0"/>
      <w:divBdr>
        <w:top w:val="none" w:sz="0" w:space="0" w:color="auto"/>
        <w:left w:val="none" w:sz="0" w:space="0" w:color="auto"/>
        <w:bottom w:val="none" w:sz="0" w:space="0" w:color="auto"/>
        <w:right w:val="none" w:sz="0" w:space="0" w:color="auto"/>
      </w:divBdr>
    </w:div>
    <w:div w:id="223496201">
      <w:bodyDiv w:val="1"/>
      <w:marLeft w:val="0"/>
      <w:marRight w:val="0"/>
      <w:marTop w:val="0"/>
      <w:marBottom w:val="0"/>
      <w:divBdr>
        <w:top w:val="none" w:sz="0" w:space="0" w:color="auto"/>
        <w:left w:val="none" w:sz="0" w:space="0" w:color="auto"/>
        <w:bottom w:val="none" w:sz="0" w:space="0" w:color="auto"/>
        <w:right w:val="none" w:sz="0" w:space="0" w:color="auto"/>
      </w:divBdr>
    </w:div>
    <w:div w:id="423302533">
      <w:bodyDiv w:val="1"/>
      <w:marLeft w:val="0"/>
      <w:marRight w:val="0"/>
      <w:marTop w:val="0"/>
      <w:marBottom w:val="0"/>
      <w:divBdr>
        <w:top w:val="none" w:sz="0" w:space="0" w:color="auto"/>
        <w:left w:val="none" w:sz="0" w:space="0" w:color="auto"/>
        <w:bottom w:val="none" w:sz="0" w:space="0" w:color="auto"/>
        <w:right w:val="none" w:sz="0" w:space="0" w:color="auto"/>
      </w:divBdr>
    </w:div>
    <w:div w:id="442118365">
      <w:bodyDiv w:val="1"/>
      <w:marLeft w:val="0"/>
      <w:marRight w:val="0"/>
      <w:marTop w:val="0"/>
      <w:marBottom w:val="0"/>
      <w:divBdr>
        <w:top w:val="none" w:sz="0" w:space="0" w:color="auto"/>
        <w:left w:val="none" w:sz="0" w:space="0" w:color="auto"/>
        <w:bottom w:val="none" w:sz="0" w:space="0" w:color="auto"/>
        <w:right w:val="none" w:sz="0" w:space="0" w:color="auto"/>
      </w:divBdr>
    </w:div>
    <w:div w:id="630138685">
      <w:bodyDiv w:val="1"/>
      <w:marLeft w:val="0"/>
      <w:marRight w:val="0"/>
      <w:marTop w:val="0"/>
      <w:marBottom w:val="0"/>
      <w:divBdr>
        <w:top w:val="none" w:sz="0" w:space="0" w:color="auto"/>
        <w:left w:val="none" w:sz="0" w:space="0" w:color="auto"/>
        <w:bottom w:val="none" w:sz="0" w:space="0" w:color="auto"/>
        <w:right w:val="none" w:sz="0" w:space="0" w:color="auto"/>
      </w:divBdr>
    </w:div>
    <w:div w:id="634724870">
      <w:bodyDiv w:val="1"/>
      <w:marLeft w:val="0"/>
      <w:marRight w:val="0"/>
      <w:marTop w:val="0"/>
      <w:marBottom w:val="0"/>
      <w:divBdr>
        <w:top w:val="none" w:sz="0" w:space="0" w:color="auto"/>
        <w:left w:val="none" w:sz="0" w:space="0" w:color="auto"/>
        <w:bottom w:val="none" w:sz="0" w:space="0" w:color="auto"/>
        <w:right w:val="none" w:sz="0" w:space="0" w:color="auto"/>
      </w:divBdr>
    </w:div>
    <w:div w:id="712384252">
      <w:bodyDiv w:val="1"/>
      <w:marLeft w:val="0"/>
      <w:marRight w:val="0"/>
      <w:marTop w:val="0"/>
      <w:marBottom w:val="0"/>
      <w:divBdr>
        <w:top w:val="none" w:sz="0" w:space="0" w:color="auto"/>
        <w:left w:val="none" w:sz="0" w:space="0" w:color="auto"/>
        <w:bottom w:val="none" w:sz="0" w:space="0" w:color="auto"/>
        <w:right w:val="none" w:sz="0" w:space="0" w:color="auto"/>
      </w:divBdr>
    </w:div>
    <w:div w:id="736634545">
      <w:bodyDiv w:val="1"/>
      <w:marLeft w:val="0"/>
      <w:marRight w:val="0"/>
      <w:marTop w:val="0"/>
      <w:marBottom w:val="0"/>
      <w:divBdr>
        <w:top w:val="none" w:sz="0" w:space="0" w:color="auto"/>
        <w:left w:val="none" w:sz="0" w:space="0" w:color="auto"/>
        <w:bottom w:val="none" w:sz="0" w:space="0" w:color="auto"/>
        <w:right w:val="none" w:sz="0" w:space="0" w:color="auto"/>
      </w:divBdr>
    </w:div>
    <w:div w:id="758913888">
      <w:bodyDiv w:val="1"/>
      <w:marLeft w:val="0"/>
      <w:marRight w:val="0"/>
      <w:marTop w:val="0"/>
      <w:marBottom w:val="0"/>
      <w:divBdr>
        <w:top w:val="none" w:sz="0" w:space="0" w:color="auto"/>
        <w:left w:val="none" w:sz="0" w:space="0" w:color="auto"/>
        <w:bottom w:val="none" w:sz="0" w:space="0" w:color="auto"/>
        <w:right w:val="none" w:sz="0" w:space="0" w:color="auto"/>
      </w:divBdr>
    </w:div>
    <w:div w:id="950278477">
      <w:bodyDiv w:val="1"/>
      <w:marLeft w:val="0"/>
      <w:marRight w:val="0"/>
      <w:marTop w:val="0"/>
      <w:marBottom w:val="0"/>
      <w:divBdr>
        <w:top w:val="none" w:sz="0" w:space="0" w:color="auto"/>
        <w:left w:val="none" w:sz="0" w:space="0" w:color="auto"/>
        <w:bottom w:val="none" w:sz="0" w:space="0" w:color="auto"/>
        <w:right w:val="none" w:sz="0" w:space="0" w:color="auto"/>
      </w:divBdr>
      <w:divsChild>
        <w:div w:id="305091701">
          <w:marLeft w:val="0"/>
          <w:marRight w:val="0"/>
          <w:marTop w:val="0"/>
          <w:marBottom w:val="300"/>
          <w:divBdr>
            <w:top w:val="none" w:sz="0" w:space="0" w:color="auto"/>
            <w:left w:val="none" w:sz="0" w:space="0" w:color="auto"/>
            <w:bottom w:val="none" w:sz="0" w:space="0" w:color="auto"/>
            <w:right w:val="none" w:sz="0" w:space="0" w:color="auto"/>
          </w:divBdr>
          <w:divsChild>
            <w:div w:id="484130297">
              <w:marLeft w:val="0"/>
              <w:marRight w:val="0"/>
              <w:marTop w:val="0"/>
              <w:marBottom w:val="0"/>
              <w:divBdr>
                <w:top w:val="none" w:sz="0" w:space="0" w:color="auto"/>
                <w:left w:val="none" w:sz="0" w:space="0" w:color="auto"/>
                <w:bottom w:val="none" w:sz="0" w:space="0" w:color="auto"/>
                <w:right w:val="none" w:sz="0" w:space="0" w:color="auto"/>
              </w:divBdr>
              <w:divsChild>
                <w:div w:id="1834102154">
                  <w:marLeft w:val="0"/>
                  <w:marRight w:val="0"/>
                  <w:marTop w:val="0"/>
                  <w:marBottom w:val="0"/>
                  <w:divBdr>
                    <w:top w:val="none" w:sz="0" w:space="0" w:color="auto"/>
                    <w:left w:val="none" w:sz="0" w:space="0" w:color="auto"/>
                    <w:bottom w:val="none" w:sz="0" w:space="0" w:color="auto"/>
                    <w:right w:val="none" w:sz="0" w:space="0" w:color="auto"/>
                  </w:divBdr>
                  <w:divsChild>
                    <w:div w:id="1495102038">
                      <w:marLeft w:val="0"/>
                      <w:marRight w:val="0"/>
                      <w:marTop w:val="0"/>
                      <w:marBottom w:val="0"/>
                      <w:divBdr>
                        <w:top w:val="none" w:sz="0" w:space="0" w:color="auto"/>
                        <w:left w:val="none" w:sz="0" w:space="0" w:color="auto"/>
                        <w:bottom w:val="none" w:sz="0" w:space="0" w:color="auto"/>
                        <w:right w:val="none" w:sz="0" w:space="0" w:color="auto"/>
                      </w:divBdr>
                      <w:divsChild>
                        <w:div w:id="387580116">
                          <w:marLeft w:val="0"/>
                          <w:marRight w:val="0"/>
                          <w:marTop w:val="0"/>
                          <w:marBottom w:val="0"/>
                          <w:divBdr>
                            <w:top w:val="none" w:sz="0" w:space="0" w:color="auto"/>
                            <w:left w:val="none" w:sz="0" w:space="0" w:color="auto"/>
                            <w:bottom w:val="none" w:sz="0" w:space="0" w:color="auto"/>
                            <w:right w:val="none" w:sz="0" w:space="0" w:color="auto"/>
                          </w:divBdr>
                          <w:divsChild>
                            <w:div w:id="786238028">
                              <w:marLeft w:val="0"/>
                              <w:marRight w:val="0"/>
                              <w:marTop w:val="0"/>
                              <w:marBottom w:val="0"/>
                              <w:divBdr>
                                <w:top w:val="none" w:sz="0" w:space="0" w:color="auto"/>
                                <w:left w:val="none" w:sz="0" w:space="0" w:color="auto"/>
                                <w:bottom w:val="none" w:sz="0" w:space="0" w:color="auto"/>
                                <w:right w:val="none" w:sz="0" w:space="0" w:color="auto"/>
                              </w:divBdr>
                              <w:divsChild>
                                <w:div w:id="1556577810">
                                  <w:marLeft w:val="0"/>
                                  <w:marRight w:val="0"/>
                                  <w:marTop w:val="0"/>
                                  <w:marBottom w:val="0"/>
                                  <w:divBdr>
                                    <w:top w:val="none" w:sz="0" w:space="0" w:color="auto"/>
                                    <w:left w:val="none" w:sz="0" w:space="0" w:color="auto"/>
                                    <w:bottom w:val="none" w:sz="0" w:space="0" w:color="auto"/>
                                    <w:right w:val="none" w:sz="0" w:space="0" w:color="auto"/>
                                  </w:divBdr>
                                  <w:divsChild>
                                    <w:div w:id="1826243815">
                                      <w:marLeft w:val="0"/>
                                      <w:marRight w:val="0"/>
                                      <w:marTop w:val="0"/>
                                      <w:marBottom w:val="0"/>
                                      <w:divBdr>
                                        <w:top w:val="none" w:sz="0" w:space="0" w:color="auto"/>
                                        <w:left w:val="none" w:sz="0" w:space="0" w:color="auto"/>
                                        <w:bottom w:val="none" w:sz="0" w:space="0" w:color="auto"/>
                                        <w:right w:val="none" w:sz="0" w:space="0" w:color="auto"/>
                                      </w:divBdr>
                                      <w:divsChild>
                                        <w:div w:id="1579636601">
                                          <w:marLeft w:val="0"/>
                                          <w:marRight w:val="0"/>
                                          <w:marTop w:val="0"/>
                                          <w:marBottom w:val="0"/>
                                          <w:divBdr>
                                            <w:top w:val="none" w:sz="0" w:space="0" w:color="auto"/>
                                            <w:left w:val="none" w:sz="0" w:space="0" w:color="auto"/>
                                            <w:bottom w:val="none" w:sz="0" w:space="0" w:color="auto"/>
                                            <w:right w:val="none" w:sz="0" w:space="0" w:color="auto"/>
                                          </w:divBdr>
                                          <w:divsChild>
                                            <w:div w:id="1231185596">
                                              <w:marLeft w:val="0"/>
                                              <w:marRight w:val="0"/>
                                              <w:marTop w:val="0"/>
                                              <w:marBottom w:val="0"/>
                                              <w:divBdr>
                                                <w:top w:val="none" w:sz="0" w:space="0" w:color="auto"/>
                                                <w:left w:val="none" w:sz="0" w:space="0" w:color="auto"/>
                                                <w:bottom w:val="none" w:sz="0" w:space="0" w:color="auto"/>
                                                <w:right w:val="none" w:sz="0" w:space="0" w:color="auto"/>
                                              </w:divBdr>
                                              <w:divsChild>
                                                <w:div w:id="10037266">
                                                  <w:marLeft w:val="0"/>
                                                  <w:marRight w:val="0"/>
                                                  <w:marTop w:val="0"/>
                                                  <w:marBottom w:val="0"/>
                                                  <w:divBdr>
                                                    <w:top w:val="none" w:sz="0" w:space="0" w:color="auto"/>
                                                    <w:left w:val="none" w:sz="0" w:space="0" w:color="auto"/>
                                                    <w:bottom w:val="none" w:sz="0" w:space="0" w:color="auto"/>
                                                    <w:right w:val="none" w:sz="0" w:space="0" w:color="auto"/>
                                                  </w:divBdr>
                                                  <w:divsChild>
                                                    <w:div w:id="649485722">
                                                      <w:marLeft w:val="0"/>
                                                      <w:marRight w:val="0"/>
                                                      <w:marTop w:val="0"/>
                                                      <w:marBottom w:val="0"/>
                                                      <w:divBdr>
                                                        <w:top w:val="none" w:sz="0" w:space="0" w:color="auto"/>
                                                        <w:left w:val="none" w:sz="0" w:space="0" w:color="auto"/>
                                                        <w:bottom w:val="none" w:sz="0" w:space="0" w:color="auto"/>
                                                        <w:right w:val="none" w:sz="0" w:space="0" w:color="auto"/>
                                                      </w:divBdr>
                                                      <w:divsChild>
                                                        <w:div w:id="1843622170">
                                                          <w:marLeft w:val="0"/>
                                                          <w:marRight w:val="0"/>
                                                          <w:marTop w:val="0"/>
                                                          <w:marBottom w:val="0"/>
                                                          <w:divBdr>
                                                            <w:top w:val="none" w:sz="0" w:space="0" w:color="auto"/>
                                                            <w:left w:val="none" w:sz="0" w:space="0" w:color="auto"/>
                                                            <w:bottom w:val="none" w:sz="0" w:space="0" w:color="auto"/>
                                                            <w:right w:val="none" w:sz="0" w:space="0" w:color="auto"/>
                                                          </w:divBdr>
                                                          <w:divsChild>
                                                            <w:div w:id="20739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9555448">
      <w:bodyDiv w:val="1"/>
      <w:marLeft w:val="0"/>
      <w:marRight w:val="0"/>
      <w:marTop w:val="0"/>
      <w:marBottom w:val="0"/>
      <w:divBdr>
        <w:top w:val="none" w:sz="0" w:space="0" w:color="auto"/>
        <w:left w:val="none" w:sz="0" w:space="0" w:color="auto"/>
        <w:bottom w:val="none" w:sz="0" w:space="0" w:color="auto"/>
        <w:right w:val="none" w:sz="0" w:space="0" w:color="auto"/>
      </w:divBdr>
    </w:div>
    <w:div w:id="1014454820">
      <w:bodyDiv w:val="1"/>
      <w:marLeft w:val="0"/>
      <w:marRight w:val="0"/>
      <w:marTop w:val="0"/>
      <w:marBottom w:val="0"/>
      <w:divBdr>
        <w:top w:val="none" w:sz="0" w:space="0" w:color="auto"/>
        <w:left w:val="none" w:sz="0" w:space="0" w:color="auto"/>
        <w:bottom w:val="none" w:sz="0" w:space="0" w:color="auto"/>
        <w:right w:val="none" w:sz="0" w:space="0" w:color="auto"/>
      </w:divBdr>
    </w:div>
    <w:div w:id="1019966419">
      <w:bodyDiv w:val="1"/>
      <w:marLeft w:val="0"/>
      <w:marRight w:val="0"/>
      <w:marTop w:val="0"/>
      <w:marBottom w:val="0"/>
      <w:divBdr>
        <w:top w:val="none" w:sz="0" w:space="0" w:color="auto"/>
        <w:left w:val="none" w:sz="0" w:space="0" w:color="auto"/>
        <w:bottom w:val="none" w:sz="0" w:space="0" w:color="auto"/>
        <w:right w:val="none" w:sz="0" w:space="0" w:color="auto"/>
      </w:divBdr>
    </w:div>
    <w:div w:id="1060714163">
      <w:bodyDiv w:val="1"/>
      <w:marLeft w:val="0"/>
      <w:marRight w:val="0"/>
      <w:marTop w:val="0"/>
      <w:marBottom w:val="0"/>
      <w:divBdr>
        <w:top w:val="none" w:sz="0" w:space="0" w:color="auto"/>
        <w:left w:val="none" w:sz="0" w:space="0" w:color="auto"/>
        <w:bottom w:val="none" w:sz="0" w:space="0" w:color="auto"/>
        <w:right w:val="none" w:sz="0" w:space="0" w:color="auto"/>
      </w:divBdr>
      <w:divsChild>
        <w:div w:id="1849978835">
          <w:marLeft w:val="0"/>
          <w:marRight w:val="0"/>
          <w:marTop w:val="0"/>
          <w:marBottom w:val="0"/>
          <w:divBdr>
            <w:top w:val="none" w:sz="0" w:space="0" w:color="auto"/>
            <w:left w:val="none" w:sz="0" w:space="0" w:color="auto"/>
            <w:bottom w:val="none" w:sz="0" w:space="0" w:color="auto"/>
            <w:right w:val="none" w:sz="0" w:space="0" w:color="auto"/>
          </w:divBdr>
        </w:div>
        <w:div w:id="839393592">
          <w:marLeft w:val="0"/>
          <w:marRight w:val="0"/>
          <w:marTop w:val="0"/>
          <w:marBottom w:val="0"/>
          <w:divBdr>
            <w:top w:val="none" w:sz="0" w:space="0" w:color="auto"/>
            <w:left w:val="none" w:sz="0" w:space="0" w:color="auto"/>
            <w:bottom w:val="none" w:sz="0" w:space="0" w:color="auto"/>
            <w:right w:val="none" w:sz="0" w:space="0" w:color="auto"/>
          </w:divBdr>
        </w:div>
        <w:div w:id="120074814">
          <w:marLeft w:val="0"/>
          <w:marRight w:val="0"/>
          <w:marTop w:val="0"/>
          <w:marBottom w:val="0"/>
          <w:divBdr>
            <w:top w:val="none" w:sz="0" w:space="0" w:color="auto"/>
            <w:left w:val="none" w:sz="0" w:space="0" w:color="auto"/>
            <w:bottom w:val="none" w:sz="0" w:space="0" w:color="auto"/>
            <w:right w:val="none" w:sz="0" w:space="0" w:color="auto"/>
          </w:divBdr>
        </w:div>
        <w:div w:id="265357971">
          <w:marLeft w:val="0"/>
          <w:marRight w:val="0"/>
          <w:marTop w:val="0"/>
          <w:marBottom w:val="0"/>
          <w:divBdr>
            <w:top w:val="none" w:sz="0" w:space="0" w:color="auto"/>
            <w:left w:val="none" w:sz="0" w:space="0" w:color="auto"/>
            <w:bottom w:val="none" w:sz="0" w:space="0" w:color="auto"/>
            <w:right w:val="none" w:sz="0" w:space="0" w:color="auto"/>
          </w:divBdr>
        </w:div>
        <w:div w:id="1170558947">
          <w:marLeft w:val="0"/>
          <w:marRight w:val="0"/>
          <w:marTop w:val="0"/>
          <w:marBottom w:val="0"/>
          <w:divBdr>
            <w:top w:val="none" w:sz="0" w:space="0" w:color="auto"/>
            <w:left w:val="none" w:sz="0" w:space="0" w:color="auto"/>
            <w:bottom w:val="none" w:sz="0" w:space="0" w:color="auto"/>
            <w:right w:val="none" w:sz="0" w:space="0" w:color="auto"/>
          </w:divBdr>
        </w:div>
        <w:div w:id="602880284">
          <w:marLeft w:val="0"/>
          <w:marRight w:val="0"/>
          <w:marTop w:val="0"/>
          <w:marBottom w:val="0"/>
          <w:divBdr>
            <w:top w:val="none" w:sz="0" w:space="0" w:color="auto"/>
            <w:left w:val="none" w:sz="0" w:space="0" w:color="auto"/>
            <w:bottom w:val="none" w:sz="0" w:space="0" w:color="auto"/>
            <w:right w:val="none" w:sz="0" w:space="0" w:color="auto"/>
          </w:divBdr>
        </w:div>
        <w:div w:id="1727416030">
          <w:marLeft w:val="0"/>
          <w:marRight w:val="0"/>
          <w:marTop w:val="0"/>
          <w:marBottom w:val="0"/>
          <w:divBdr>
            <w:top w:val="none" w:sz="0" w:space="0" w:color="auto"/>
            <w:left w:val="none" w:sz="0" w:space="0" w:color="auto"/>
            <w:bottom w:val="none" w:sz="0" w:space="0" w:color="auto"/>
            <w:right w:val="none" w:sz="0" w:space="0" w:color="auto"/>
          </w:divBdr>
        </w:div>
        <w:div w:id="2045596008">
          <w:marLeft w:val="0"/>
          <w:marRight w:val="0"/>
          <w:marTop w:val="0"/>
          <w:marBottom w:val="0"/>
          <w:divBdr>
            <w:top w:val="none" w:sz="0" w:space="0" w:color="auto"/>
            <w:left w:val="none" w:sz="0" w:space="0" w:color="auto"/>
            <w:bottom w:val="none" w:sz="0" w:space="0" w:color="auto"/>
            <w:right w:val="none" w:sz="0" w:space="0" w:color="auto"/>
          </w:divBdr>
        </w:div>
        <w:div w:id="1274677004">
          <w:marLeft w:val="0"/>
          <w:marRight w:val="0"/>
          <w:marTop w:val="0"/>
          <w:marBottom w:val="0"/>
          <w:divBdr>
            <w:top w:val="none" w:sz="0" w:space="0" w:color="auto"/>
            <w:left w:val="none" w:sz="0" w:space="0" w:color="auto"/>
            <w:bottom w:val="none" w:sz="0" w:space="0" w:color="auto"/>
            <w:right w:val="none" w:sz="0" w:space="0" w:color="auto"/>
          </w:divBdr>
        </w:div>
        <w:div w:id="227882192">
          <w:marLeft w:val="0"/>
          <w:marRight w:val="0"/>
          <w:marTop w:val="0"/>
          <w:marBottom w:val="0"/>
          <w:divBdr>
            <w:top w:val="none" w:sz="0" w:space="0" w:color="auto"/>
            <w:left w:val="none" w:sz="0" w:space="0" w:color="auto"/>
            <w:bottom w:val="none" w:sz="0" w:space="0" w:color="auto"/>
            <w:right w:val="none" w:sz="0" w:space="0" w:color="auto"/>
          </w:divBdr>
        </w:div>
        <w:div w:id="1746954678">
          <w:marLeft w:val="0"/>
          <w:marRight w:val="0"/>
          <w:marTop w:val="0"/>
          <w:marBottom w:val="0"/>
          <w:divBdr>
            <w:top w:val="none" w:sz="0" w:space="0" w:color="auto"/>
            <w:left w:val="none" w:sz="0" w:space="0" w:color="auto"/>
            <w:bottom w:val="none" w:sz="0" w:space="0" w:color="auto"/>
            <w:right w:val="none" w:sz="0" w:space="0" w:color="auto"/>
          </w:divBdr>
        </w:div>
        <w:div w:id="1308897364">
          <w:marLeft w:val="0"/>
          <w:marRight w:val="0"/>
          <w:marTop w:val="0"/>
          <w:marBottom w:val="0"/>
          <w:divBdr>
            <w:top w:val="none" w:sz="0" w:space="0" w:color="auto"/>
            <w:left w:val="none" w:sz="0" w:space="0" w:color="auto"/>
            <w:bottom w:val="none" w:sz="0" w:space="0" w:color="auto"/>
            <w:right w:val="none" w:sz="0" w:space="0" w:color="auto"/>
          </w:divBdr>
        </w:div>
        <w:div w:id="728655332">
          <w:marLeft w:val="0"/>
          <w:marRight w:val="0"/>
          <w:marTop w:val="0"/>
          <w:marBottom w:val="0"/>
          <w:divBdr>
            <w:top w:val="none" w:sz="0" w:space="0" w:color="auto"/>
            <w:left w:val="none" w:sz="0" w:space="0" w:color="auto"/>
            <w:bottom w:val="none" w:sz="0" w:space="0" w:color="auto"/>
            <w:right w:val="none" w:sz="0" w:space="0" w:color="auto"/>
          </w:divBdr>
        </w:div>
        <w:div w:id="201091773">
          <w:marLeft w:val="0"/>
          <w:marRight w:val="0"/>
          <w:marTop w:val="0"/>
          <w:marBottom w:val="0"/>
          <w:divBdr>
            <w:top w:val="none" w:sz="0" w:space="0" w:color="auto"/>
            <w:left w:val="none" w:sz="0" w:space="0" w:color="auto"/>
            <w:bottom w:val="none" w:sz="0" w:space="0" w:color="auto"/>
            <w:right w:val="none" w:sz="0" w:space="0" w:color="auto"/>
          </w:divBdr>
        </w:div>
        <w:div w:id="1516729341">
          <w:marLeft w:val="0"/>
          <w:marRight w:val="0"/>
          <w:marTop w:val="0"/>
          <w:marBottom w:val="0"/>
          <w:divBdr>
            <w:top w:val="none" w:sz="0" w:space="0" w:color="auto"/>
            <w:left w:val="none" w:sz="0" w:space="0" w:color="auto"/>
            <w:bottom w:val="none" w:sz="0" w:space="0" w:color="auto"/>
            <w:right w:val="none" w:sz="0" w:space="0" w:color="auto"/>
          </w:divBdr>
        </w:div>
        <w:div w:id="1142232988">
          <w:marLeft w:val="0"/>
          <w:marRight w:val="0"/>
          <w:marTop w:val="0"/>
          <w:marBottom w:val="0"/>
          <w:divBdr>
            <w:top w:val="none" w:sz="0" w:space="0" w:color="auto"/>
            <w:left w:val="none" w:sz="0" w:space="0" w:color="auto"/>
            <w:bottom w:val="none" w:sz="0" w:space="0" w:color="auto"/>
            <w:right w:val="none" w:sz="0" w:space="0" w:color="auto"/>
          </w:divBdr>
        </w:div>
        <w:div w:id="1952782772">
          <w:marLeft w:val="0"/>
          <w:marRight w:val="0"/>
          <w:marTop w:val="0"/>
          <w:marBottom w:val="0"/>
          <w:divBdr>
            <w:top w:val="none" w:sz="0" w:space="0" w:color="auto"/>
            <w:left w:val="none" w:sz="0" w:space="0" w:color="auto"/>
            <w:bottom w:val="none" w:sz="0" w:space="0" w:color="auto"/>
            <w:right w:val="none" w:sz="0" w:space="0" w:color="auto"/>
          </w:divBdr>
        </w:div>
        <w:div w:id="1410955847">
          <w:marLeft w:val="0"/>
          <w:marRight w:val="0"/>
          <w:marTop w:val="0"/>
          <w:marBottom w:val="0"/>
          <w:divBdr>
            <w:top w:val="none" w:sz="0" w:space="0" w:color="auto"/>
            <w:left w:val="none" w:sz="0" w:space="0" w:color="auto"/>
            <w:bottom w:val="none" w:sz="0" w:space="0" w:color="auto"/>
            <w:right w:val="none" w:sz="0" w:space="0" w:color="auto"/>
          </w:divBdr>
        </w:div>
        <w:div w:id="23753692">
          <w:marLeft w:val="0"/>
          <w:marRight w:val="0"/>
          <w:marTop w:val="0"/>
          <w:marBottom w:val="0"/>
          <w:divBdr>
            <w:top w:val="none" w:sz="0" w:space="0" w:color="auto"/>
            <w:left w:val="none" w:sz="0" w:space="0" w:color="auto"/>
            <w:bottom w:val="none" w:sz="0" w:space="0" w:color="auto"/>
            <w:right w:val="none" w:sz="0" w:space="0" w:color="auto"/>
          </w:divBdr>
        </w:div>
        <w:div w:id="593132074">
          <w:marLeft w:val="0"/>
          <w:marRight w:val="0"/>
          <w:marTop w:val="0"/>
          <w:marBottom w:val="0"/>
          <w:divBdr>
            <w:top w:val="none" w:sz="0" w:space="0" w:color="auto"/>
            <w:left w:val="none" w:sz="0" w:space="0" w:color="auto"/>
            <w:bottom w:val="none" w:sz="0" w:space="0" w:color="auto"/>
            <w:right w:val="none" w:sz="0" w:space="0" w:color="auto"/>
          </w:divBdr>
        </w:div>
        <w:div w:id="809714352">
          <w:marLeft w:val="0"/>
          <w:marRight w:val="0"/>
          <w:marTop w:val="0"/>
          <w:marBottom w:val="0"/>
          <w:divBdr>
            <w:top w:val="none" w:sz="0" w:space="0" w:color="auto"/>
            <w:left w:val="none" w:sz="0" w:space="0" w:color="auto"/>
            <w:bottom w:val="none" w:sz="0" w:space="0" w:color="auto"/>
            <w:right w:val="none" w:sz="0" w:space="0" w:color="auto"/>
          </w:divBdr>
        </w:div>
        <w:div w:id="1777678381">
          <w:marLeft w:val="0"/>
          <w:marRight w:val="0"/>
          <w:marTop w:val="0"/>
          <w:marBottom w:val="0"/>
          <w:divBdr>
            <w:top w:val="none" w:sz="0" w:space="0" w:color="auto"/>
            <w:left w:val="none" w:sz="0" w:space="0" w:color="auto"/>
            <w:bottom w:val="none" w:sz="0" w:space="0" w:color="auto"/>
            <w:right w:val="none" w:sz="0" w:space="0" w:color="auto"/>
          </w:divBdr>
        </w:div>
        <w:div w:id="1281835433">
          <w:marLeft w:val="0"/>
          <w:marRight w:val="0"/>
          <w:marTop w:val="0"/>
          <w:marBottom w:val="0"/>
          <w:divBdr>
            <w:top w:val="none" w:sz="0" w:space="0" w:color="auto"/>
            <w:left w:val="none" w:sz="0" w:space="0" w:color="auto"/>
            <w:bottom w:val="none" w:sz="0" w:space="0" w:color="auto"/>
            <w:right w:val="none" w:sz="0" w:space="0" w:color="auto"/>
          </w:divBdr>
        </w:div>
        <w:div w:id="146677804">
          <w:marLeft w:val="0"/>
          <w:marRight w:val="0"/>
          <w:marTop w:val="0"/>
          <w:marBottom w:val="0"/>
          <w:divBdr>
            <w:top w:val="none" w:sz="0" w:space="0" w:color="auto"/>
            <w:left w:val="none" w:sz="0" w:space="0" w:color="auto"/>
            <w:bottom w:val="none" w:sz="0" w:space="0" w:color="auto"/>
            <w:right w:val="none" w:sz="0" w:space="0" w:color="auto"/>
          </w:divBdr>
        </w:div>
        <w:div w:id="2119794129">
          <w:marLeft w:val="0"/>
          <w:marRight w:val="0"/>
          <w:marTop w:val="0"/>
          <w:marBottom w:val="0"/>
          <w:divBdr>
            <w:top w:val="none" w:sz="0" w:space="0" w:color="auto"/>
            <w:left w:val="none" w:sz="0" w:space="0" w:color="auto"/>
            <w:bottom w:val="none" w:sz="0" w:space="0" w:color="auto"/>
            <w:right w:val="none" w:sz="0" w:space="0" w:color="auto"/>
          </w:divBdr>
        </w:div>
        <w:div w:id="1284537484">
          <w:marLeft w:val="0"/>
          <w:marRight w:val="0"/>
          <w:marTop w:val="0"/>
          <w:marBottom w:val="0"/>
          <w:divBdr>
            <w:top w:val="none" w:sz="0" w:space="0" w:color="auto"/>
            <w:left w:val="none" w:sz="0" w:space="0" w:color="auto"/>
            <w:bottom w:val="none" w:sz="0" w:space="0" w:color="auto"/>
            <w:right w:val="none" w:sz="0" w:space="0" w:color="auto"/>
          </w:divBdr>
        </w:div>
        <w:div w:id="687028460">
          <w:marLeft w:val="0"/>
          <w:marRight w:val="0"/>
          <w:marTop w:val="0"/>
          <w:marBottom w:val="0"/>
          <w:divBdr>
            <w:top w:val="none" w:sz="0" w:space="0" w:color="auto"/>
            <w:left w:val="none" w:sz="0" w:space="0" w:color="auto"/>
            <w:bottom w:val="none" w:sz="0" w:space="0" w:color="auto"/>
            <w:right w:val="none" w:sz="0" w:space="0" w:color="auto"/>
          </w:divBdr>
        </w:div>
        <w:div w:id="171192426">
          <w:marLeft w:val="0"/>
          <w:marRight w:val="0"/>
          <w:marTop w:val="0"/>
          <w:marBottom w:val="0"/>
          <w:divBdr>
            <w:top w:val="none" w:sz="0" w:space="0" w:color="auto"/>
            <w:left w:val="none" w:sz="0" w:space="0" w:color="auto"/>
            <w:bottom w:val="none" w:sz="0" w:space="0" w:color="auto"/>
            <w:right w:val="none" w:sz="0" w:space="0" w:color="auto"/>
          </w:divBdr>
        </w:div>
        <w:div w:id="1772583565">
          <w:marLeft w:val="0"/>
          <w:marRight w:val="0"/>
          <w:marTop w:val="0"/>
          <w:marBottom w:val="0"/>
          <w:divBdr>
            <w:top w:val="none" w:sz="0" w:space="0" w:color="auto"/>
            <w:left w:val="none" w:sz="0" w:space="0" w:color="auto"/>
            <w:bottom w:val="none" w:sz="0" w:space="0" w:color="auto"/>
            <w:right w:val="none" w:sz="0" w:space="0" w:color="auto"/>
          </w:divBdr>
        </w:div>
        <w:div w:id="1449549702">
          <w:marLeft w:val="0"/>
          <w:marRight w:val="0"/>
          <w:marTop w:val="0"/>
          <w:marBottom w:val="0"/>
          <w:divBdr>
            <w:top w:val="none" w:sz="0" w:space="0" w:color="auto"/>
            <w:left w:val="none" w:sz="0" w:space="0" w:color="auto"/>
            <w:bottom w:val="none" w:sz="0" w:space="0" w:color="auto"/>
            <w:right w:val="none" w:sz="0" w:space="0" w:color="auto"/>
          </w:divBdr>
        </w:div>
        <w:div w:id="205995411">
          <w:marLeft w:val="0"/>
          <w:marRight w:val="0"/>
          <w:marTop w:val="0"/>
          <w:marBottom w:val="0"/>
          <w:divBdr>
            <w:top w:val="none" w:sz="0" w:space="0" w:color="auto"/>
            <w:left w:val="none" w:sz="0" w:space="0" w:color="auto"/>
            <w:bottom w:val="none" w:sz="0" w:space="0" w:color="auto"/>
            <w:right w:val="none" w:sz="0" w:space="0" w:color="auto"/>
          </w:divBdr>
        </w:div>
        <w:div w:id="1545675410">
          <w:marLeft w:val="0"/>
          <w:marRight w:val="0"/>
          <w:marTop w:val="0"/>
          <w:marBottom w:val="0"/>
          <w:divBdr>
            <w:top w:val="none" w:sz="0" w:space="0" w:color="auto"/>
            <w:left w:val="none" w:sz="0" w:space="0" w:color="auto"/>
            <w:bottom w:val="none" w:sz="0" w:space="0" w:color="auto"/>
            <w:right w:val="none" w:sz="0" w:space="0" w:color="auto"/>
          </w:divBdr>
        </w:div>
        <w:div w:id="1783920933">
          <w:marLeft w:val="0"/>
          <w:marRight w:val="0"/>
          <w:marTop w:val="0"/>
          <w:marBottom w:val="0"/>
          <w:divBdr>
            <w:top w:val="none" w:sz="0" w:space="0" w:color="auto"/>
            <w:left w:val="none" w:sz="0" w:space="0" w:color="auto"/>
            <w:bottom w:val="none" w:sz="0" w:space="0" w:color="auto"/>
            <w:right w:val="none" w:sz="0" w:space="0" w:color="auto"/>
          </w:divBdr>
        </w:div>
        <w:div w:id="1255551791">
          <w:marLeft w:val="0"/>
          <w:marRight w:val="0"/>
          <w:marTop w:val="0"/>
          <w:marBottom w:val="0"/>
          <w:divBdr>
            <w:top w:val="none" w:sz="0" w:space="0" w:color="auto"/>
            <w:left w:val="none" w:sz="0" w:space="0" w:color="auto"/>
            <w:bottom w:val="none" w:sz="0" w:space="0" w:color="auto"/>
            <w:right w:val="none" w:sz="0" w:space="0" w:color="auto"/>
          </w:divBdr>
        </w:div>
        <w:div w:id="1458715950">
          <w:marLeft w:val="0"/>
          <w:marRight w:val="0"/>
          <w:marTop w:val="0"/>
          <w:marBottom w:val="0"/>
          <w:divBdr>
            <w:top w:val="none" w:sz="0" w:space="0" w:color="auto"/>
            <w:left w:val="none" w:sz="0" w:space="0" w:color="auto"/>
            <w:bottom w:val="none" w:sz="0" w:space="0" w:color="auto"/>
            <w:right w:val="none" w:sz="0" w:space="0" w:color="auto"/>
          </w:divBdr>
          <w:divsChild>
            <w:div w:id="159076765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04569611">
          <w:marLeft w:val="0"/>
          <w:marRight w:val="0"/>
          <w:marTop w:val="0"/>
          <w:marBottom w:val="0"/>
          <w:divBdr>
            <w:top w:val="none" w:sz="0" w:space="0" w:color="auto"/>
            <w:left w:val="none" w:sz="0" w:space="0" w:color="auto"/>
            <w:bottom w:val="none" w:sz="0" w:space="0" w:color="auto"/>
            <w:right w:val="none" w:sz="0" w:space="0" w:color="auto"/>
          </w:divBdr>
        </w:div>
        <w:div w:id="1930263014">
          <w:marLeft w:val="0"/>
          <w:marRight w:val="0"/>
          <w:marTop w:val="0"/>
          <w:marBottom w:val="0"/>
          <w:divBdr>
            <w:top w:val="none" w:sz="0" w:space="0" w:color="auto"/>
            <w:left w:val="none" w:sz="0" w:space="0" w:color="auto"/>
            <w:bottom w:val="none" w:sz="0" w:space="0" w:color="auto"/>
            <w:right w:val="none" w:sz="0" w:space="0" w:color="auto"/>
          </w:divBdr>
        </w:div>
        <w:div w:id="850875554">
          <w:marLeft w:val="0"/>
          <w:marRight w:val="0"/>
          <w:marTop w:val="0"/>
          <w:marBottom w:val="0"/>
          <w:divBdr>
            <w:top w:val="none" w:sz="0" w:space="0" w:color="auto"/>
            <w:left w:val="none" w:sz="0" w:space="0" w:color="auto"/>
            <w:bottom w:val="none" w:sz="0" w:space="0" w:color="auto"/>
            <w:right w:val="none" w:sz="0" w:space="0" w:color="auto"/>
          </w:divBdr>
        </w:div>
        <w:div w:id="1405637869">
          <w:marLeft w:val="0"/>
          <w:marRight w:val="0"/>
          <w:marTop w:val="0"/>
          <w:marBottom w:val="0"/>
          <w:divBdr>
            <w:top w:val="none" w:sz="0" w:space="0" w:color="auto"/>
            <w:left w:val="none" w:sz="0" w:space="0" w:color="auto"/>
            <w:bottom w:val="none" w:sz="0" w:space="0" w:color="auto"/>
            <w:right w:val="none" w:sz="0" w:space="0" w:color="auto"/>
          </w:divBdr>
        </w:div>
        <w:div w:id="1724716893">
          <w:marLeft w:val="0"/>
          <w:marRight w:val="0"/>
          <w:marTop w:val="0"/>
          <w:marBottom w:val="0"/>
          <w:divBdr>
            <w:top w:val="none" w:sz="0" w:space="0" w:color="auto"/>
            <w:left w:val="none" w:sz="0" w:space="0" w:color="auto"/>
            <w:bottom w:val="none" w:sz="0" w:space="0" w:color="auto"/>
            <w:right w:val="none" w:sz="0" w:space="0" w:color="auto"/>
          </w:divBdr>
        </w:div>
        <w:div w:id="111216436">
          <w:marLeft w:val="0"/>
          <w:marRight w:val="0"/>
          <w:marTop w:val="0"/>
          <w:marBottom w:val="0"/>
          <w:divBdr>
            <w:top w:val="none" w:sz="0" w:space="0" w:color="auto"/>
            <w:left w:val="none" w:sz="0" w:space="0" w:color="auto"/>
            <w:bottom w:val="none" w:sz="0" w:space="0" w:color="auto"/>
            <w:right w:val="none" w:sz="0" w:space="0" w:color="auto"/>
          </w:divBdr>
        </w:div>
        <w:div w:id="1080829749">
          <w:marLeft w:val="0"/>
          <w:marRight w:val="0"/>
          <w:marTop w:val="0"/>
          <w:marBottom w:val="0"/>
          <w:divBdr>
            <w:top w:val="none" w:sz="0" w:space="0" w:color="auto"/>
            <w:left w:val="none" w:sz="0" w:space="0" w:color="auto"/>
            <w:bottom w:val="none" w:sz="0" w:space="0" w:color="auto"/>
            <w:right w:val="none" w:sz="0" w:space="0" w:color="auto"/>
          </w:divBdr>
        </w:div>
        <w:div w:id="36442730">
          <w:marLeft w:val="0"/>
          <w:marRight w:val="0"/>
          <w:marTop w:val="0"/>
          <w:marBottom w:val="0"/>
          <w:divBdr>
            <w:top w:val="none" w:sz="0" w:space="0" w:color="auto"/>
            <w:left w:val="none" w:sz="0" w:space="0" w:color="auto"/>
            <w:bottom w:val="none" w:sz="0" w:space="0" w:color="auto"/>
            <w:right w:val="none" w:sz="0" w:space="0" w:color="auto"/>
          </w:divBdr>
        </w:div>
        <w:div w:id="2086490069">
          <w:marLeft w:val="0"/>
          <w:marRight w:val="0"/>
          <w:marTop w:val="0"/>
          <w:marBottom w:val="0"/>
          <w:divBdr>
            <w:top w:val="none" w:sz="0" w:space="0" w:color="auto"/>
            <w:left w:val="none" w:sz="0" w:space="0" w:color="auto"/>
            <w:bottom w:val="none" w:sz="0" w:space="0" w:color="auto"/>
            <w:right w:val="none" w:sz="0" w:space="0" w:color="auto"/>
          </w:divBdr>
        </w:div>
        <w:div w:id="1028530312">
          <w:marLeft w:val="0"/>
          <w:marRight w:val="0"/>
          <w:marTop w:val="0"/>
          <w:marBottom w:val="0"/>
          <w:divBdr>
            <w:top w:val="none" w:sz="0" w:space="0" w:color="auto"/>
            <w:left w:val="none" w:sz="0" w:space="0" w:color="auto"/>
            <w:bottom w:val="none" w:sz="0" w:space="0" w:color="auto"/>
            <w:right w:val="none" w:sz="0" w:space="0" w:color="auto"/>
          </w:divBdr>
        </w:div>
        <w:div w:id="1110007735">
          <w:marLeft w:val="0"/>
          <w:marRight w:val="0"/>
          <w:marTop w:val="0"/>
          <w:marBottom w:val="0"/>
          <w:divBdr>
            <w:top w:val="none" w:sz="0" w:space="0" w:color="auto"/>
            <w:left w:val="none" w:sz="0" w:space="0" w:color="auto"/>
            <w:bottom w:val="none" w:sz="0" w:space="0" w:color="auto"/>
            <w:right w:val="none" w:sz="0" w:space="0" w:color="auto"/>
          </w:divBdr>
        </w:div>
        <w:div w:id="1237936942">
          <w:marLeft w:val="0"/>
          <w:marRight w:val="0"/>
          <w:marTop w:val="0"/>
          <w:marBottom w:val="0"/>
          <w:divBdr>
            <w:top w:val="none" w:sz="0" w:space="0" w:color="auto"/>
            <w:left w:val="none" w:sz="0" w:space="0" w:color="auto"/>
            <w:bottom w:val="none" w:sz="0" w:space="0" w:color="auto"/>
            <w:right w:val="none" w:sz="0" w:space="0" w:color="auto"/>
          </w:divBdr>
        </w:div>
        <w:div w:id="793904897">
          <w:marLeft w:val="0"/>
          <w:marRight w:val="0"/>
          <w:marTop w:val="0"/>
          <w:marBottom w:val="0"/>
          <w:divBdr>
            <w:top w:val="none" w:sz="0" w:space="0" w:color="auto"/>
            <w:left w:val="none" w:sz="0" w:space="0" w:color="auto"/>
            <w:bottom w:val="none" w:sz="0" w:space="0" w:color="auto"/>
            <w:right w:val="none" w:sz="0" w:space="0" w:color="auto"/>
          </w:divBdr>
        </w:div>
        <w:div w:id="788545397">
          <w:marLeft w:val="0"/>
          <w:marRight w:val="0"/>
          <w:marTop w:val="0"/>
          <w:marBottom w:val="0"/>
          <w:divBdr>
            <w:top w:val="none" w:sz="0" w:space="0" w:color="auto"/>
            <w:left w:val="none" w:sz="0" w:space="0" w:color="auto"/>
            <w:bottom w:val="none" w:sz="0" w:space="0" w:color="auto"/>
            <w:right w:val="none" w:sz="0" w:space="0" w:color="auto"/>
          </w:divBdr>
        </w:div>
        <w:div w:id="1828400882">
          <w:marLeft w:val="0"/>
          <w:marRight w:val="0"/>
          <w:marTop w:val="0"/>
          <w:marBottom w:val="0"/>
          <w:divBdr>
            <w:top w:val="none" w:sz="0" w:space="0" w:color="auto"/>
            <w:left w:val="none" w:sz="0" w:space="0" w:color="auto"/>
            <w:bottom w:val="none" w:sz="0" w:space="0" w:color="auto"/>
            <w:right w:val="none" w:sz="0" w:space="0" w:color="auto"/>
          </w:divBdr>
        </w:div>
        <w:div w:id="826945501">
          <w:marLeft w:val="0"/>
          <w:marRight w:val="0"/>
          <w:marTop w:val="0"/>
          <w:marBottom w:val="0"/>
          <w:divBdr>
            <w:top w:val="none" w:sz="0" w:space="0" w:color="auto"/>
            <w:left w:val="none" w:sz="0" w:space="0" w:color="auto"/>
            <w:bottom w:val="none" w:sz="0" w:space="0" w:color="auto"/>
            <w:right w:val="none" w:sz="0" w:space="0" w:color="auto"/>
          </w:divBdr>
        </w:div>
        <w:div w:id="582032997">
          <w:marLeft w:val="0"/>
          <w:marRight w:val="0"/>
          <w:marTop w:val="0"/>
          <w:marBottom w:val="0"/>
          <w:divBdr>
            <w:top w:val="none" w:sz="0" w:space="0" w:color="auto"/>
            <w:left w:val="none" w:sz="0" w:space="0" w:color="auto"/>
            <w:bottom w:val="none" w:sz="0" w:space="0" w:color="auto"/>
            <w:right w:val="none" w:sz="0" w:space="0" w:color="auto"/>
          </w:divBdr>
        </w:div>
        <w:div w:id="1547715348">
          <w:marLeft w:val="0"/>
          <w:marRight w:val="0"/>
          <w:marTop w:val="0"/>
          <w:marBottom w:val="0"/>
          <w:divBdr>
            <w:top w:val="none" w:sz="0" w:space="0" w:color="auto"/>
            <w:left w:val="none" w:sz="0" w:space="0" w:color="auto"/>
            <w:bottom w:val="none" w:sz="0" w:space="0" w:color="auto"/>
            <w:right w:val="none" w:sz="0" w:space="0" w:color="auto"/>
          </w:divBdr>
        </w:div>
        <w:div w:id="2076314618">
          <w:marLeft w:val="0"/>
          <w:marRight w:val="0"/>
          <w:marTop w:val="0"/>
          <w:marBottom w:val="0"/>
          <w:divBdr>
            <w:top w:val="none" w:sz="0" w:space="0" w:color="auto"/>
            <w:left w:val="none" w:sz="0" w:space="0" w:color="auto"/>
            <w:bottom w:val="none" w:sz="0" w:space="0" w:color="auto"/>
            <w:right w:val="none" w:sz="0" w:space="0" w:color="auto"/>
          </w:divBdr>
        </w:div>
        <w:div w:id="1464735960">
          <w:marLeft w:val="0"/>
          <w:marRight w:val="0"/>
          <w:marTop w:val="0"/>
          <w:marBottom w:val="0"/>
          <w:divBdr>
            <w:top w:val="none" w:sz="0" w:space="0" w:color="auto"/>
            <w:left w:val="none" w:sz="0" w:space="0" w:color="auto"/>
            <w:bottom w:val="none" w:sz="0" w:space="0" w:color="auto"/>
            <w:right w:val="none" w:sz="0" w:space="0" w:color="auto"/>
          </w:divBdr>
        </w:div>
        <w:div w:id="674461741">
          <w:marLeft w:val="0"/>
          <w:marRight w:val="0"/>
          <w:marTop w:val="0"/>
          <w:marBottom w:val="0"/>
          <w:divBdr>
            <w:top w:val="none" w:sz="0" w:space="0" w:color="auto"/>
            <w:left w:val="none" w:sz="0" w:space="0" w:color="auto"/>
            <w:bottom w:val="none" w:sz="0" w:space="0" w:color="auto"/>
            <w:right w:val="none" w:sz="0" w:space="0" w:color="auto"/>
          </w:divBdr>
        </w:div>
        <w:div w:id="670571208">
          <w:marLeft w:val="0"/>
          <w:marRight w:val="0"/>
          <w:marTop w:val="0"/>
          <w:marBottom w:val="0"/>
          <w:divBdr>
            <w:top w:val="none" w:sz="0" w:space="0" w:color="auto"/>
            <w:left w:val="none" w:sz="0" w:space="0" w:color="auto"/>
            <w:bottom w:val="none" w:sz="0" w:space="0" w:color="auto"/>
            <w:right w:val="none" w:sz="0" w:space="0" w:color="auto"/>
          </w:divBdr>
        </w:div>
        <w:div w:id="1355107967">
          <w:marLeft w:val="0"/>
          <w:marRight w:val="0"/>
          <w:marTop w:val="0"/>
          <w:marBottom w:val="0"/>
          <w:divBdr>
            <w:top w:val="none" w:sz="0" w:space="0" w:color="auto"/>
            <w:left w:val="none" w:sz="0" w:space="0" w:color="auto"/>
            <w:bottom w:val="none" w:sz="0" w:space="0" w:color="auto"/>
            <w:right w:val="none" w:sz="0" w:space="0" w:color="auto"/>
          </w:divBdr>
        </w:div>
        <w:div w:id="508061953">
          <w:marLeft w:val="0"/>
          <w:marRight w:val="0"/>
          <w:marTop w:val="0"/>
          <w:marBottom w:val="0"/>
          <w:divBdr>
            <w:top w:val="none" w:sz="0" w:space="0" w:color="auto"/>
            <w:left w:val="none" w:sz="0" w:space="0" w:color="auto"/>
            <w:bottom w:val="none" w:sz="0" w:space="0" w:color="auto"/>
            <w:right w:val="none" w:sz="0" w:space="0" w:color="auto"/>
          </w:divBdr>
        </w:div>
        <w:div w:id="2013100254">
          <w:marLeft w:val="0"/>
          <w:marRight w:val="0"/>
          <w:marTop w:val="0"/>
          <w:marBottom w:val="0"/>
          <w:divBdr>
            <w:top w:val="none" w:sz="0" w:space="0" w:color="auto"/>
            <w:left w:val="none" w:sz="0" w:space="0" w:color="auto"/>
            <w:bottom w:val="none" w:sz="0" w:space="0" w:color="auto"/>
            <w:right w:val="none" w:sz="0" w:space="0" w:color="auto"/>
          </w:divBdr>
        </w:div>
        <w:div w:id="880018005">
          <w:marLeft w:val="0"/>
          <w:marRight w:val="0"/>
          <w:marTop w:val="0"/>
          <w:marBottom w:val="0"/>
          <w:divBdr>
            <w:top w:val="none" w:sz="0" w:space="0" w:color="auto"/>
            <w:left w:val="none" w:sz="0" w:space="0" w:color="auto"/>
            <w:bottom w:val="none" w:sz="0" w:space="0" w:color="auto"/>
            <w:right w:val="none" w:sz="0" w:space="0" w:color="auto"/>
          </w:divBdr>
        </w:div>
        <w:div w:id="1657487401">
          <w:marLeft w:val="0"/>
          <w:marRight w:val="0"/>
          <w:marTop w:val="0"/>
          <w:marBottom w:val="0"/>
          <w:divBdr>
            <w:top w:val="none" w:sz="0" w:space="0" w:color="auto"/>
            <w:left w:val="none" w:sz="0" w:space="0" w:color="auto"/>
            <w:bottom w:val="none" w:sz="0" w:space="0" w:color="auto"/>
            <w:right w:val="none" w:sz="0" w:space="0" w:color="auto"/>
          </w:divBdr>
        </w:div>
        <w:div w:id="973872386">
          <w:marLeft w:val="0"/>
          <w:marRight w:val="0"/>
          <w:marTop w:val="0"/>
          <w:marBottom w:val="0"/>
          <w:divBdr>
            <w:top w:val="none" w:sz="0" w:space="0" w:color="auto"/>
            <w:left w:val="none" w:sz="0" w:space="0" w:color="auto"/>
            <w:bottom w:val="none" w:sz="0" w:space="0" w:color="auto"/>
            <w:right w:val="none" w:sz="0" w:space="0" w:color="auto"/>
          </w:divBdr>
        </w:div>
        <w:div w:id="2100061992">
          <w:marLeft w:val="0"/>
          <w:marRight w:val="0"/>
          <w:marTop w:val="0"/>
          <w:marBottom w:val="0"/>
          <w:divBdr>
            <w:top w:val="none" w:sz="0" w:space="0" w:color="auto"/>
            <w:left w:val="none" w:sz="0" w:space="0" w:color="auto"/>
            <w:bottom w:val="none" w:sz="0" w:space="0" w:color="auto"/>
            <w:right w:val="none" w:sz="0" w:space="0" w:color="auto"/>
          </w:divBdr>
        </w:div>
        <w:div w:id="2018967675">
          <w:marLeft w:val="0"/>
          <w:marRight w:val="0"/>
          <w:marTop w:val="0"/>
          <w:marBottom w:val="0"/>
          <w:divBdr>
            <w:top w:val="none" w:sz="0" w:space="0" w:color="auto"/>
            <w:left w:val="none" w:sz="0" w:space="0" w:color="auto"/>
            <w:bottom w:val="none" w:sz="0" w:space="0" w:color="auto"/>
            <w:right w:val="none" w:sz="0" w:space="0" w:color="auto"/>
          </w:divBdr>
        </w:div>
        <w:div w:id="26763959">
          <w:marLeft w:val="0"/>
          <w:marRight w:val="0"/>
          <w:marTop w:val="0"/>
          <w:marBottom w:val="0"/>
          <w:divBdr>
            <w:top w:val="none" w:sz="0" w:space="0" w:color="auto"/>
            <w:left w:val="none" w:sz="0" w:space="0" w:color="auto"/>
            <w:bottom w:val="none" w:sz="0" w:space="0" w:color="auto"/>
            <w:right w:val="none" w:sz="0" w:space="0" w:color="auto"/>
          </w:divBdr>
        </w:div>
        <w:div w:id="1789277464">
          <w:marLeft w:val="0"/>
          <w:marRight w:val="0"/>
          <w:marTop w:val="0"/>
          <w:marBottom w:val="0"/>
          <w:divBdr>
            <w:top w:val="none" w:sz="0" w:space="0" w:color="auto"/>
            <w:left w:val="none" w:sz="0" w:space="0" w:color="auto"/>
            <w:bottom w:val="none" w:sz="0" w:space="0" w:color="auto"/>
            <w:right w:val="none" w:sz="0" w:space="0" w:color="auto"/>
          </w:divBdr>
        </w:div>
        <w:div w:id="1282953048">
          <w:marLeft w:val="0"/>
          <w:marRight w:val="0"/>
          <w:marTop w:val="0"/>
          <w:marBottom w:val="0"/>
          <w:divBdr>
            <w:top w:val="none" w:sz="0" w:space="0" w:color="auto"/>
            <w:left w:val="none" w:sz="0" w:space="0" w:color="auto"/>
            <w:bottom w:val="none" w:sz="0" w:space="0" w:color="auto"/>
            <w:right w:val="none" w:sz="0" w:space="0" w:color="auto"/>
          </w:divBdr>
        </w:div>
        <w:div w:id="165051204">
          <w:marLeft w:val="0"/>
          <w:marRight w:val="0"/>
          <w:marTop w:val="0"/>
          <w:marBottom w:val="0"/>
          <w:divBdr>
            <w:top w:val="none" w:sz="0" w:space="0" w:color="auto"/>
            <w:left w:val="none" w:sz="0" w:space="0" w:color="auto"/>
            <w:bottom w:val="none" w:sz="0" w:space="0" w:color="auto"/>
            <w:right w:val="none" w:sz="0" w:space="0" w:color="auto"/>
          </w:divBdr>
        </w:div>
        <w:div w:id="1951475705">
          <w:marLeft w:val="0"/>
          <w:marRight w:val="0"/>
          <w:marTop w:val="0"/>
          <w:marBottom w:val="0"/>
          <w:divBdr>
            <w:top w:val="none" w:sz="0" w:space="0" w:color="auto"/>
            <w:left w:val="none" w:sz="0" w:space="0" w:color="auto"/>
            <w:bottom w:val="none" w:sz="0" w:space="0" w:color="auto"/>
            <w:right w:val="none" w:sz="0" w:space="0" w:color="auto"/>
          </w:divBdr>
        </w:div>
        <w:div w:id="1385446855">
          <w:marLeft w:val="0"/>
          <w:marRight w:val="0"/>
          <w:marTop w:val="0"/>
          <w:marBottom w:val="0"/>
          <w:divBdr>
            <w:top w:val="none" w:sz="0" w:space="0" w:color="auto"/>
            <w:left w:val="none" w:sz="0" w:space="0" w:color="auto"/>
            <w:bottom w:val="none" w:sz="0" w:space="0" w:color="auto"/>
            <w:right w:val="none" w:sz="0" w:space="0" w:color="auto"/>
          </w:divBdr>
        </w:div>
        <w:div w:id="1404640463">
          <w:marLeft w:val="0"/>
          <w:marRight w:val="0"/>
          <w:marTop w:val="0"/>
          <w:marBottom w:val="0"/>
          <w:divBdr>
            <w:top w:val="none" w:sz="0" w:space="0" w:color="auto"/>
            <w:left w:val="none" w:sz="0" w:space="0" w:color="auto"/>
            <w:bottom w:val="none" w:sz="0" w:space="0" w:color="auto"/>
            <w:right w:val="none" w:sz="0" w:space="0" w:color="auto"/>
          </w:divBdr>
        </w:div>
        <w:div w:id="103617829">
          <w:marLeft w:val="0"/>
          <w:marRight w:val="0"/>
          <w:marTop w:val="0"/>
          <w:marBottom w:val="0"/>
          <w:divBdr>
            <w:top w:val="none" w:sz="0" w:space="0" w:color="auto"/>
            <w:left w:val="none" w:sz="0" w:space="0" w:color="auto"/>
            <w:bottom w:val="none" w:sz="0" w:space="0" w:color="auto"/>
            <w:right w:val="none" w:sz="0" w:space="0" w:color="auto"/>
          </w:divBdr>
        </w:div>
        <w:div w:id="1036154064">
          <w:marLeft w:val="0"/>
          <w:marRight w:val="0"/>
          <w:marTop w:val="0"/>
          <w:marBottom w:val="0"/>
          <w:divBdr>
            <w:top w:val="none" w:sz="0" w:space="0" w:color="auto"/>
            <w:left w:val="none" w:sz="0" w:space="0" w:color="auto"/>
            <w:bottom w:val="none" w:sz="0" w:space="0" w:color="auto"/>
            <w:right w:val="none" w:sz="0" w:space="0" w:color="auto"/>
          </w:divBdr>
        </w:div>
        <w:div w:id="2093700799">
          <w:marLeft w:val="0"/>
          <w:marRight w:val="0"/>
          <w:marTop w:val="0"/>
          <w:marBottom w:val="0"/>
          <w:divBdr>
            <w:top w:val="none" w:sz="0" w:space="0" w:color="auto"/>
            <w:left w:val="none" w:sz="0" w:space="0" w:color="auto"/>
            <w:bottom w:val="none" w:sz="0" w:space="0" w:color="auto"/>
            <w:right w:val="none" w:sz="0" w:space="0" w:color="auto"/>
          </w:divBdr>
        </w:div>
        <w:div w:id="969631637">
          <w:marLeft w:val="0"/>
          <w:marRight w:val="0"/>
          <w:marTop w:val="0"/>
          <w:marBottom w:val="0"/>
          <w:divBdr>
            <w:top w:val="none" w:sz="0" w:space="0" w:color="auto"/>
            <w:left w:val="none" w:sz="0" w:space="0" w:color="auto"/>
            <w:bottom w:val="none" w:sz="0" w:space="0" w:color="auto"/>
            <w:right w:val="none" w:sz="0" w:space="0" w:color="auto"/>
          </w:divBdr>
        </w:div>
        <w:div w:id="1333531055">
          <w:marLeft w:val="0"/>
          <w:marRight w:val="0"/>
          <w:marTop w:val="0"/>
          <w:marBottom w:val="0"/>
          <w:divBdr>
            <w:top w:val="none" w:sz="0" w:space="0" w:color="auto"/>
            <w:left w:val="none" w:sz="0" w:space="0" w:color="auto"/>
            <w:bottom w:val="none" w:sz="0" w:space="0" w:color="auto"/>
            <w:right w:val="none" w:sz="0" w:space="0" w:color="auto"/>
          </w:divBdr>
        </w:div>
        <w:div w:id="1530341236">
          <w:marLeft w:val="0"/>
          <w:marRight w:val="0"/>
          <w:marTop w:val="0"/>
          <w:marBottom w:val="0"/>
          <w:divBdr>
            <w:top w:val="none" w:sz="0" w:space="0" w:color="auto"/>
            <w:left w:val="none" w:sz="0" w:space="0" w:color="auto"/>
            <w:bottom w:val="none" w:sz="0" w:space="0" w:color="auto"/>
            <w:right w:val="none" w:sz="0" w:space="0" w:color="auto"/>
          </w:divBdr>
        </w:div>
        <w:div w:id="630598747">
          <w:marLeft w:val="0"/>
          <w:marRight w:val="0"/>
          <w:marTop w:val="0"/>
          <w:marBottom w:val="0"/>
          <w:divBdr>
            <w:top w:val="none" w:sz="0" w:space="0" w:color="auto"/>
            <w:left w:val="none" w:sz="0" w:space="0" w:color="auto"/>
            <w:bottom w:val="none" w:sz="0" w:space="0" w:color="auto"/>
            <w:right w:val="none" w:sz="0" w:space="0" w:color="auto"/>
          </w:divBdr>
        </w:div>
        <w:div w:id="998577400">
          <w:marLeft w:val="0"/>
          <w:marRight w:val="0"/>
          <w:marTop w:val="0"/>
          <w:marBottom w:val="0"/>
          <w:divBdr>
            <w:top w:val="none" w:sz="0" w:space="0" w:color="auto"/>
            <w:left w:val="none" w:sz="0" w:space="0" w:color="auto"/>
            <w:bottom w:val="none" w:sz="0" w:space="0" w:color="auto"/>
            <w:right w:val="none" w:sz="0" w:space="0" w:color="auto"/>
          </w:divBdr>
        </w:div>
        <w:div w:id="269581538">
          <w:marLeft w:val="0"/>
          <w:marRight w:val="0"/>
          <w:marTop w:val="0"/>
          <w:marBottom w:val="0"/>
          <w:divBdr>
            <w:top w:val="none" w:sz="0" w:space="0" w:color="auto"/>
            <w:left w:val="none" w:sz="0" w:space="0" w:color="auto"/>
            <w:bottom w:val="none" w:sz="0" w:space="0" w:color="auto"/>
            <w:right w:val="none" w:sz="0" w:space="0" w:color="auto"/>
          </w:divBdr>
        </w:div>
        <w:div w:id="1144005658">
          <w:marLeft w:val="0"/>
          <w:marRight w:val="0"/>
          <w:marTop w:val="0"/>
          <w:marBottom w:val="0"/>
          <w:divBdr>
            <w:top w:val="none" w:sz="0" w:space="0" w:color="auto"/>
            <w:left w:val="none" w:sz="0" w:space="0" w:color="auto"/>
            <w:bottom w:val="none" w:sz="0" w:space="0" w:color="auto"/>
            <w:right w:val="none" w:sz="0" w:space="0" w:color="auto"/>
          </w:divBdr>
        </w:div>
        <w:div w:id="1907566780">
          <w:marLeft w:val="0"/>
          <w:marRight w:val="0"/>
          <w:marTop w:val="0"/>
          <w:marBottom w:val="0"/>
          <w:divBdr>
            <w:top w:val="none" w:sz="0" w:space="0" w:color="auto"/>
            <w:left w:val="none" w:sz="0" w:space="0" w:color="auto"/>
            <w:bottom w:val="none" w:sz="0" w:space="0" w:color="auto"/>
            <w:right w:val="none" w:sz="0" w:space="0" w:color="auto"/>
          </w:divBdr>
        </w:div>
        <w:div w:id="1763646320">
          <w:marLeft w:val="0"/>
          <w:marRight w:val="0"/>
          <w:marTop w:val="0"/>
          <w:marBottom w:val="0"/>
          <w:divBdr>
            <w:top w:val="none" w:sz="0" w:space="0" w:color="auto"/>
            <w:left w:val="none" w:sz="0" w:space="0" w:color="auto"/>
            <w:bottom w:val="none" w:sz="0" w:space="0" w:color="auto"/>
            <w:right w:val="none" w:sz="0" w:space="0" w:color="auto"/>
          </w:divBdr>
        </w:div>
        <w:div w:id="1475371517">
          <w:marLeft w:val="0"/>
          <w:marRight w:val="0"/>
          <w:marTop w:val="0"/>
          <w:marBottom w:val="0"/>
          <w:divBdr>
            <w:top w:val="none" w:sz="0" w:space="0" w:color="auto"/>
            <w:left w:val="none" w:sz="0" w:space="0" w:color="auto"/>
            <w:bottom w:val="none" w:sz="0" w:space="0" w:color="auto"/>
            <w:right w:val="none" w:sz="0" w:space="0" w:color="auto"/>
          </w:divBdr>
        </w:div>
        <w:div w:id="1904561706">
          <w:marLeft w:val="0"/>
          <w:marRight w:val="0"/>
          <w:marTop w:val="0"/>
          <w:marBottom w:val="0"/>
          <w:divBdr>
            <w:top w:val="none" w:sz="0" w:space="0" w:color="auto"/>
            <w:left w:val="none" w:sz="0" w:space="0" w:color="auto"/>
            <w:bottom w:val="none" w:sz="0" w:space="0" w:color="auto"/>
            <w:right w:val="none" w:sz="0" w:space="0" w:color="auto"/>
          </w:divBdr>
        </w:div>
        <w:div w:id="232546863">
          <w:marLeft w:val="0"/>
          <w:marRight w:val="0"/>
          <w:marTop w:val="0"/>
          <w:marBottom w:val="0"/>
          <w:divBdr>
            <w:top w:val="none" w:sz="0" w:space="0" w:color="auto"/>
            <w:left w:val="none" w:sz="0" w:space="0" w:color="auto"/>
            <w:bottom w:val="none" w:sz="0" w:space="0" w:color="auto"/>
            <w:right w:val="none" w:sz="0" w:space="0" w:color="auto"/>
          </w:divBdr>
        </w:div>
        <w:div w:id="121851393">
          <w:marLeft w:val="0"/>
          <w:marRight w:val="0"/>
          <w:marTop w:val="0"/>
          <w:marBottom w:val="0"/>
          <w:divBdr>
            <w:top w:val="none" w:sz="0" w:space="0" w:color="auto"/>
            <w:left w:val="none" w:sz="0" w:space="0" w:color="auto"/>
            <w:bottom w:val="none" w:sz="0" w:space="0" w:color="auto"/>
            <w:right w:val="none" w:sz="0" w:space="0" w:color="auto"/>
          </w:divBdr>
        </w:div>
        <w:div w:id="1728605027">
          <w:marLeft w:val="0"/>
          <w:marRight w:val="0"/>
          <w:marTop w:val="0"/>
          <w:marBottom w:val="0"/>
          <w:divBdr>
            <w:top w:val="none" w:sz="0" w:space="0" w:color="auto"/>
            <w:left w:val="none" w:sz="0" w:space="0" w:color="auto"/>
            <w:bottom w:val="none" w:sz="0" w:space="0" w:color="auto"/>
            <w:right w:val="none" w:sz="0" w:space="0" w:color="auto"/>
          </w:divBdr>
        </w:div>
        <w:div w:id="1973168700">
          <w:marLeft w:val="0"/>
          <w:marRight w:val="0"/>
          <w:marTop w:val="0"/>
          <w:marBottom w:val="0"/>
          <w:divBdr>
            <w:top w:val="none" w:sz="0" w:space="0" w:color="auto"/>
            <w:left w:val="none" w:sz="0" w:space="0" w:color="auto"/>
            <w:bottom w:val="none" w:sz="0" w:space="0" w:color="auto"/>
            <w:right w:val="none" w:sz="0" w:space="0" w:color="auto"/>
          </w:divBdr>
        </w:div>
        <w:div w:id="665403727">
          <w:marLeft w:val="0"/>
          <w:marRight w:val="0"/>
          <w:marTop w:val="0"/>
          <w:marBottom w:val="0"/>
          <w:divBdr>
            <w:top w:val="none" w:sz="0" w:space="0" w:color="auto"/>
            <w:left w:val="none" w:sz="0" w:space="0" w:color="auto"/>
            <w:bottom w:val="none" w:sz="0" w:space="0" w:color="auto"/>
            <w:right w:val="none" w:sz="0" w:space="0" w:color="auto"/>
          </w:divBdr>
        </w:div>
        <w:div w:id="51268793">
          <w:marLeft w:val="0"/>
          <w:marRight w:val="0"/>
          <w:marTop w:val="0"/>
          <w:marBottom w:val="0"/>
          <w:divBdr>
            <w:top w:val="none" w:sz="0" w:space="0" w:color="auto"/>
            <w:left w:val="none" w:sz="0" w:space="0" w:color="auto"/>
            <w:bottom w:val="none" w:sz="0" w:space="0" w:color="auto"/>
            <w:right w:val="none" w:sz="0" w:space="0" w:color="auto"/>
          </w:divBdr>
        </w:div>
        <w:div w:id="717246952">
          <w:marLeft w:val="0"/>
          <w:marRight w:val="0"/>
          <w:marTop w:val="0"/>
          <w:marBottom w:val="0"/>
          <w:divBdr>
            <w:top w:val="none" w:sz="0" w:space="0" w:color="auto"/>
            <w:left w:val="none" w:sz="0" w:space="0" w:color="auto"/>
            <w:bottom w:val="none" w:sz="0" w:space="0" w:color="auto"/>
            <w:right w:val="none" w:sz="0" w:space="0" w:color="auto"/>
          </w:divBdr>
        </w:div>
        <w:div w:id="754937134">
          <w:marLeft w:val="0"/>
          <w:marRight w:val="0"/>
          <w:marTop w:val="0"/>
          <w:marBottom w:val="0"/>
          <w:divBdr>
            <w:top w:val="none" w:sz="0" w:space="0" w:color="auto"/>
            <w:left w:val="none" w:sz="0" w:space="0" w:color="auto"/>
            <w:bottom w:val="none" w:sz="0" w:space="0" w:color="auto"/>
            <w:right w:val="none" w:sz="0" w:space="0" w:color="auto"/>
          </w:divBdr>
        </w:div>
        <w:div w:id="483012895">
          <w:marLeft w:val="0"/>
          <w:marRight w:val="0"/>
          <w:marTop w:val="0"/>
          <w:marBottom w:val="0"/>
          <w:divBdr>
            <w:top w:val="none" w:sz="0" w:space="0" w:color="auto"/>
            <w:left w:val="none" w:sz="0" w:space="0" w:color="auto"/>
            <w:bottom w:val="none" w:sz="0" w:space="0" w:color="auto"/>
            <w:right w:val="none" w:sz="0" w:space="0" w:color="auto"/>
          </w:divBdr>
        </w:div>
        <w:div w:id="1705058604">
          <w:marLeft w:val="0"/>
          <w:marRight w:val="0"/>
          <w:marTop w:val="0"/>
          <w:marBottom w:val="0"/>
          <w:divBdr>
            <w:top w:val="none" w:sz="0" w:space="0" w:color="auto"/>
            <w:left w:val="none" w:sz="0" w:space="0" w:color="auto"/>
            <w:bottom w:val="none" w:sz="0" w:space="0" w:color="auto"/>
            <w:right w:val="none" w:sz="0" w:space="0" w:color="auto"/>
          </w:divBdr>
        </w:div>
        <w:div w:id="2072536843">
          <w:marLeft w:val="0"/>
          <w:marRight w:val="0"/>
          <w:marTop w:val="0"/>
          <w:marBottom w:val="0"/>
          <w:divBdr>
            <w:top w:val="none" w:sz="0" w:space="0" w:color="auto"/>
            <w:left w:val="none" w:sz="0" w:space="0" w:color="auto"/>
            <w:bottom w:val="none" w:sz="0" w:space="0" w:color="auto"/>
            <w:right w:val="none" w:sz="0" w:space="0" w:color="auto"/>
          </w:divBdr>
        </w:div>
        <w:div w:id="2092700869">
          <w:marLeft w:val="0"/>
          <w:marRight w:val="0"/>
          <w:marTop w:val="0"/>
          <w:marBottom w:val="0"/>
          <w:divBdr>
            <w:top w:val="none" w:sz="0" w:space="0" w:color="auto"/>
            <w:left w:val="none" w:sz="0" w:space="0" w:color="auto"/>
            <w:bottom w:val="none" w:sz="0" w:space="0" w:color="auto"/>
            <w:right w:val="none" w:sz="0" w:space="0" w:color="auto"/>
          </w:divBdr>
        </w:div>
        <w:div w:id="1237007783">
          <w:marLeft w:val="0"/>
          <w:marRight w:val="0"/>
          <w:marTop w:val="0"/>
          <w:marBottom w:val="0"/>
          <w:divBdr>
            <w:top w:val="none" w:sz="0" w:space="0" w:color="auto"/>
            <w:left w:val="none" w:sz="0" w:space="0" w:color="auto"/>
            <w:bottom w:val="none" w:sz="0" w:space="0" w:color="auto"/>
            <w:right w:val="none" w:sz="0" w:space="0" w:color="auto"/>
          </w:divBdr>
        </w:div>
        <w:div w:id="576478658">
          <w:marLeft w:val="0"/>
          <w:marRight w:val="0"/>
          <w:marTop w:val="0"/>
          <w:marBottom w:val="0"/>
          <w:divBdr>
            <w:top w:val="none" w:sz="0" w:space="0" w:color="auto"/>
            <w:left w:val="none" w:sz="0" w:space="0" w:color="auto"/>
            <w:bottom w:val="none" w:sz="0" w:space="0" w:color="auto"/>
            <w:right w:val="none" w:sz="0" w:space="0" w:color="auto"/>
          </w:divBdr>
        </w:div>
        <w:div w:id="1772358701">
          <w:marLeft w:val="0"/>
          <w:marRight w:val="0"/>
          <w:marTop w:val="0"/>
          <w:marBottom w:val="0"/>
          <w:divBdr>
            <w:top w:val="none" w:sz="0" w:space="0" w:color="auto"/>
            <w:left w:val="none" w:sz="0" w:space="0" w:color="auto"/>
            <w:bottom w:val="none" w:sz="0" w:space="0" w:color="auto"/>
            <w:right w:val="none" w:sz="0" w:space="0" w:color="auto"/>
          </w:divBdr>
        </w:div>
        <w:div w:id="579994622">
          <w:marLeft w:val="0"/>
          <w:marRight w:val="0"/>
          <w:marTop w:val="0"/>
          <w:marBottom w:val="0"/>
          <w:divBdr>
            <w:top w:val="none" w:sz="0" w:space="0" w:color="auto"/>
            <w:left w:val="none" w:sz="0" w:space="0" w:color="auto"/>
            <w:bottom w:val="none" w:sz="0" w:space="0" w:color="auto"/>
            <w:right w:val="none" w:sz="0" w:space="0" w:color="auto"/>
          </w:divBdr>
        </w:div>
        <w:div w:id="1737778495">
          <w:marLeft w:val="0"/>
          <w:marRight w:val="0"/>
          <w:marTop w:val="0"/>
          <w:marBottom w:val="0"/>
          <w:divBdr>
            <w:top w:val="none" w:sz="0" w:space="0" w:color="auto"/>
            <w:left w:val="none" w:sz="0" w:space="0" w:color="auto"/>
            <w:bottom w:val="none" w:sz="0" w:space="0" w:color="auto"/>
            <w:right w:val="none" w:sz="0" w:space="0" w:color="auto"/>
          </w:divBdr>
        </w:div>
        <w:div w:id="615450329">
          <w:marLeft w:val="0"/>
          <w:marRight w:val="0"/>
          <w:marTop w:val="0"/>
          <w:marBottom w:val="0"/>
          <w:divBdr>
            <w:top w:val="none" w:sz="0" w:space="0" w:color="auto"/>
            <w:left w:val="none" w:sz="0" w:space="0" w:color="auto"/>
            <w:bottom w:val="none" w:sz="0" w:space="0" w:color="auto"/>
            <w:right w:val="none" w:sz="0" w:space="0" w:color="auto"/>
          </w:divBdr>
        </w:div>
        <w:div w:id="258297334">
          <w:marLeft w:val="0"/>
          <w:marRight w:val="0"/>
          <w:marTop w:val="0"/>
          <w:marBottom w:val="0"/>
          <w:divBdr>
            <w:top w:val="none" w:sz="0" w:space="0" w:color="auto"/>
            <w:left w:val="none" w:sz="0" w:space="0" w:color="auto"/>
            <w:bottom w:val="none" w:sz="0" w:space="0" w:color="auto"/>
            <w:right w:val="none" w:sz="0" w:space="0" w:color="auto"/>
          </w:divBdr>
        </w:div>
        <w:div w:id="637760227">
          <w:marLeft w:val="0"/>
          <w:marRight w:val="0"/>
          <w:marTop w:val="0"/>
          <w:marBottom w:val="0"/>
          <w:divBdr>
            <w:top w:val="none" w:sz="0" w:space="0" w:color="auto"/>
            <w:left w:val="none" w:sz="0" w:space="0" w:color="auto"/>
            <w:bottom w:val="none" w:sz="0" w:space="0" w:color="auto"/>
            <w:right w:val="none" w:sz="0" w:space="0" w:color="auto"/>
          </w:divBdr>
        </w:div>
        <w:div w:id="814613312">
          <w:marLeft w:val="0"/>
          <w:marRight w:val="0"/>
          <w:marTop w:val="0"/>
          <w:marBottom w:val="0"/>
          <w:divBdr>
            <w:top w:val="none" w:sz="0" w:space="0" w:color="auto"/>
            <w:left w:val="none" w:sz="0" w:space="0" w:color="auto"/>
            <w:bottom w:val="none" w:sz="0" w:space="0" w:color="auto"/>
            <w:right w:val="none" w:sz="0" w:space="0" w:color="auto"/>
          </w:divBdr>
        </w:div>
        <w:div w:id="1007906339">
          <w:marLeft w:val="0"/>
          <w:marRight w:val="0"/>
          <w:marTop w:val="0"/>
          <w:marBottom w:val="0"/>
          <w:divBdr>
            <w:top w:val="none" w:sz="0" w:space="0" w:color="auto"/>
            <w:left w:val="none" w:sz="0" w:space="0" w:color="auto"/>
            <w:bottom w:val="none" w:sz="0" w:space="0" w:color="auto"/>
            <w:right w:val="none" w:sz="0" w:space="0" w:color="auto"/>
          </w:divBdr>
        </w:div>
        <w:div w:id="587888391">
          <w:marLeft w:val="0"/>
          <w:marRight w:val="0"/>
          <w:marTop w:val="0"/>
          <w:marBottom w:val="0"/>
          <w:divBdr>
            <w:top w:val="none" w:sz="0" w:space="0" w:color="auto"/>
            <w:left w:val="none" w:sz="0" w:space="0" w:color="auto"/>
            <w:bottom w:val="none" w:sz="0" w:space="0" w:color="auto"/>
            <w:right w:val="none" w:sz="0" w:space="0" w:color="auto"/>
          </w:divBdr>
        </w:div>
        <w:div w:id="886261807">
          <w:marLeft w:val="0"/>
          <w:marRight w:val="0"/>
          <w:marTop w:val="0"/>
          <w:marBottom w:val="0"/>
          <w:divBdr>
            <w:top w:val="none" w:sz="0" w:space="0" w:color="auto"/>
            <w:left w:val="none" w:sz="0" w:space="0" w:color="auto"/>
            <w:bottom w:val="none" w:sz="0" w:space="0" w:color="auto"/>
            <w:right w:val="none" w:sz="0" w:space="0" w:color="auto"/>
          </w:divBdr>
        </w:div>
        <w:div w:id="330842004">
          <w:marLeft w:val="0"/>
          <w:marRight w:val="0"/>
          <w:marTop w:val="0"/>
          <w:marBottom w:val="0"/>
          <w:divBdr>
            <w:top w:val="none" w:sz="0" w:space="0" w:color="auto"/>
            <w:left w:val="none" w:sz="0" w:space="0" w:color="auto"/>
            <w:bottom w:val="none" w:sz="0" w:space="0" w:color="auto"/>
            <w:right w:val="none" w:sz="0" w:space="0" w:color="auto"/>
          </w:divBdr>
        </w:div>
        <w:div w:id="728500961">
          <w:marLeft w:val="0"/>
          <w:marRight w:val="0"/>
          <w:marTop w:val="0"/>
          <w:marBottom w:val="0"/>
          <w:divBdr>
            <w:top w:val="none" w:sz="0" w:space="0" w:color="auto"/>
            <w:left w:val="none" w:sz="0" w:space="0" w:color="auto"/>
            <w:bottom w:val="none" w:sz="0" w:space="0" w:color="auto"/>
            <w:right w:val="none" w:sz="0" w:space="0" w:color="auto"/>
          </w:divBdr>
        </w:div>
        <w:div w:id="1633709450">
          <w:marLeft w:val="0"/>
          <w:marRight w:val="0"/>
          <w:marTop w:val="0"/>
          <w:marBottom w:val="0"/>
          <w:divBdr>
            <w:top w:val="none" w:sz="0" w:space="0" w:color="auto"/>
            <w:left w:val="none" w:sz="0" w:space="0" w:color="auto"/>
            <w:bottom w:val="none" w:sz="0" w:space="0" w:color="auto"/>
            <w:right w:val="none" w:sz="0" w:space="0" w:color="auto"/>
          </w:divBdr>
        </w:div>
        <w:div w:id="1651591644">
          <w:marLeft w:val="0"/>
          <w:marRight w:val="0"/>
          <w:marTop w:val="0"/>
          <w:marBottom w:val="0"/>
          <w:divBdr>
            <w:top w:val="none" w:sz="0" w:space="0" w:color="auto"/>
            <w:left w:val="none" w:sz="0" w:space="0" w:color="auto"/>
            <w:bottom w:val="none" w:sz="0" w:space="0" w:color="auto"/>
            <w:right w:val="none" w:sz="0" w:space="0" w:color="auto"/>
          </w:divBdr>
        </w:div>
        <w:div w:id="2016960038">
          <w:marLeft w:val="0"/>
          <w:marRight w:val="0"/>
          <w:marTop w:val="0"/>
          <w:marBottom w:val="0"/>
          <w:divBdr>
            <w:top w:val="none" w:sz="0" w:space="0" w:color="auto"/>
            <w:left w:val="none" w:sz="0" w:space="0" w:color="auto"/>
            <w:bottom w:val="none" w:sz="0" w:space="0" w:color="auto"/>
            <w:right w:val="none" w:sz="0" w:space="0" w:color="auto"/>
          </w:divBdr>
        </w:div>
        <w:div w:id="574821343">
          <w:marLeft w:val="0"/>
          <w:marRight w:val="0"/>
          <w:marTop w:val="0"/>
          <w:marBottom w:val="0"/>
          <w:divBdr>
            <w:top w:val="none" w:sz="0" w:space="0" w:color="auto"/>
            <w:left w:val="none" w:sz="0" w:space="0" w:color="auto"/>
            <w:bottom w:val="none" w:sz="0" w:space="0" w:color="auto"/>
            <w:right w:val="none" w:sz="0" w:space="0" w:color="auto"/>
          </w:divBdr>
        </w:div>
        <w:div w:id="1886871849">
          <w:marLeft w:val="0"/>
          <w:marRight w:val="0"/>
          <w:marTop w:val="0"/>
          <w:marBottom w:val="0"/>
          <w:divBdr>
            <w:top w:val="none" w:sz="0" w:space="0" w:color="auto"/>
            <w:left w:val="none" w:sz="0" w:space="0" w:color="auto"/>
            <w:bottom w:val="none" w:sz="0" w:space="0" w:color="auto"/>
            <w:right w:val="none" w:sz="0" w:space="0" w:color="auto"/>
          </w:divBdr>
        </w:div>
        <w:div w:id="1073356972">
          <w:marLeft w:val="0"/>
          <w:marRight w:val="0"/>
          <w:marTop w:val="0"/>
          <w:marBottom w:val="0"/>
          <w:divBdr>
            <w:top w:val="none" w:sz="0" w:space="0" w:color="auto"/>
            <w:left w:val="none" w:sz="0" w:space="0" w:color="auto"/>
            <w:bottom w:val="none" w:sz="0" w:space="0" w:color="auto"/>
            <w:right w:val="none" w:sz="0" w:space="0" w:color="auto"/>
          </w:divBdr>
        </w:div>
        <w:div w:id="397439181">
          <w:marLeft w:val="0"/>
          <w:marRight w:val="0"/>
          <w:marTop w:val="0"/>
          <w:marBottom w:val="0"/>
          <w:divBdr>
            <w:top w:val="none" w:sz="0" w:space="0" w:color="auto"/>
            <w:left w:val="none" w:sz="0" w:space="0" w:color="auto"/>
            <w:bottom w:val="none" w:sz="0" w:space="0" w:color="auto"/>
            <w:right w:val="none" w:sz="0" w:space="0" w:color="auto"/>
          </w:divBdr>
        </w:div>
        <w:div w:id="1814058327">
          <w:marLeft w:val="0"/>
          <w:marRight w:val="0"/>
          <w:marTop w:val="0"/>
          <w:marBottom w:val="0"/>
          <w:divBdr>
            <w:top w:val="none" w:sz="0" w:space="0" w:color="auto"/>
            <w:left w:val="none" w:sz="0" w:space="0" w:color="auto"/>
            <w:bottom w:val="none" w:sz="0" w:space="0" w:color="auto"/>
            <w:right w:val="none" w:sz="0" w:space="0" w:color="auto"/>
          </w:divBdr>
        </w:div>
        <w:div w:id="1195271118">
          <w:marLeft w:val="0"/>
          <w:marRight w:val="0"/>
          <w:marTop w:val="0"/>
          <w:marBottom w:val="0"/>
          <w:divBdr>
            <w:top w:val="none" w:sz="0" w:space="0" w:color="auto"/>
            <w:left w:val="none" w:sz="0" w:space="0" w:color="auto"/>
            <w:bottom w:val="none" w:sz="0" w:space="0" w:color="auto"/>
            <w:right w:val="none" w:sz="0" w:space="0" w:color="auto"/>
          </w:divBdr>
        </w:div>
        <w:div w:id="1811939453">
          <w:marLeft w:val="0"/>
          <w:marRight w:val="0"/>
          <w:marTop w:val="0"/>
          <w:marBottom w:val="0"/>
          <w:divBdr>
            <w:top w:val="none" w:sz="0" w:space="0" w:color="auto"/>
            <w:left w:val="none" w:sz="0" w:space="0" w:color="auto"/>
            <w:bottom w:val="none" w:sz="0" w:space="0" w:color="auto"/>
            <w:right w:val="none" w:sz="0" w:space="0" w:color="auto"/>
          </w:divBdr>
        </w:div>
        <w:div w:id="1952473934">
          <w:marLeft w:val="0"/>
          <w:marRight w:val="0"/>
          <w:marTop w:val="0"/>
          <w:marBottom w:val="0"/>
          <w:divBdr>
            <w:top w:val="none" w:sz="0" w:space="0" w:color="auto"/>
            <w:left w:val="none" w:sz="0" w:space="0" w:color="auto"/>
            <w:bottom w:val="none" w:sz="0" w:space="0" w:color="auto"/>
            <w:right w:val="none" w:sz="0" w:space="0" w:color="auto"/>
          </w:divBdr>
        </w:div>
        <w:div w:id="1334380969">
          <w:marLeft w:val="0"/>
          <w:marRight w:val="0"/>
          <w:marTop w:val="0"/>
          <w:marBottom w:val="0"/>
          <w:divBdr>
            <w:top w:val="none" w:sz="0" w:space="0" w:color="auto"/>
            <w:left w:val="none" w:sz="0" w:space="0" w:color="auto"/>
            <w:bottom w:val="none" w:sz="0" w:space="0" w:color="auto"/>
            <w:right w:val="none" w:sz="0" w:space="0" w:color="auto"/>
          </w:divBdr>
        </w:div>
        <w:div w:id="713581937">
          <w:marLeft w:val="0"/>
          <w:marRight w:val="0"/>
          <w:marTop w:val="0"/>
          <w:marBottom w:val="0"/>
          <w:divBdr>
            <w:top w:val="none" w:sz="0" w:space="0" w:color="auto"/>
            <w:left w:val="none" w:sz="0" w:space="0" w:color="auto"/>
            <w:bottom w:val="none" w:sz="0" w:space="0" w:color="auto"/>
            <w:right w:val="none" w:sz="0" w:space="0" w:color="auto"/>
          </w:divBdr>
        </w:div>
        <w:div w:id="487555001">
          <w:marLeft w:val="0"/>
          <w:marRight w:val="0"/>
          <w:marTop w:val="0"/>
          <w:marBottom w:val="0"/>
          <w:divBdr>
            <w:top w:val="none" w:sz="0" w:space="0" w:color="auto"/>
            <w:left w:val="none" w:sz="0" w:space="0" w:color="auto"/>
            <w:bottom w:val="none" w:sz="0" w:space="0" w:color="auto"/>
            <w:right w:val="none" w:sz="0" w:space="0" w:color="auto"/>
          </w:divBdr>
        </w:div>
        <w:div w:id="123160216">
          <w:marLeft w:val="0"/>
          <w:marRight w:val="0"/>
          <w:marTop w:val="0"/>
          <w:marBottom w:val="0"/>
          <w:divBdr>
            <w:top w:val="none" w:sz="0" w:space="0" w:color="auto"/>
            <w:left w:val="none" w:sz="0" w:space="0" w:color="auto"/>
            <w:bottom w:val="none" w:sz="0" w:space="0" w:color="auto"/>
            <w:right w:val="none" w:sz="0" w:space="0" w:color="auto"/>
          </w:divBdr>
        </w:div>
        <w:div w:id="918900811">
          <w:marLeft w:val="0"/>
          <w:marRight w:val="0"/>
          <w:marTop w:val="0"/>
          <w:marBottom w:val="0"/>
          <w:divBdr>
            <w:top w:val="none" w:sz="0" w:space="0" w:color="auto"/>
            <w:left w:val="none" w:sz="0" w:space="0" w:color="auto"/>
            <w:bottom w:val="none" w:sz="0" w:space="0" w:color="auto"/>
            <w:right w:val="none" w:sz="0" w:space="0" w:color="auto"/>
          </w:divBdr>
        </w:div>
        <w:div w:id="1684091703">
          <w:marLeft w:val="0"/>
          <w:marRight w:val="0"/>
          <w:marTop w:val="0"/>
          <w:marBottom w:val="0"/>
          <w:divBdr>
            <w:top w:val="none" w:sz="0" w:space="0" w:color="auto"/>
            <w:left w:val="none" w:sz="0" w:space="0" w:color="auto"/>
            <w:bottom w:val="none" w:sz="0" w:space="0" w:color="auto"/>
            <w:right w:val="none" w:sz="0" w:space="0" w:color="auto"/>
          </w:divBdr>
        </w:div>
        <w:div w:id="1713844819">
          <w:marLeft w:val="0"/>
          <w:marRight w:val="0"/>
          <w:marTop w:val="0"/>
          <w:marBottom w:val="0"/>
          <w:divBdr>
            <w:top w:val="none" w:sz="0" w:space="0" w:color="auto"/>
            <w:left w:val="none" w:sz="0" w:space="0" w:color="auto"/>
            <w:bottom w:val="none" w:sz="0" w:space="0" w:color="auto"/>
            <w:right w:val="none" w:sz="0" w:space="0" w:color="auto"/>
          </w:divBdr>
        </w:div>
        <w:div w:id="2144347143">
          <w:marLeft w:val="0"/>
          <w:marRight w:val="0"/>
          <w:marTop w:val="0"/>
          <w:marBottom w:val="0"/>
          <w:divBdr>
            <w:top w:val="none" w:sz="0" w:space="0" w:color="auto"/>
            <w:left w:val="none" w:sz="0" w:space="0" w:color="auto"/>
            <w:bottom w:val="none" w:sz="0" w:space="0" w:color="auto"/>
            <w:right w:val="none" w:sz="0" w:space="0" w:color="auto"/>
          </w:divBdr>
        </w:div>
        <w:div w:id="337971913">
          <w:marLeft w:val="0"/>
          <w:marRight w:val="0"/>
          <w:marTop w:val="0"/>
          <w:marBottom w:val="0"/>
          <w:divBdr>
            <w:top w:val="none" w:sz="0" w:space="0" w:color="auto"/>
            <w:left w:val="none" w:sz="0" w:space="0" w:color="auto"/>
            <w:bottom w:val="none" w:sz="0" w:space="0" w:color="auto"/>
            <w:right w:val="none" w:sz="0" w:space="0" w:color="auto"/>
          </w:divBdr>
        </w:div>
        <w:div w:id="1197474727">
          <w:marLeft w:val="0"/>
          <w:marRight w:val="0"/>
          <w:marTop w:val="0"/>
          <w:marBottom w:val="0"/>
          <w:divBdr>
            <w:top w:val="none" w:sz="0" w:space="0" w:color="auto"/>
            <w:left w:val="none" w:sz="0" w:space="0" w:color="auto"/>
            <w:bottom w:val="none" w:sz="0" w:space="0" w:color="auto"/>
            <w:right w:val="none" w:sz="0" w:space="0" w:color="auto"/>
          </w:divBdr>
        </w:div>
        <w:div w:id="19859833">
          <w:marLeft w:val="0"/>
          <w:marRight w:val="0"/>
          <w:marTop w:val="0"/>
          <w:marBottom w:val="0"/>
          <w:divBdr>
            <w:top w:val="none" w:sz="0" w:space="0" w:color="auto"/>
            <w:left w:val="none" w:sz="0" w:space="0" w:color="auto"/>
            <w:bottom w:val="none" w:sz="0" w:space="0" w:color="auto"/>
            <w:right w:val="none" w:sz="0" w:space="0" w:color="auto"/>
          </w:divBdr>
        </w:div>
        <w:div w:id="1106461847">
          <w:marLeft w:val="0"/>
          <w:marRight w:val="0"/>
          <w:marTop w:val="0"/>
          <w:marBottom w:val="0"/>
          <w:divBdr>
            <w:top w:val="none" w:sz="0" w:space="0" w:color="auto"/>
            <w:left w:val="none" w:sz="0" w:space="0" w:color="auto"/>
            <w:bottom w:val="none" w:sz="0" w:space="0" w:color="auto"/>
            <w:right w:val="none" w:sz="0" w:space="0" w:color="auto"/>
          </w:divBdr>
        </w:div>
        <w:div w:id="2013945013">
          <w:marLeft w:val="0"/>
          <w:marRight w:val="0"/>
          <w:marTop w:val="0"/>
          <w:marBottom w:val="0"/>
          <w:divBdr>
            <w:top w:val="none" w:sz="0" w:space="0" w:color="auto"/>
            <w:left w:val="none" w:sz="0" w:space="0" w:color="auto"/>
            <w:bottom w:val="none" w:sz="0" w:space="0" w:color="auto"/>
            <w:right w:val="none" w:sz="0" w:space="0" w:color="auto"/>
          </w:divBdr>
        </w:div>
        <w:div w:id="1601252631">
          <w:marLeft w:val="0"/>
          <w:marRight w:val="0"/>
          <w:marTop w:val="0"/>
          <w:marBottom w:val="0"/>
          <w:divBdr>
            <w:top w:val="none" w:sz="0" w:space="0" w:color="auto"/>
            <w:left w:val="none" w:sz="0" w:space="0" w:color="auto"/>
            <w:bottom w:val="none" w:sz="0" w:space="0" w:color="auto"/>
            <w:right w:val="none" w:sz="0" w:space="0" w:color="auto"/>
          </w:divBdr>
        </w:div>
        <w:div w:id="955451996">
          <w:marLeft w:val="0"/>
          <w:marRight w:val="0"/>
          <w:marTop w:val="0"/>
          <w:marBottom w:val="0"/>
          <w:divBdr>
            <w:top w:val="none" w:sz="0" w:space="0" w:color="auto"/>
            <w:left w:val="none" w:sz="0" w:space="0" w:color="auto"/>
            <w:bottom w:val="none" w:sz="0" w:space="0" w:color="auto"/>
            <w:right w:val="none" w:sz="0" w:space="0" w:color="auto"/>
          </w:divBdr>
        </w:div>
        <w:div w:id="1356806345">
          <w:marLeft w:val="0"/>
          <w:marRight w:val="0"/>
          <w:marTop w:val="0"/>
          <w:marBottom w:val="0"/>
          <w:divBdr>
            <w:top w:val="none" w:sz="0" w:space="0" w:color="auto"/>
            <w:left w:val="none" w:sz="0" w:space="0" w:color="auto"/>
            <w:bottom w:val="none" w:sz="0" w:space="0" w:color="auto"/>
            <w:right w:val="none" w:sz="0" w:space="0" w:color="auto"/>
          </w:divBdr>
        </w:div>
        <w:div w:id="1979652331">
          <w:marLeft w:val="0"/>
          <w:marRight w:val="0"/>
          <w:marTop w:val="0"/>
          <w:marBottom w:val="0"/>
          <w:divBdr>
            <w:top w:val="none" w:sz="0" w:space="0" w:color="auto"/>
            <w:left w:val="none" w:sz="0" w:space="0" w:color="auto"/>
            <w:bottom w:val="none" w:sz="0" w:space="0" w:color="auto"/>
            <w:right w:val="none" w:sz="0" w:space="0" w:color="auto"/>
          </w:divBdr>
        </w:div>
        <w:div w:id="1242250124">
          <w:marLeft w:val="0"/>
          <w:marRight w:val="0"/>
          <w:marTop w:val="0"/>
          <w:marBottom w:val="0"/>
          <w:divBdr>
            <w:top w:val="none" w:sz="0" w:space="0" w:color="auto"/>
            <w:left w:val="none" w:sz="0" w:space="0" w:color="auto"/>
            <w:bottom w:val="none" w:sz="0" w:space="0" w:color="auto"/>
            <w:right w:val="none" w:sz="0" w:space="0" w:color="auto"/>
          </w:divBdr>
        </w:div>
        <w:div w:id="6491914">
          <w:marLeft w:val="0"/>
          <w:marRight w:val="0"/>
          <w:marTop w:val="0"/>
          <w:marBottom w:val="0"/>
          <w:divBdr>
            <w:top w:val="none" w:sz="0" w:space="0" w:color="auto"/>
            <w:left w:val="none" w:sz="0" w:space="0" w:color="auto"/>
            <w:bottom w:val="none" w:sz="0" w:space="0" w:color="auto"/>
            <w:right w:val="none" w:sz="0" w:space="0" w:color="auto"/>
          </w:divBdr>
        </w:div>
        <w:div w:id="65610091">
          <w:marLeft w:val="0"/>
          <w:marRight w:val="0"/>
          <w:marTop w:val="0"/>
          <w:marBottom w:val="0"/>
          <w:divBdr>
            <w:top w:val="none" w:sz="0" w:space="0" w:color="auto"/>
            <w:left w:val="none" w:sz="0" w:space="0" w:color="auto"/>
            <w:bottom w:val="none" w:sz="0" w:space="0" w:color="auto"/>
            <w:right w:val="none" w:sz="0" w:space="0" w:color="auto"/>
          </w:divBdr>
        </w:div>
        <w:div w:id="468864380">
          <w:marLeft w:val="0"/>
          <w:marRight w:val="0"/>
          <w:marTop w:val="0"/>
          <w:marBottom w:val="0"/>
          <w:divBdr>
            <w:top w:val="none" w:sz="0" w:space="0" w:color="auto"/>
            <w:left w:val="none" w:sz="0" w:space="0" w:color="auto"/>
            <w:bottom w:val="none" w:sz="0" w:space="0" w:color="auto"/>
            <w:right w:val="none" w:sz="0" w:space="0" w:color="auto"/>
          </w:divBdr>
        </w:div>
        <w:div w:id="526601188">
          <w:marLeft w:val="0"/>
          <w:marRight w:val="0"/>
          <w:marTop w:val="0"/>
          <w:marBottom w:val="0"/>
          <w:divBdr>
            <w:top w:val="none" w:sz="0" w:space="0" w:color="auto"/>
            <w:left w:val="none" w:sz="0" w:space="0" w:color="auto"/>
            <w:bottom w:val="none" w:sz="0" w:space="0" w:color="auto"/>
            <w:right w:val="none" w:sz="0" w:space="0" w:color="auto"/>
          </w:divBdr>
        </w:div>
        <w:div w:id="92290951">
          <w:marLeft w:val="0"/>
          <w:marRight w:val="0"/>
          <w:marTop w:val="0"/>
          <w:marBottom w:val="0"/>
          <w:divBdr>
            <w:top w:val="none" w:sz="0" w:space="0" w:color="auto"/>
            <w:left w:val="none" w:sz="0" w:space="0" w:color="auto"/>
            <w:bottom w:val="none" w:sz="0" w:space="0" w:color="auto"/>
            <w:right w:val="none" w:sz="0" w:space="0" w:color="auto"/>
          </w:divBdr>
        </w:div>
        <w:div w:id="1076711820">
          <w:marLeft w:val="0"/>
          <w:marRight w:val="0"/>
          <w:marTop w:val="0"/>
          <w:marBottom w:val="0"/>
          <w:divBdr>
            <w:top w:val="none" w:sz="0" w:space="0" w:color="auto"/>
            <w:left w:val="none" w:sz="0" w:space="0" w:color="auto"/>
            <w:bottom w:val="none" w:sz="0" w:space="0" w:color="auto"/>
            <w:right w:val="none" w:sz="0" w:space="0" w:color="auto"/>
          </w:divBdr>
        </w:div>
        <w:div w:id="1197080638">
          <w:marLeft w:val="0"/>
          <w:marRight w:val="0"/>
          <w:marTop w:val="0"/>
          <w:marBottom w:val="0"/>
          <w:divBdr>
            <w:top w:val="none" w:sz="0" w:space="0" w:color="auto"/>
            <w:left w:val="none" w:sz="0" w:space="0" w:color="auto"/>
            <w:bottom w:val="none" w:sz="0" w:space="0" w:color="auto"/>
            <w:right w:val="none" w:sz="0" w:space="0" w:color="auto"/>
          </w:divBdr>
        </w:div>
        <w:div w:id="479349937">
          <w:marLeft w:val="0"/>
          <w:marRight w:val="0"/>
          <w:marTop w:val="0"/>
          <w:marBottom w:val="0"/>
          <w:divBdr>
            <w:top w:val="none" w:sz="0" w:space="0" w:color="auto"/>
            <w:left w:val="none" w:sz="0" w:space="0" w:color="auto"/>
            <w:bottom w:val="none" w:sz="0" w:space="0" w:color="auto"/>
            <w:right w:val="none" w:sz="0" w:space="0" w:color="auto"/>
          </w:divBdr>
        </w:div>
        <w:div w:id="941762833">
          <w:marLeft w:val="0"/>
          <w:marRight w:val="0"/>
          <w:marTop w:val="0"/>
          <w:marBottom w:val="0"/>
          <w:divBdr>
            <w:top w:val="none" w:sz="0" w:space="0" w:color="auto"/>
            <w:left w:val="none" w:sz="0" w:space="0" w:color="auto"/>
            <w:bottom w:val="none" w:sz="0" w:space="0" w:color="auto"/>
            <w:right w:val="none" w:sz="0" w:space="0" w:color="auto"/>
          </w:divBdr>
        </w:div>
        <w:div w:id="1818103227">
          <w:marLeft w:val="0"/>
          <w:marRight w:val="0"/>
          <w:marTop w:val="0"/>
          <w:marBottom w:val="0"/>
          <w:divBdr>
            <w:top w:val="none" w:sz="0" w:space="0" w:color="auto"/>
            <w:left w:val="none" w:sz="0" w:space="0" w:color="auto"/>
            <w:bottom w:val="none" w:sz="0" w:space="0" w:color="auto"/>
            <w:right w:val="none" w:sz="0" w:space="0" w:color="auto"/>
          </w:divBdr>
        </w:div>
        <w:div w:id="870148874">
          <w:marLeft w:val="0"/>
          <w:marRight w:val="0"/>
          <w:marTop w:val="0"/>
          <w:marBottom w:val="0"/>
          <w:divBdr>
            <w:top w:val="none" w:sz="0" w:space="0" w:color="auto"/>
            <w:left w:val="none" w:sz="0" w:space="0" w:color="auto"/>
            <w:bottom w:val="none" w:sz="0" w:space="0" w:color="auto"/>
            <w:right w:val="none" w:sz="0" w:space="0" w:color="auto"/>
          </w:divBdr>
        </w:div>
        <w:div w:id="1673602630">
          <w:marLeft w:val="0"/>
          <w:marRight w:val="0"/>
          <w:marTop w:val="0"/>
          <w:marBottom w:val="0"/>
          <w:divBdr>
            <w:top w:val="none" w:sz="0" w:space="0" w:color="auto"/>
            <w:left w:val="none" w:sz="0" w:space="0" w:color="auto"/>
            <w:bottom w:val="none" w:sz="0" w:space="0" w:color="auto"/>
            <w:right w:val="none" w:sz="0" w:space="0" w:color="auto"/>
          </w:divBdr>
        </w:div>
        <w:div w:id="672268971">
          <w:marLeft w:val="0"/>
          <w:marRight w:val="0"/>
          <w:marTop w:val="0"/>
          <w:marBottom w:val="0"/>
          <w:divBdr>
            <w:top w:val="none" w:sz="0" w:space="0" w:color="auto"/>
            <w:left w:val="none" w:sz="0" w:space="0" w:color="auto"/>
            <w:bottom w:val="none" w:sz="0" w:space="0" w:color="auto"/>
            <w:right w:val="none" w:sz="0" w:space="0" w:color="auto"/>
          </w:divBdr>
        </w:div>
        <w:div w:id="2049916685">
          <w:marLeft w:val="0"/>
          <w:marRight w:val="0"/>
          <w:marTop w:val="0"/>
          <w:marBottom w:val="0"/>
          <w:divBdr>
            <w:top w:val="none" w:sz="0" w:space="0" w:color="auto"/>
            <w:left w:val="none" w:sz="0" w:space="0" w:color="auto"/>
            <w:bottom w:val="none" w:sz="0" w:space="0" w:color="auto"/>
            <w:right w:val="none" w:sz="0" w:space="0" w:color="auto"/>
          </w:divBdr>
        </w:div>
        <w:div w:id="547491313">
          <w:marLeft w:val="0"/>
          <w:marRight w:val="0"/>
          <w:marTop w:val="0"/>
          <w:marBottom w:val="0"/>
          <w:divBdr>
            <w:top w:val="none" w:sz="0" w:space="0" w:color="auto"/>
            <w:left w:val="none" w:sz="0" w:space="0" w:color="auto"/>
            <w:bottom w:val="none" w:sz="0" w:space="0" w:color="auto"/>
            <w:right w:val="none" w:sz="0" w:space="0" w:color="auto"/>
          </w:divBdr>
        </w:div>
        <w:div w:id="191845321">
          <w:marLeft w:val="0"/>
          <w:marRight w:val="0"/>
          <w:marTop w:val="0"/>
          <w:marBottom w:val="0"/>
          <w:divBdr>
            <w:top w:val="none" w:sz="0" w:space="0" w:color="auto"/>
            <w:left w:val="none" w:sz="0" w:space="0" w:color="auto"/>
            <w:bottom w:val="none" w:sz="0" w:space="0" w:color="auto"/>
            <w:right w:val="none" w:sz="0" w:space="0" w:color="auto"/>
          </w:divBdr>
        </w:div>
        <w:div w:id="1082484540">
          <w:marLeft w:val="0"/>
          <w:marRight w:val="0"/>
          <w:marTop w:val="0"/>
          <w:marBottom w:val="0"/>
          <w:divBdr>
            <w:top w:val="none" w:sz="0" w:space="0" w:color="auto"/>
            <w:left w:val="none" w:sz="0" w:space="0" w:color="auto"/>
            <w:bottom w:val="none" w:sz="0" w:space="0" w:color="auto"/>
            <w:right w:val="none" w:sz="0" w:space="0" w:color="auto"/>
          </w:divBdr>
        </w:div>
        <w:div w:id="829636611">
          <w:marLeft w:val="0"/>
          <w:marRight w:val="0"/>
          <w:marTop w:val="0"/>
          <w:marBottom w:val="0"/>
          <w:divBdr>
            <w:top w:val="none" w:sz="0" w:space="0" w:color="auto"/>
            <w:left w:val="none" w:sz="0" w:space="0" w:color="auto"/>
            <w:bottom w:val="none" w:sz="0" w:space="0" w:color="auto"/>
            <w:right w:val="none" w:sz="0" w:space="0" w:color="auto"/>
          </w:divBdr>
        </w:div>
        <w:div w:id="1786120301">
          <w:marLeft w:val="0"/>
          <w:marRight w:val="0"/>
          <w:marTop w:val="0"/>
          <w:marBottom w:val="0"/>
          <w:divBdr>
            <w:top w:val="none" w:sz="0" w:space="0" w:color="auto"/>
            <w:left w:val="none" w:sz="0" w:space="0" w:color="auto"/>
            <w:bottom w:val="none" w:sz="0" w:space="0" w:color="auto"/>
            <w:right w:val="none" w:sz="0" w:space="0" w:color="auto"/>
          </w:divBdr>
        </w:div>
        <w:div w:id="1328435353">
          <w:marLeft w:val="0"/>
          <w:marRight w:val="0"/>
          <w:marTop w:val="0"/>
          <w:marBottom w:val="0"/>
          <w:divBdr>
            <w:top w:val="none" w:sz="0" w:space="0" w:color="auto"/>
            <w:left w:val="none" w:sz="0" w:space="0" w:color="auto"/>
            <w:bottom w:val="none" w:sz="0" w:space="0" w:color="auto"/>
            <w:right w:val="none" w:sz="0" w:space="0" w:color="auto"/>
          </w:divBdr>
        </w:div>
        <w:div w:id="1156340875">
          <w:marLeft w:val="0"/>
          <w:marRight w:val="0"/>
          <w:marTop w:val="0"/>
          <w:marBottom w:val="0"/>
          <w:divBdr>
            <w:top w:val="none" w:sz="0" w:space="0" w:color="auto"/>
            <w:left w:val="none" w:sz="0" w:space="0" w:color="auto"/>
            <w:bottom w:val="none" w:sz="0" w:space="0" w:color="auto"/>
            <w:right w:val="none" w:sz="0" w:space="0" w:color="auto"/>
          </w:divBdr>
        </w:div>
        <w:div w:id="529027137">
          <w:marLeft w:val="0"/>
          <w:marRight w:val="0"/>
          <w:marTop w:val="0"/>
          <w:marBottom w:val="0"/>
          <w:divBdr>
            <w:top w:val="none" w:sz="0" w:space="0" w:color="auto"/>
            <w:left w:val="none" w:sz="0" w:space="0" w:color="auto"/>
            <w:bottom w:val="none" w:sz="0" w:space="0" w:color="auto"/>
            <w:right w:val="none" w:sz="0" w:space="0" w:color="auto"/>
          </w:divBdr>
        </w:div>
        <w:div w:id="50077525">
          <w:marLeft w:val="0"/>
          <w:marRight w:val="0"/>
          <w:marTop w:val="0"/>
          <w:marBottom w:val="0"/>
          <w:divBdr>
            <w:top w:val="none" w:sz="0" w:space="0" w:color="auto"/>
            <w:left w:val="none" w:sz="0" w:space="0" w:color="auto"/>
            <w:bottom w:val="none" w:sz="0" w:space="0" w:color="auto"/>
            <w:right w:val="none" w:sz="0" w:space="0" w:color="auto"/>
          </w:divBdr>
        </w:div>
        <w:div w:id="189150245">
          <w:marLeft w:val="0"/>
          <w:marRight w:val="0"/>
          <w:marTop w:val="0"/>
          <w:marBottom w:val="0"/>
          <w:divBdr>
            <w:top w:val="none" w:sz="0" w:space="0" w:color="auto"/>
            <w:left w:val="none" w:sz="0" w:space="0" w:color="auto"/>
            <w:bottom w:val="none" w:sz="0" w:space="0" w:color="auto"/>
            <w:right w:val="none" w:sz="0" w:space="0" w:color="auto"/>
          </w:divBdr>
        </w:div>
        <w:div w:id="2062439498">
          <w:marLeft w:val="0"/>
          <w:marRight w:val="0"/>
          <w:marTop w:val="0"/>
          <w:marBottom w:val="0"/>
          <w:divBdr>
            <w:top w:val="none" w:sz="0" w:space="0" w:color="auto"/>
            <w:left w:val="none" w:sz="0" w:space="0" w:color="auto"/>
            <w:bottom w:val="none" w:sz="0" w:space="0" w:color="auto"/>
            <w:right w:val="none" w:sz="0" w:space="0" w:color="auto"/>
          </w:divBdr>
        </w:div>
        <w:div w:id="1664311107">
          <w:marLeft w:val="0"/>
          <w:marRight w:val="0"/>
          <w:marTop w:val="0"/>
          <w:marBottom w:val="0"/>
          <w:divBdr>
            <w:top w:val="none" w:sz="0" w:space="0" w:color="auto"/>
            <w:left w:val="none" w:sz="0" w:space="0" w:color="auto"/>
            <w:bottom w:val="none" w:sz="0" w:space="0" w:color="auto"/>
            <w:right w:val="none" w:sz="0" w:space="0" w:color="auto"/>
          </w:divBdr>
        </w:div>
        <w:div w:id="882789266">
          <w:marLeft w:val="0"/>
          <w:marRight w:val="0"/>
          <w:marTop w:val="0"/>
          <w:marBottom w:val="0"/>
          <w:divBdr>
            <w:top w:val="none" w:sz="0" w:space="0" w:color="auto"/>
            <w:left w:val="none" w:sz="0" w:space="0" w:color="auto"/>
            <w:bottom w:val="none" w:sz="0" w:space="0" w:color="auto"/>
            <w:right w:val="none" w:sz="0" w:space="0" w:color="auto"/>
          </w:divBdr>
        </w:div>
        <w:div w:id="1664358840">
          <w:marLeft w:val="0"/>
          <w:marRight w:val="0"/>
          <w:marTop w:val="0"/>
          <w:marBottom w:val="0"/>
          <w:divBdr>
            <w:top w:val="none" w:sz="0" w:space="0" w:color="auto"/>
            <w:left w:val="none" w:sz="0" w:space="0" w:color="auto"/>
            <w:bottom w:val="none" w:sz="0" w:space="0" w:color="auto"/>
            <w:right w:val="none" w:sz="0" w:space="0" w:color="auto"/>
          </w:divBdr>
        </w:div>
        <w:div w:id="1049691664">
          <w:marLeft w:val="0"/>
          <w:marRight w:val="0"/>
          <w:marTop w:val="0"/>
          <w:marBottom w:val="0"/>
          <w:divBdr>
            <w:top w:val="none" w:sz="0" w:space="0" w:color="auto"/>
            <w:left w:val="none" w:sz="0" w:space="0" w:color="auto"/>
            <w:bottom w:val="none" w:sz="0" w:space="0" w:color="auto"/>
            <w:right w:val="none" w:sz="0" w:space="0" w:color="auto"/>
          </w:divBdr>
        </w:div>
        <w:div w:id="312298650">
          <w:marLeft w:val="0"/>
          <w:marRight w:val="0"/>
          <w:marTop w:val="0"/>
          <w:marBottom w:val="0"/>
          <w:divBdr>
            <w:top w:val="none" w:sz="0" w:space="0" w:color="auto"/>
            <w:left w:val="none" w:sz="0" w:space="0" w:color="auto"/>
            <w:bottom w:val="none" w:sz="0" w:space="0" w:color="auto"/>
            <w:right w:val="none" w:sz="0" w:space="0" w:color="auto"/>
          </w:divBdr>
        </w:div>
        <w:div w:id="1691489198">
          <w:marLeft w:val="0"/>
          <w:marRight w:val="0"/>
          <w:marTop w:val="0"/>
          <w:marBottom w:val="0"/>
          <w:divBdr>
            <w:top w:val="none" w:sz="0" w:space="0" w:color="auto"/>
            <w:left w:val="none" w:sz="0" w:space="0" w:color="auto"/>
            <w:bottom w:val="none" w:sz="0" w:space="0" w:color="auto"/>
            <w:right w:val="none" w:sz="0" w:space="0" w:color="auto"/>
          </w:divBdr>
        </w:div>
        <w:div w:id="577598303">
          <w:marLeft w:val="0"/>
          <w:marRight w:val="0"/>
          <w:marTop w:val="0"/>
          <w:marBottom w:val="0"/>
          <w:divBdr>
            <w:top w:val="none" w:sz="0" w:space="0" w:color="auto"/>
            <w:left w:val="none" w:sz="0" w:space="0" w:color="auto"/>
            <w:bottom w:val="none" w:sz="0" w:space="0" w:color="auto"/>
            <w:right w:val="none" w:sz="0" w:space="0" w:color="auto"/>
          </w:divBdr>
        </w:div>
        <w:div w:id="1395469134">
          <w:marLeft w:val="0"/>
          <w:marRight w:val="0"/>
          <w:marTop w:val="0"/>
          <w:marBottom w:val="0"/>
          <w:divBdr>
            <w:top w:val="none" w:sz="0" w:space="0" w:color="auto"/>
            <w:left w:val="none" w:sz="0" w:space="0" w:color="auto"/>
            <w:bottom w:val="none" w:sz="0" w:space="0" w:color="auto"/>
            <w:right w:val="none" w:sz="0" w:space="0" w:color="auto"/>
          </w:divBdr>
        </w:div>
        <w:div w:id="1202593120">
          <w:marLeft w:val="0"/>
          <w:marRight w:val="0"/>
          <w:marTop w:val="0"/>
          <w:marBottom w:val="0"/>
          <w:divBdr>
            <w:top w:val="none" w:sz="0" w:space="0" w:color="auto"/>
            <w:left w:val="none" w:sz="0" w:space="0" w:color="auto"/>
            <w:bottom w:val="none" w:sz="0" w:space="0" w:color="auto"/>
            <w:right w:val="none" w:sz="0" w:space="0" w:color="auto"/>
          </w:divBdr>
        </w:div>
        <w:div w:id="212541788">
          <w:marLeft w:val="0"/>
          <w:marRight w:val="0"/>
          <w:marTop w:val="0"/>
          <w:marBottom w:val="0"/>
          <w:divBdr>
            <w:top w:val="none" w:sz="0" w:space="0" w:color="auto"/>
            <w:left w:val="none" w:sz="0" w:space="0" w:color="auto"/>
            <w:bottom w:val="none" w:sz="0" w:space="0" w:color="auto"/>
            <w:right w:val="none" w:sz="0" w:space="0" w:color="auto"/>
          </w:divBdr>
        </w:div>
        <w:div w:id="934676090">
          <w:marLeft w:val="0"/>
          <w:marRight w:val="0"/>
          <w:marTop w:val="0"/>
          <w:marBottom w:val="0"/>
          <w:divBdr>
            <w:top w:val="none" w:sz="0" w:space="0" w:color="auto"/>
            <w:left w:val="none" w:sz="0" w:space="0" w:color="auto"/>
            <w:bottom w:val="none" w:sz="0" w:space="0" w:color="auto"/>
            <w:right w:val="none" w:sz="0" w:space="0" w:color="auto"/>
          </w:divBdr>
        </w:div>
        <w:div w:id="610474151">
          <w:marLeft w:val="0"/>
          <w:marRight w:val="0"/>
          <w:marTop w:val="0"/>
          <w:marBottom w:val="0"/>
          <w:divBdr>
            <w:top w:val="none" w:sz="0" w:space="0" w:color="auto"/>
            <w:left w:val="none" w:sz="0" w:space="0" w:color="auto"/>
            <w:bottom w:val="none" w:sz="0" w:space="0" w:color="auto"/>
            <w:right w:val="none" w:sz="0" w:space="0" w:color="auto"/>
          </w:divBdr>
        </w:div>
        <w:div w:id="40980660">
          <w:marLeft w:val="0"/>
          <w:marRight w:val="0"/>
          <w:marTop w:val="0"/>
          <w:marBottom w:val="0"/>
          <w:divBdr>
            <w:top w:val="none" w:sz="0" w:space="0" w:color="auto"/>
            <w:left w:val="none" w:sz="0" w:space="0" w:color="auto"/>
            <w:bottom w:val="none" w:sz="0" w:space="0" w:color="auto"/>
            <w:right w:val="none" w:sz="0" w:space="0" w:color="auto"/>
          </w:divBdr>
        </w:div>
        <w:div w:id="1090659965">
          <w:marLeft w:val="0"/>
          <w:marRight w:val="0"/>
          <w:marTop w:val="0"/>
          <w:marBottom w:val="0"/>
          <w:divBdr>
            <w:top w:val="none" w:sz="0" w:space="0" w:color="auto"/>
            <w:left w:val="none" w:sz="0" w:space="0" w:color="auto"/>
            <w:bottom w:val="none" w:sz="0" w:space="0" w:color="auto"/>
            <w:right w:val="none" w:sz="0" w:space="0" w:color="auto"/>
          </w:divBdr>
        </w:div>
        <w:div w:id="1607810608">
          <w:marLeft w:val="0"/>
          <w:marRight w:val="0"/>
          <w:marTop w:val="0"/>
          <w:marBottom w:val="0"/>
          <w:divBdr>
            <w:top w:val="none" w:sz="0" w:space="0" w:color="auto"/>
            <w:left w:val="none" w:sz="0" w:space="0" w:color="auto"/>
            <w:bottom w:val="none" w:sz="0" w:space="0" w:color="auto"/>
            <w:right w:val="none" w:sz="0" w:space="0" w:color="auto"/>
          </w:divBdr>
        </w:div>
        <w:div w:id="1914659695">
          <w:marLeft w:val="0"/>
          <w:marRight w:val="0"/>
          <w:marTop w:val="0"/>
          <w:marBottom w:val="0"/>
          <w:divBdr>
            <w:top w:val="none" w:sz="0" w:space="0" w:color="auto"/>
            <w:left w:val="none" w:sz="0" w:space="0" w:color="auto"/>
            <w:bottom w:val="none" w:sz="0" w:space="0" w:color="auto"/>
            <w:right w:val="none" w:sz="0" w:space="0" w:color="auto"/>
          </w:divBdr>
        </w:div>
        <w:div w:id="1367366147">
          <w:marLeft w:val="0"/>
          <w:marRight w:val="0"/>
          <w:marTop w:val="0"/>
          <w:marBottom w:val="0"/>
          <w:divBdr>
            <w:top w:val="none" w:sz="0" w:space="0" w:color="auto"/>
            <w:left w:val="none" w:sz="0" w:space="0" w:color="auto"/>
            <w:bottom w:val="none" w:sz="0" w:space="0" w:color="auto"/>
            <w:right w:val="none" w:sz="0" w:space="0" w:color="auto"/>
          </w:divBdr>
        </w:div>
        <w:div w:id="1408183417">
          <w:marLeft w:val="0"/>
          <w:marRight w:val="0"/>
          <w:marTop w:val="0"/>
          <w:marBottom w:val="0"/>
          <w:divBdr>
            <w:top w:val="none" w:sz="0" w:space="0" w:color="auto"/>
            <w:left w:val="none" w:sz="0" w:space="0" w:color="auto"/>
            <w:bottom w:val="none" w:sz="0" w:space="0" w:color="auto"/>
            <w:right w:val="none" w:sz="0" w:space="0" w:color="auto"/>
          </w:divBdr>
        </w:div>
        <w:div w:id="110441295">
          <w:marLeft w:val="0"/>
          <w:marRight w:val="0"/>
          <w:marTop w:val="0"/>
          <w:marBottom w:val="0"/>
          <w:divBdr>
            <w:top w:val="none" w:sz="0" w:space="0" w:color="auto"/>
            <w:left w:val="none" w:sz="0" w:space="0" w:color="auto"/>
            <w:bottom w:val="none" w:sz="0" w:space="0" w:color="auto"/>
            <w:right w:val="none" w:sz="0" w:space="0" w:color="auto"/>
          </w:divBdr>
        </w:div>
        <w:div w:id="34544931">
          <w:marLeft w:val="0"/>
          <w:marRight w:val="0"/>
          <w:marTop w:val="0"/>
          <w:marBottom w:val="0"/>
          <w:divBdr>
            <w:top w:val="none" w:sz="0" w:space="0" w:color="auto"/>
            <w:left w:val="none" w:sz="0" w:space="0" w:color="auto"/>
            <w:bottom w:val="none" w:sz="0" w:space="0" w:color="auto"/>
            <w:right w:val="none" w:sz="0" w:space="0" w:color="auto"/>
          </w:divBdr>
        </w:div>
        <w:div w:id="1572422503">
          <w:marLeft w:val="0"/>
          <w:marRight w:val="0"/>
          <w:marTop w:val="0"/>
          <w:marBottom w:val="0"/>
          <w:divBdr>
            <w:top w:val="none" w:sz="0" w:space="0" w:color="auto"/>
            <w:left w:val="none" w:sz="0" w:space="0" w:color="auto"/>
            <w:bottom w:val="none" w:sz="0" w:space="0" w:color="auto"/>
            <w:right w:val="none" w:sz="0" w:space="0" w:color="auto"/>
          </w:divBdr>
        </w:div>
        <w:div w:id="2059621247">
          <w:marLeft w:val="0"/>
          <w:marRight w:val="0"/>
          <w:marTop w:val="0"/>
          <w:marBottom w:val="0"/>
          <w:divBdr>
            <w:top w:val="none" w:sz="0" w:space="0" w:color="auto"/>
            <w:left w:val="none" w:sz="0" w:space="0" w:color="auto"/>
            <w:bottom w:val="none" w:sz="0" w:space="0" w:color="auto"/>
            <w:right w:val="none" w:sz="0" w:space="0" w:color="auto"/>
          </w:divBdr>
        </w:div>
        <w:div w:id="855998449">
          <w:marLeft w:val="0"/>
          <w:marRight w:val="0"/>
          <w:marTop w:val="0"/>
          <w:marBottom w:val="0"/>
          <w:divBdr>
            <w:top w:val="none" w:sz="0" w:space="0" w:color="auto"/>
            <w:left w:val="none" w:sz="0" w:space="0" w:color="auto"/>
            <w:bottom w:val="none" w:sz="0" w:space="0" w:color="auto"/>
            <w:right w:val="none" w:sz="0" w:space="0" w:color="auto"/>
          </w:divBdr>
        </w:div>
        <w:div w:id="1044603905">
          <w:marLeft w:val="0"/>
          <w:marRight w:val="0"/>
          <w:marTop w:val="0"/>
          <w:marBottom w:val="0"/>
          <w:divBdr>
            <w:top w:val="none" w:sz="0" w:space="0" w:color="auto"/>
            <w:left w:val="none" w:sz="0" w:space="0" w:color="auto"/>
            <w:bottom w:val="none" w:sz="0" w:space="0" w:color="auto"/>
            <w:right w:val="none" w:sz="0" w:space="0" w:color="auto"/>
          </w:divBdr>
        </w:div>
        <w:div w:id="1001199349">
          <w:marLeft w:val="0"/>
          <w:marRight w:val="0"/>
          <w:marTop w:val="0"/>
          <w:marBottom w:val="0"/>
          <w:divBdr>
            <w:top w:val="none" w:sz="0" w:space="0" w:color="auto"/>
            <w:left w:val="none" w:sz="0" w:space="0" w:color="auto"/>
            <w:bottom w:val="none" w:sz="0" w:space="0" w:color="auto"/>
            <w:right w:val="none" w:sz="0" w:space="0" w:color="auto"/>
          </w:divBdr>
        </w:div>
        <w:div w:id="78721081">
          <w:marLeft w:val="0"/>
          <w:marRight w:val="0"/>
          <w:marTop w:val="0"/>
          <w:marBottom w:val="0"/>
          <w:divBdr>
            <w:top w:val="none" w:sz="0" w:space="0" w:color="auto"/>
            <w:left w:val="none" w:sz="0" w:space="0" w:color="auto"/>
            <w:bottom w:val="none" w:sz="0" w:space="0" w:color="auto"/>
            <w:right w:val="none" w:sz="0" w:space="0" w:color="auto"/>
          </w:divBdr>
        </w:div>
        <w:div w:id="523056350">
          <w:marLeft w:val="0"/>
          <w:marRight w:val="0"/>
          <w:marTop w:val="0"/>
          <w:marBottom w:val="0"/>
          <w:divBdr>
            <w:top w:val="none" w:sz="0" w:space="0" w:color="auto"/>
            <w:left w:val="none" w:sz="0" w:space="0" w:color="auto"/>
            <w:bottom w:val="none" w:sz="0" w:space="0" w:color="auto"/>
            <w:right w:val="none" w:sz="0" w:space="0" w:color="auto"/>
          </w:divBdr>
        </w:div>
        <w:div w:id="70592435">
          <w:marLeft w:val="0"/>
          <w:marRight w:val="0"/>
          <w:marTop w:val="0"/>
          <w:marBottom w:val="0"/>
          <w:divBdr>
            <w:top w:val="none" w:sz="0" w:space="0" w:color="auto"/>
            <w:left w:val="none" w:sz="0" w:space="0" w:color="auto"/>
            <w:bottom w:val="none" w:sz="0" w:space="0" w:color="auto"/>
            <w:right w:val="none" w:sz="0" w:space="0" w:color="auto"/>
          </w:divBdr>
        </w:div>
        <w:div w:id="786312335">
          <w:marLeft w:val="0"/>
          <w:marRight w:val="0"/>
          <w:marTop w:val="0"/>
          <w:marBottom w:val="0"/>
          <w:divBdr>
            <w:top w:val="none" w:sz="0" w:space="0" w:color="auto"/>
            <w:left w:val="none" w:sz="0" w:space="0" w:color="auto"/>
            <w:bottom w:val="none" w:sz="0" w:space="0" w:color="auto"/>
            <w:right w:val="none" w:sz="0" w:space="0" w:color="auto"/>
          </w:divBdr>
        </w:div>
        <w:div w:id="1444111600">
          <w:marLeft w:val="0"/>
          <w:marRight w:val="0"/>
          <w:marTop w:val="0"/>
          <w:marBottom w:val="0"/>
          <w:divBdr>
            <w:top w:val="none" w:sz="0" w:space="0" w:color="auto"/>
            <w:left w:val="none" w:sz="0" w:space="0" w:color="auto"/>
            <w:bottom w:val="none" w:sz="0" w:space="0" w:color="auto"/>
            <w:right w:val="none" w:sz="0" w:space="0" w:color="auto"/>
          </w:divBdr>
        </w:div>
        <w:div w:id="1208490785">
          <w:marLeft w:val="0"/>
          <w:marRight w:val="0"/>
          <w:marTop w:val="0"/>
          <w:marBottom w:val="0"/>
          <w:divBdr>
            <w:top w:val="none" w:sz="0" w:space="0" w:color="auto"/>
            <w:left w:val="none" w:sz="0" w:space="0" w:color="auto"/>
            <w:bottom w:val="none" w:sz="0" w:space="0" w:color="auto"/>
            <w:right w:val="none" w:sz="0" w:space="0" w:color="auto"/>
          </w:divBdr>
        </w:div>
        <w:div w:id="67389604">
          <w:marLeft w:val="0"/>
          <w:marRight w:val="0"/>
          <w:marTop w:val="0"/>
          <w:marBottom w:val="0"/>
          <w:divBdr>
            <w:top w:val="none" w:sz="0" w:space="0" w:color="auto"/>
            <w:left w:val="none" w:sz="0" w:space="0" w:color="auto"/>
            <w:bottom w:val="none" w:sz="0" w:space="0" w:color="auto"/>
            <w:right w:val="none" w:sz="0" w:space="0" w:color="auto"/>
          </w:divBdr>
        </w:div>
        <w:div w:id="182670017">
          <w:marLeft w:val="0"/>
          <w:marRight w:val="0"/>
          <w:marTop w:val="0"/>
          <w:marBottom w:val="0"/>
          <w:divBdr>
            <w:top w:val="none" w:sz="0" w:space="0" w:color="auto"/>
            <w:left w:val="none" w:sz="0" w:space="0" w:color="auto"/>
            <w:bottom w:val="none" w:sz="0" w:space="0" w:color="auto"/>
            <w:right w:val="none" w:sz="0" w:space="0" w:color="auto"/>
          </w:divBdr>
        </w:div>
        <w:div w:id="1386682355">
          <w:marLeft w:val="0"/>
          <w:marRight w:val="0"/>
          <w:marTop w:val="0"/>
          <w:marBottom w:val="0"/>
          <w:divBdr>
            <w:top w:val="none" w:sz="0" w:space="0" w:color="auto"/>
            <w:left w:val="none" w:sz="0" w:space="0" w:color="auto"/>
            <w:bottom w:val="none" w:sz="0" w:space="0" w:color="auto"/>
            <w:right w:val="none" w:sz="0" w:space="0" w:color="auto"/>
          </w:divBdr>
        </w:div>
        <w:div w:id="1745759699">
          <w:marLeft w:val="0"/>
          <w:marRight w:val="0"/>
          <w:marTop w:val="0"/>
          <w:marBottom w:val="0"/>
          <w:divBdr>
            <w:top w:val="none" w:sz="0" w:space="0" w:color="auto"/>
            <w:left w:val="none" w:sz="0" w:space="0" w:color="auto"/>
            <w:bottom w:val="none" w:sz="0" w:space="0" w:color="auto"/>
            <w:right w:val="none" w:sz="0" w:space="0" w:color="auto"/>
          </w:divBdr>
        </w:div>
        <w:div w:id="308751208">
          <w:marLeft w:val="0"/>
          <w:marRight w:val="0"/>
          <w:marTop w:val="0"/>
          <w:marBottom w:val="0"/>
          <w:divBdr>
            <w:top w:val="none" w:sz="0" w:space="0" w:color="auto"/>
            <w:left w:val="none" w:sz="0" w:space="0" w:color="auto"/>
            <w:bottom w:val="none" w:sz="0" w:space="0" w:color="auto"/>
            <w:right w:val="none" w:sz="0" w:space="0" w:color="auto"/>
          </w:divBdr>
        </w:div>
        <w:div w:id="1229269036">
          <w:marLeft w:val="0"/>
          <w:marRight w:val="0"/>
          <w:marTop w:val="0"/>
          <w:marBottom w:val="0"/>
          <w:divBdr>
            <w:top w:val="none" w:sz="0" w:space="0" w:color="auto"/>
            <w:left w:val="none" w:sz="0" w:space="0" w:color="auto"/>
            <w:bottom w:val="none" w:sz="0" w:space="0" w:color="auto"/>
            <w:right w:val="none" w:sz="0" w:space="0" w:color="auto"/>
          </w:divBdr>
        </w:div>
        <w:div w:id="1358698622">
          <w:marLeft w:val="0"/>
          <w:marRight w:val="0"/>
          <w:marTop w:val="0"/>
          <w:marBottom w:val="0"/>
          <w:divBdr>
            <w:top w:val="none" w:sz="0" w:space="0" w:color="auto"/>
            <w:left w:val="none" w:sz="0" w:space="0" w:color="auto"/>
            <w:bottom w:val="none" w:sz="0" w:space="0" w:color="auto"/>
            <w:right w:val="none" w:sz="0" w:space="0" w:color="auto"/>
          </w:divBdr>
        </w:div>
        <w:div w:id="2107532729">
          <w:marLeft w:val="0"/>
          <w:marRight w:val="0"/>
          <w:marTop w:val="0"/>
          <w:marBottom w:val="0"/>
          <w:divBdr>
            <w:top w:val="none" w:sz="0" w:space="0" w:color="auto"/>
            <w:left w:val="none" w:sz="0" w:space="0" w:color="auto"/>
            <w:bottom w:val="none" w:sz="0" w:space="0" w:color="auto"/>
            <w:right w:val="none" w:sz="0" w:space="0" w:color="auto"/>
          </w:divBdr>
        </w:div>
        <w:div w:id="1627464824">
          <w:marLeft w:val="0"/>
          <w:marRight w:val="0"/>
          <w:marTop w:val="0"/>
          <w:marBottom w:val="0"/>
          <w:divBdr>
            <w:top w:val="none" w:sz="0" w:space="0" w:color="auto"/>
            <w:left w:val="none" w:sz="0" w:space="0" w:color="auto"/>
            <w:bottom w:val="none" w:sz="0" w:space="0" w:color="auto"/>
            <w:right w:val="none" w:sz="0" w:space="0" w:color="auto"/>
          </w:divBdr>
        </w:div>
        <w:div w:id="2100758678">
          <w:marLeft w:val="0"/>
          <w:marRight w:val="0"/>
          <w:marTop w:val="0"/>
          <w:marBottom w:val="0"/>
          <w:divBdr>
            <w:top w:val="none" w:sz="0" w:space="0" w:color="auto"/>
            <w:left w:val="none" w:sz="0" w:space="0" w:color="auto"/>
            <w:bottom w:val="none" w:sz="0" w:space="0" w:color="auto"/>
            <w:right w:val="none" w:sz="0" w:space="0" w:color="auto"/>
          </w:divBdr>
        </w:div>
        <w:div w:id="128213240">
          <w:marLeft w:val="0"/>
          <w:marRight w:val="0"/>
          <w:marTop w:val="0"/>
          <w:marBottom w:val="0"/>
          <w:divBdr>
            <w:top w:val="none" w:sz="0" w:space="0" w:color="auto"/>
            <w:left w:val="none" w:sz="0" w:space="0" w:color="auto"/>
            <w:bottom w:val="none" w:sz="0" w:space="0" w:color="auto"/>
            <w:right w:val="none" w:sz="0" w:space="0" w:color="auto"/>
          </w:divBdr>
        </w:div>
        <w:div w:id="149643234">
          <w:marLeft w:val="0"/>
          <w:marRight w:val="0"/>
          <w:marTop w:val="0"/>
          <w:marBottom w:val="0"/>
          <w:divBdr>
            <w:top w:val="none" w:sz="0" w:space="0" w:color="auto"/>
            <w:left w:val="none" w:sz="0" w:space="0" w:color="auto"/>
            <w:bottom w:val="none" w:sz="0" w:space="0" w:color="auto"/>
            <w:right w:val="none" w:sz="0" w:space="0" w:color="auto"/>
          </w:divBdr>
        </w:div>
        <w:div w:id="2127188073">
          <w:marLeft w:val="0"/>
          <w:marRight w:val="0"/>
          <w:marTop w:val="0"/>
          <w:marBottom w:val="0"/>
          <w:divBdr>
            <w:top w:val="none" w:sz="0" w:space="0" w:color="auto"/>
            <w:left w:val="none" w:sz="0" w:space="0" w:color="auto"/>
            <w:bottom w:val="none" w:sz="0" w:space="0" w:color="auto"/>
            <w:right w:val="none" w:sz="0" w:space="0" w:color="auto"/>
          </w:divBdr>
        </w:div>
        <w:div w:id="1795706911">
          <w:marLeft w:val="0"/>
          <w:marRight w:val="0"/>
          <w:marTop w:val="0"/>
          <w:marBottom w:val="0"/>
          <w:divBdr>
            <w:top w:val="none" w:sz="0" w:space="0" w:color="auto"/>
            <w:left w:val="none" w:sz="0" w:space="0" w:color="auto"/>
            <w:bottom w:val="none" w:sz="0" w:space="0" w:color="auto"/>
            <w:right w:val="none" w:sz="0" w:space="0" w:color="auto"/>
          </w:divBdr>
        </w:div>
        <w:div w:id="840509400">
          <w:marLeft w:val="0"/>
          <w:marRight w:val="0"/>
          <w:marTop w:val="0"/>
          <w:marBottom w:val="0"/>
          <w:divBdr>
            <w:top w:val="none" w:sz="0" w:space="0" w:color="auto"/>
            <w:left w:val="none" w:sz="0" w:space="0" w:color="auto"/>
            <w:bottom w:val="none" w:sz="0" w:space="0" w:color="auto"/>
            <w:right w:val="none" w:sz="0" w:space="0" w:color="auto"/>
          </w:divBdr>
        </w:div>
        <w:div w:id="158160169">
          <w:marLeft w:val="0"/>
          <w:marRight w:val="0"/>
          <w:marTop w:val="0"/>
          <w:marBottom w:val="0"/>
          <w:divBdr>
            <w:top w:val="none" w:sz="0" w:space="0" w:color="auto"/>
            <w:left w:val="none" w:sz="0" w:space="0" w:color="auto"/>
            <w:bottom w:val="none" w:sz="0" w:space="0" w:color="auto"/>
            <w:right w:val="none" w:sz="0" w:space="0" w:color="auto"/>
          </w:divBdr>
        </w:div>
        <w:div w:id="837229641">
          <w:marLeft w:val="0"/>
          <w:marRight w:val="0"/>
          <w:marTop w:val="0"/>
          <w:marBottom w:val="0"/>
          <w:divBdr>
            <w:top w:val="none" w:sz="0" w:space="0" w:color="auto"/>
            <w:left w:val="none" w:sz="0" w:space="0" w:color="auto"/>
            <w:bottom w:val="none" w:sz="0" w:space="0" w:color="auto"/>
            <w:right w:val="none" w:sz="0" w:space="0" w:color="auto"/>
          </w:divBdr>
        </w:div>
        <w:div w:id="1047409956">
          <w:marLeft w:val="0"/>
          <w:marRight w:val="0"/>
          <w:marTop w:val="0"/>
          <w:marBottom w:val="0"/>
          <w:divBdr>
            <w:top w:val="none" w:sz="0" w:space="0" w:color="auto"/>
            <w:left w:val="none" w:sz="0" w:space="0" w:color="auto"/>
            <w:bottom w:val="none" w:sz="0" w:space="0" w:color="auto"/>
            <w:right w:val="none" w:sz="0" w:space="0" w:color="auto"/>
          </w:divBdr>
        </w:div>
        <w:div w:id="707334821">
          <w:marLeft w:val="0"/>
          <w:marRight w:val="0"/>
          <w:marTop w:val="0"/>
          <w:marBottom w:val="0"/>
          <w:divBdr>
            <w:top w:val="none" w:sz="0" w:space="0" w:color="auto"/>
            <w:left w:val="none" w:sz="0" w:space="0" w:color="auto"/>
            <w:bottom w:val="none" w:sz="0" w:space="0" w:color="auto"/>
            <w:right w:val="none" w:sz="0" w:space="0" w:color="auto"/>
          </w:divBdr>
        </w:div>
        <w:div w:id="1804885337">
          <w:marLeft w:val="0"/>
          <w:marRight w:val="0"/>
          <w:marTop w:val="0"/>
          <w:marBottom w:val="0"/>
          <w:divBdr>
            <w:top w:val="none" w:sz="0" w:space="0" w:color="auto"/>
            <w:left w:val="none" w:sz="0" w:space="0" w:color="auto"/>
            <w:bottom w:val="none" w:sz="0" w:space="0" w:color="auto"/>
            <w:right w:val="none" w:sz="0" w:space="0" w:color="auto"/>
          </w:divBdr>
        </w:div>
        <w:div w:id="609355460">
          <w:marLeft w:val="0"/>
          <w:marRight w:val="0"/>
          <w:marTop w:val="0"/>
          <w:marBottom w:val="0"/>
          <w:divBdr>
            <w:top w:val="none" w:sz="0" w:space="0" w:color="auto"/>
            <w:left w:val="none" w:sz="0" w:space="0" w:color="auto"/>
            <w:bottom w:val="none" w:sz="0" w:space="0" w:color="auto"/>
            <w:right w:val="none" w:sz="0" w:space="0" w:color="auto"/>
          </w:divBdr>
        </w:div>
        <w:div w:id="1768651046">
          <w:marLeft w:val="0"/>
          <w:marRight w:val="0"/>
          <w:marTop w:val="0"/>
          <w:marBottom w:val="0"/>
          <w:divBdr>
            <w:top w:val="none" w:sz="0" w:space="0" w:color="auto"/>
            <w:left w:val="none" w:sz="0" w:space="0" w:color="auto"/>
            <w:bottom w:val="none" w:sz="0" w:space="0" w:color="auto"/>
            <w:right w:val="none" w:sz="0" w:space="0" w:color="auto"/>
          </w:divBdr>
        </w:div>
        <w:div w:id="1667173599">
          <w:marLeft w:val="0"/>
          <w:marRight w:val="0"/>
          <w:marTop w:val="0"/>
          <w:marBottom w:val="0"/>
          <w:divBdr>
            <w:top w:val="none" w:sz="0" w:space="0" w:color="auto"/>
            <w:left w:val="none" w:sz="0" w:space="0" w:color="auto"/>
            <w:bottom w:val="none" w:sz="0" w:space="0" w:color="auto"/>
            <w:right w:val="none" w:sz="0" w:space="0" w:color="auto"/>
          </w:divBdr>
        </w:div>
        <w:div w:id="1689868006">
          <w:marLeft w:val="0"/>
          <w:marRight w:val="0"/>
          <w:marTop w:val="0"/>
          <w:marBottom w:val="0"/>
          <w:divBdr>
            <w:top w:val="none" w:sz="0" w:space="0" w:color="auto"/>
            <w:left w:val="none" w:sz="0" w:space="0" w:color="auto"/>
            <w:bottom w:val="none" w:sz="0" w:space="0" w:color="auto"/>
            <w:right w:val="none" w:sz="0" w:space="0" w:color="auto"/>
          </w:divBdr>
        </w:div>
        <w:div w:id="1428313154">
          <w:marLeft w:val="0"/>
          <w:marRight w:val="0"/>
          <w:marTop w:val="0"/>
          <w:marBottom w:val="0"/>
          <w:divBdr>
            <w:top w:val="none" w:sz="0" w:space="0" w:color="auto"/>
            <w:left w:val="none" w:sz="0" w:space="0" w:color="auto"/>
            <w:bottom w:val="none" w:sz="0" w:space="0" w:color="auto"/>
            <w:right w:val="none" w:sz="0" w:space="0" w:color="auto"/>
          </w:divBdr>
        </w:div>
        <w:div w:id="1791312599">
          <w:marLeft w:val="0"/>
          <w:marRight w:val="0"/>
          <w:marTop w:val="0"/>
          <w:marBottom w:val="0"/>
          <w:divBdr>
            <w:top w:val="none" w:sz="0" w:space="0" w:color="auto"/>
            <w:left w:val="none" w:sz="0" w:space="0" w:color="auto"/>
            <w:bottom w:val="none" w:sz="0" w:space="0" w:color="auto"/>
            <w:right w:val="none" w:sz="0" w:space="0" w:color="auto"/>
          </w:divBdr>
        </w:div>
        <w:div w:id="1613051254">
          <w:marLeft w:val="0"/>
          <w:marRight w:val="0"/>
          <w:marTop w:val="0"/>
          <w:marBottom w:val="0"/>
          <w:divBdr>
            <w:top w:val="none" w:sz="0" w:space="0" w:color="auto"/>
            <w:left w:val="none" w:sz="0" w:space="0" w:color="auto"/>
            <w:bottom w:val="none" w:sz="0" w:space="0" w:color="auto"/>
            <w:right w:val="none" w:sz="0" w:space="0" w:color="auto"/>
          </w:divBdr>
        </w:div>
        <w:div w:id="589855091">
          <w:marLeft w:val="0"/>
          <w:marRight w:val="0"/>
          <w:marTop w:val="0"/>
          <w:marBottom w:val="0"/>
          <w:divBdr>
            <w:top w:val="none" w:sz="0" w:space="0" w:color="auto"/>
            <w:left w:val="none" w:sz="0" w:space="0" w:color="auto"/>
            <w:bottom w:val="none" w:sz="0" w:space="0" w:color="auto"/>
            <w:right w:val="none" w:sz="0" w:space="0" w:color="auto"/>
          </w:divBdr>
        </w:div>
        <w:div w:id="1041706256">
          <w:marLeft w:val="0"/>
          <w:marRight w:val="0"/>
          <w:marTop w:val="0"/>
          <w:marBottom w:val="0"/>
          <w:divBdr>
            <w:top w:val="none" w:sz="0" w:space="0" w:color="auto"/>
            <w:left w:val="none" w:sz="0" w:space="0" w:color="auto"/>
            <w:bottom w:val="none" w:sz="0" w:space="0" w:color="auto"/>
            <w:right w:val="none" w:sz="0" w:space="0" w:color="auto"/>
          </w:divBdr>
        </w:div>
        <w:div w:id="830372052">
          <w:marLeft w:val="0"/>
          <w:marRight w:val="0"/>
          <w:marTop w:val="0"/>
          <w:marBottom w:val="0"/>
          <w:divBdr>
            <w:top w:val="none" w:sz="0" w:space="0" w:color="auto"/>
            <w:left w:val="none" w:sz="0" w:space="0" w:color="auto"/>
            <w:bottom w:val="none" w:sz="0" w:space="0" w:color="auto"/>
            <w:right w:val="none" w:sz="0" w:space="0" w:color="auto"/>
          </w:divBdr>
        </w:div>
        <w:div w:id="997222469">
          <w:marLeft w:val="0"/>
          <w:marRight w:val="0"/>
          <w:marTop w:val="0"/>
          <w:marBottom w:val="0"/>
          <w:divBdr>
            <w:top w:val="none" w:sz="0" w:space="0" w:color="auto"/>
            <w:left w:val="none" w:sz="0" w:space="0" w:color="auto"/>
            <w:bottom w:val="none" w:sz="0" w:space="0" w:color="auto"/>
            <w:right w:val="none" w:sz="0" w:space="0" w:color="auto"/>
          </w:divBdr>
        </w:div>
        <w:div w:id="1184630126">
          <w:marLeft w:val="0"/>
          <w:marRight w:val="0"/>
          <w:marTop w:val="0"/>
          <w:marBottom w:val="0"/>
          <w:divBdr>
            <w:top w:val="none" w:sz="0" w:space="0" w:color="auto"/>
            <w:left w:val="none" w:sz="0" w:space="0" w:color="auto"/>
            <w:bottom w:val="none" w:sz="0" w:space="0" w:color="auto"/>
            <w:right w:val="none" w:sz="0" w:space="0" w:color="auto"/>
          </w:divBdr>
        </w:div>
        <w:div w:id="492264215">
          <w:marLeft w:val="0"/>
          <w:marRight w:val="0"/>
          <w:marTop w:val="0"/>
          <w:marBottom w:val="0"/>
          <w:divBdr>
            <w:top w:val="none" w:sz="0" w:space="0" w:color="auto"/>
            <w:left w:val="none" w:sz="0" w:space="0" w:color="auto"/>
            <w:bottom w:val="none" w:sz="0" w:space="0" w:color="auto"/>
            <w:right w:val="none" w:sz="0" w:space="0" w:color="auto"/>
          </w:divBdr>
        </w:div>
        <w:div w:id="765543648">
          <w:marLeft w:val="0"/>
          <w:marRight w:val="0"/>
          <w:marTop w:val="0"/>
          <w:marBottom w:val="0"/>
          <w:divBdr>
            <w:top w:val="none" w:sz="0" w:space="0" w:color="auto"/>
            <w:left w:val="none" w:sz="0" w:space="0" w:color="auto"/>
            <w:bottom w:val="none" w:sz="0" w:space="0" w:color="auto"/>
            <w:right w:val="none" w:sz="0" w:space="0" w:color="auto"/>
          </w:divBdr>
        </w:div>
        <w:div w:id="1721782624">
          <w:marLeft w:val="0"/>
          <w:marRight w:val="0"/>
          <w:marTop w:val="0"/>
          <w:marBottom w:val="0"/>
          <w:divBdr>
            <w:top w:val="none" w:sz="0" w:space="0" w:color="auto"/>
            <w:left w:val="none" w:sz="0" w:space="0" w:color="auto"/>
            <w:bottom w:val="none" w:sz="0" w:space="0" w:color="auto"/>
            <w:right w:val="none" w:sz="0" w:space="0" w:color="auto"/>
          </w:divBdr>
        </w:div>
        <w:div w:id="1812015899">
          <w:marLeft w:val="0"/>
          <w:marRight w:val="0"/>
          <w:marTop w:val="0"/>
          <w:marBottom w:val="0"/>
          <w:divBdr>
            <w:top w:val="none" w:sz="0" w:space="0" w:color="auto"/>
            <w:left w:val="none" w:sz="0" w:space="0" w:color="auto"/>
            <w:bottom w:val="none" w:sz="0" w:space="0" w:color="auto"/>
            <w:right w:val="none" w:sz="0" w:space="0" w:color="auto"/>
          </w:divBdr>
        </w:div>
        <w:div w:id="93401047">
          <w:marLeft w:val="0"/>
          <w:marRight w:val="0"/>
          <w:marTop w:val="0"/>
          <w:marBottom w:val="0"/>
          <w:divBdr>
            <w:top w:val="none" w:sz="0" w:space="0" w:color="auto"/>
            <w:left w:val="none" w:sz="0" w:space="0" w:color="auto"/>
            <w:bottom w:val="none" w:sz="0" w:space="0" w:color="auto"/>
            <w:right w:val="none" w:sz="0" w:space="0" w:color="auto"/>
          </w:divBdr>
        </w:div>
        <w:div w:id="1128622759">
          <w:marLeft w:val="0"/>
          <w:marRight w:val="0"/>
          <w:marTop w:val="0"/>
          <w:marBottom w:val="0"/>
          <w:divBdr>
            <w:top w:val="none" w:sz="0" w:space="0" w:color="auto"/>
            <w:left w:val="none" w:sz="0" w:space="0" w:color="auto"/>
            <w:bottom w:val="none" w:sz="0" w:space="0" w:color="auto"/>
            <w:right w:val="none" w:sz="0" w:space="0" w:color="auto"/>
          </w:divBdr>
        </w:div>
        <w:div w:id="670911349">
          <w:marLeft w:val="0"/>
          <w:marRight w:val="0"/>
          <w:marTop w:val="0"/>
          <w:marBottom w:val="0"/>
          <w:divBdr>
            <w:top w:val="none" w:sz="0" w:space="0" w:color="auto"/>
            <w:left w:val="none" w:sz="0" w:space="0" w:color="auto"/>
            <w:bottom w:val="none" w:sz="0" w:space="0" w:color="auto"/>
            <w:right w:val="none" w:sz="0" w:space="0" w:color="auto"/>
          </w:divBdr>
        </w:div>
        <w:div w:id="157157442">
          <w:marLeft w:val="0"/>
          <w:marRight w:val="0"/>
          <w:marTop w:val="0"/>
          <w:marBottom w:val="0"/>
          <w:divBdr>
            <w:top w:val="none" w:sz="0" w:space="0" w:color="auto"/>
            <w:left w:val="none" w:sz="0" w:space="0" w:color="auto"/>
            <w:bottom w:val="none" w:sz="0" w:space="0" w:color="auto"/>
            <w:right w:val="none" w:sz="0" w:space="0" w:color="auto"/>
          </w:divBdr>
        </w:div>
        <w:div w:id="1369525653">
          <w:marLeft w:val="0"/>
          <w:marRight w:val="0"/>
          <w:marTop w:val="0"/>
          <w:marBottom w:val="0"/>
          <w:divBdr>
            <w:top w:val="none" w:sz="0" w:space="0" w:color="auto"/>
            <w:left w:val="none" w:sz="0" w:space="0" w:color="auto"/>
            <w:bottom w:val="none" w:sz="0" w:space="0" w:color="auto"/>
            <w:right w:val="none" w:sz="0" w:space="0" w:color="auto"/>
          </w:divBdr>
        </w:div>
        <w:div w:id="443573180">
          <w:marLeft w:val="0"/>
          <w:marRight w:val="0"/>
          <w:marTop w:val="0"/>
          <w:marBottom w:val="0"/>
          <w:divBdr>
            <w:top w:val="none" w:sz="0" w:space="0" w:color="auto"/>
            <w:left w:val="none" w:sz="0" w:space="0" w:color="auto"/>
            <w:bottom w:val="none" w:sz="0" w:space="0" w:color="auto"/>
            <w:right w:val="none" w:sz="0" w:space="0" w:color="auto"/>
          </w:divBdr>
        </w:div>
        <w:div w:id="1721245862">
          <w:marLeft w:val="0"/>
          <w:marRight w:val="0"/>
          <w:marTop w:val="0"/>
          <w:marBottom w:val="0"/>
          <w:divBdr>
            <w:top w:val="none" w:sz="0" w:space="0" w:color="auto"/>
            <w:left w:val="none" w:sz="0" w:space="0" w:color="auto"/>
            <w:bottom w:val="none" w:sz="0" w:space="0" w:color="auto"/>
            <w:right w:val="none" w:sz="0" w:space="0" w:color="auto"/>
          </w:divBdr>
        </w:div>
        <w:div w:id="1146315460">
          <w:marLeft w:val="0"/>
          <w:marRight w:val="0"/>
          <w:marTop w:val="0"/>
          <w:marBottom w:val="0"/>
          <w:divBdr>
            <w:top w:val="none" w:sz="0" w:space="0" w:color="auto"/>
            <w:left w:val="none" w:sz="0" w:space="0" w:color="auto"/>
            <w:bottom w:val="none" w:sz="0" w:space="0" w:color="auto"/>
            <w:right w:val="none" w:sz="0" w:space="0" w:color="auto"/>
          </w:divBdr>
        </w:div>
        <w:div w:id="757940892">
          <w:marLeft w:val="0"/>
          <w:marRight w:val="0"/>
          <w:marTop w:val="0"/>
          <w:marBottom w:val="0"/>
          <w:divBdr>
            <w:top w:val="none" w:sz="0" w:space="0" w:color="auto"/>
            <w:left w:val="none" w:sz="0" w:space="0" w:color="auto"/>
            <w:bottom w:val="none" w:sz="0" w:space="0" w:color="auto"/>
            <w:right w:val="none" w:sz="0" w:space="0" w:color="auto"/>
          </w:divBdr>
        </w:div>
        <w:div w:id="626275728">
          <w:marLeft w:val="0"/>
          <w:marRight w:val="0"/>
          <w:marTop w:val="0"/>
          <w:marBottom w:val="0"/>
          <w:divBdr>
            <w:top w:val="none" w:sz="0" w:space="0" w:color="auto"/>
            <w:left w:val="none" w:sz="0" w:space="0" w:color="auto"/>
            <w:bottom w:val="none" w:sz="0" w:space="0" w:color="auto"/>
            <w:right w:val="none" w:sz="0" w:space="0" w:color="auto"/>
          </w:divBdr>
        </w:div>
        <w:div w:id="1946646834">
          <w:marLeft w:val="0"/>
          <w:marRight w:val="0"/>
          <w:marTop w:val="0"/>
          <w:marBottom w:val="0"/>
          <w:divBdr>
            <w:top w:val="none" w:sz="0" w:space="0" w:color="auto"/>
            <w:left w:val="none" w:sz="0" w:space="0" w:color="auto"/>
            <w:bottom w:val="none" w:sz="0" w:space="0" w:color="auto"/>
            <w:right w:val="none" w:sz="0" w:space="0" w:color="auto"/>
          </w:divBdr>
        </w:div>
        <w:div w:id="1697852416">
          <w:marLeft w:val="0"/>
          <w:marRight w:val="0"/>
          <w:marTop w:val="0"/>
          <w:marBottom w:val="0"/>
          <w:divBdr>
            <w:top w:val="none" w:sz="0" w:space="0" w:color="auto"/>
            <w:left w:val="none" w:sz="0" w:space="0" w:color="auto"/>
            <w:bottom w:val="none" w:sz="0" w:space="0" w:color="auto"/>
            <w:right w:val="none" w:sz="0" w:space="0" w:color="auto"/>
          </w:divBdr>
        </w:div>
        <w:div w:id="476804315">
          <w:marLeft w:val="0"/>
          <w:marRight w:val="0"/>
          <w:marTop w:val="0"/>
          <w:marBottom w:val="0"/>
          <w:divBdr>
            <w:top w:val="none" w:sz="0" w:space="0" w:color="auto"/>
            <w:left w:val="none" w:sz="0" w:space="0" w:color="auto"/>
            <w:bottom w:val="none" w:sz="0" w:space="0" w:color="auto"/>
            <w:right w:val="none" w:sz="0" w:space="0" w:color="auto"/>
          </w:divBdr>
        </w:div>
        <w:div w:id="501432713">
          <w:marLeft w:val="0"/>
          <w:marRight w:val="0"/>
          <w:marTop w:val="0"/>
          <w:marBottom w:val="0"/>
          <w:divBdr>
            <w:top w:val="none" w:sz="0" w:space="0" w:color="auto"/>
            <w:left w:val="none" w:sz="0" w:space="0" w:color="auto"/>
            <w:bottom w:val="none" w:sz="0" w:space="0" w:color="auto"/>
            <w:right w:val="none" w:sz="0" w:space="0" w:color="auto"/>
          </w:divBdr>
        </w:div>
        <w:div w:id="1372800598">
          <w:marLeft w:val="0"/>
          <w:marRight w:val="0"/>
          <w:marTop w:val="0"/>
          <w:marBottom w:val="0"/>
          <w:divBdr>
            <w:top w:val="none" w:sz="0" w:space="0" w:color="auto"/>
            <w:left w:val="none" w:sz="0" w:space="0" w:color="auto"/>
            <w:bottom w:val="none" w:sz="0" w:space="0" w:color="auto"/>
            <w:right w:val="none" w:sz="0" w:space="0" w:color="auto"/>
          </w:divBdr>
        </w:div>
        <w:div w:id="1420639503">
          <w:marLeft w:val="0"/>
          <w:marRight w:val="0"/>
          <w:marTop w:val="0"/>
          <w:marBottom w:val="0"/>
          <w:divBdr>
            <w:top w:val="none" w:sz="0" w:space="0" w:color="auto"/>
            <w:left w:val="none" w:sz="0" w:space="0" w:color="auto"/>
            <w:bottom w:val="none" w:sz="0" w:space="0" w:color="auto"/>
            <w:right w:val="none" w:sz="0" w:space="0" w:color="auto"/>
          </w:divBdr>
        </w:div>
        <w:div w:id="2074967833">
          <w:marLeft w:val="0"/>
          <w:marRight w:val="0"/>
          <w:marTop w:val="0"/>
          <w:marBottom w:val="0"/>
          <w:divBdr>
            <w:top w:val="none" w:sz="0" w:space="0" w:color="auto"/>
            <w:left w:val="none" w:sz="0" w:space="0" w:color="auto"/>
            <w:bottom w:val="none" w:sz="0" w:space="0" w:color="auto"/>
            <w:right w:val="none" w:sz="0" w:space="0" w:color="auto"/>
          </w:divBdr>
        </w:div>
        <w:div w:id="601380861">
          <w:marLeft w:val="0"/>
          <w:marRight w:val="0"/>
          <w:marTop w:val="0"/>
          <w:marBottom w:val="0"/>
          <w:divBdr>
            <w:top w:val="none" w:sz="0" w:space="0" w:color="auto"/>
            <w:left w:val="none" w:sz="0" w:space="0" w:color="auto"/>
            <w:bottom w:val="none" w:sz="0" w:space="0" w:color="auto"/>
            <w:right w:val="none" w:sz="0" w:space="0" w:color="auto"/>
          </w:divBdr>
        </w:div>
        <w:div w:id="1505323486">
          <w:marLeft w:val="0"/>
          <w:marRight w:val="0"/>
          <w:marTop w:val="0"/>
          <w:marBottom w:val="0"/>
          <w:divBdr>
            <w:top w:val="none" w:sz="0" w:space="0" w:color="auto"/>
            <w:left w:val="none" w:sz="0" w:space="0" w:color="auto"/>
            <w:bottom w:val="none" w:sz="0" w:space="0" w:color="auto"/>
            <w:right w:val="none" w:sz="0" w:space="0" w:color="auto"/>
          </w:divBdr>
        </w:div>
        <w:div w:id="1603606752">
          <w:marLeft w:val="0"/>
          <w:marRight w:val="0"/>
          <w:marTop w:val="0"/>
          <w:marBottom w:val="0"/>
          <w:divBdr>
            <w:top w:val="none" w:sz="0" w:space="0" w:color="auto"/>
            <w:left w:val="none" w:sz="0" w:space="0" w:color="auto"/>
            <w:bottom w:val="none" w:sz="0" w:space="0" w:color="auto"/>
            <w:right w:val="none" w:sz="0" w:space="0" w:color="auto"/>
          </w:divBdr>
        </w:div>
        <w:div w:id="758453273">
          <w:marLeft w:val="0"/>
          <w:marRight w:val="0"/>
          <w:marTop w:val="0"/>
          <w:marBottom w:val="0"/>
          <w:divBdr>
            <w:top w:val="none" w:sz="0" w:space="0" w:color="auto"/>
            <w:left w:val="none" w:sz="0" w:space="0" w:color="auto"/>
            <w:bottom w:val="none" w:sz="0" w:space="0" w:color="auto"/>
            <w:right w:val="none" w:sz="0" w:space="0" w:color="auto"/>
          </w:divBdr>
        </w:div>
        <w:div w:id="1971476445">
          <w:marLeft w:val="0"/>
          <w:marRight w:val="0"/>
          <w:marTop w:val="0"/>
          <w:marBottom w:val="0"/>
          <w:divBdr>
            <w:top w:val="none" w:sz="0" w:space="0" w:color="auto"/>
            <w:left w:val="none" w:sz="0" w:space="0" w:color="auto"/>
            <w:bottom w:val="none" w:sz="0" w:space="0" w:color="auto"/>
            <w:right w:val="none" w:sz="0" w:space="0" w:color="auto"/>
          </w:divBdr>
        </w:div>
        <w:div w:id="1274895336">
          <w:marLeft w:val="0"/>
          <w:marRight w:val="0"/>
          <w:marTop w:val="0"/>
          <w:marBottom w:val="0"/>
          <w:divBdr>
            <w:top w:val="none" w:sz="0" w:space="0" w:color="auto"/>
            <w:left w:val="none" w:sz="0" w:space="0" w:color="auto"/>
            <w:bottom w:val="none" w:sz="0" w:space="0" w:color="auto"/>
            <w:right w:val="none" w:sz="0" w:space="0" w:color="auto"/>
          </w:divBdr>
        </w:div>
        <w:div w:id="294336255">
          <w:marLeft w:val="0"/>
          <w:marRight w:val="0"/>
          <w:marTop w:val="0"/>
          <w:marBottom w:val="0"/>
          <w:divBdr>
            <w:top w:val="none" w:sz="0" w:space="0" w:color="auto"/>
            <w:left w:val="none" w:sz="0" w:space="0" w:color="auto"/>
            <w:bottom w:val="none" w:sz="0" w:space="0" w:color="auto"/>
            <w:right w:val="none" w:sz="0" w:space="0" w:color="auto"/>
          </w:divBdr>
        </w:div>
        <w:div w:id="721712879">
          <w:marLeft w:val="0"/>
          <w:marRight w:val="0"/>
          <w:marTop w:val="0"/>
          <w:marBottom w:val="0"/>
          <w:divBdr>
            <w:top w:val="none" w:sz="0" w:space="0" w:color="auto"/>
            <w:left w:val="none" w:sz="0" w:space="0" w:color="auto"/>
            <w:bottom w:val="none" w:sz="0" w:space="0" w:color="auto"/>
            <w:right w:val="none" w:sz="0" w:space="0" w:color="auto"/>
          </w:divBdr>
        </w:div>
        <w:div w:id="1415784382">
          <w:marLeft w:val="0"/>
          <w:marRight w:val="0"/>
          <w:marTop w:val="0"/>
          <w:marBottom w:val="0"/>
          <w:divBdr>
            <w:top w:val="none" w:sz="0" w:space="0" w:color="auto"/>
            <w:left w:val="none" w:sz="0" w:space="0" w:color="auto"/>
            <w:bottom w:val="none" w:sz="0" w:space="0" w:color="auto"/>
            <w:right w:val="none" w:sz="0" w:space="0" w:color="auto"/>
          </w:divBdr>
        </w:div>
        <w:div w:id="2121534190">
          <w:marLeft w:val="0"/>
          <w:marRight w:val="0"/>
          <w:marTop w:val="0"/>
          <w:marBottom w:val="0"/>
          <w:divBdr>
            <w:top w:val="none" w:sz="0" w:space="0" w:color="auto"/>
            <w:left w:val="none" w:sz="0" w:space="0" w:color="auto"/>
            <w:bottom w:val="none" w:sz="0" w:space="0" w:color="auto"/>
            <w:right w:val="none" w:sz="0" w:space="0" w:color="auto"/>
          </w:divBdr>
        </w:div>
        <w:div w:id="984897384">
          <w:marLeft w:val="0"/>
          <w:marRight w:val="0"/>
          <w:marTop w:val="0"/>
          <w:marBottom w:val="0"/>
          <w:divBdr>
            <w:top w:val="none" w:sz="0" w:space="0" w:color="auto"/>
            <w:left w:val="none" w:sz="0" w:space="0" w:color="auto"/>
            <w:bottom w:val="none" w:sz="0" w:space="0" w:color="auto"/>
            <w:right w:val="none" w:sz="0" w:space="0" w:color="auto"/>
          </w:divBdr>
        </w:div>
        <w:div w:id="1106461670">
          <w:marLeft w:val="0"/>
          <w:marRight w:val="0"/>
          <w:marTop w:val="0"/>
          <w:marBottom w:val="0"/>
          <w:divBdr>
            <w:top w:val="none" w:sz="0" w:space="0" w:color="auto"/>
            <w:left w:val="none" w:sz="0" w:space="0" w:color="auto"/>
            <w:bottom w:val="none" w:sz="0" w:space="0" w:color="auto"/>
            <w:right w:val="none" w:sz="0" w:space="0" w:color="auto"/>
          </w:divBdr>
        </w:div>
        <w:div w:id="1665428023">
          <w:marLeft w:val="0"/>
          <w:marRight w:val="0"/>
          <w:marTop w:val="0"/>
          <w:marBottom w:val="0"/>
          <w:divBdr>
            <w:top w:val="none" w:sz="0" w:space="0" w:color="auto"/>
            <w:left w:val="none" w:sz="0" w:space="0" w:color="auto"/>
            <w:bottom w:val="none" w:sz="0" w:space="0" w:color="auto"/>
            <w:right w:val="none" w:sz="0" w:space="0" w:color="auto"/>
          </w:divBdr>
        </w:div>
        <w:div w:id="1524247498">
          <w:marLeft w:val="0"/>
          <w:marRight w:val="0"/>
          <w:marTop w:val="0"/>
          <w:marBottom w:val="0"/>
          <w:divBdr>
            <w:top w:val="none" w:sz="0" w:space="0" w:color="auto"/>
            <w:left w:val="none" w:sz="0" w:space="0" w:color="auto"/>
            <w:bottom w:val="none" w:sz="0" w:space="0" w:color="auto"/>
            <w:right w:val="none" w:sz="0" w:space="0" w:color="auto"/>
          </w:divBdr>
        </w:div>
        <w:div w:id="2002657255">
          <w:marLeft w:val="0"/>
          <w:marRight w:val="0"/>
          <w:marTop w:val="0"/>
          <w:marBottom w:val="0"/>
          <w:divBdr>
            <w:top w:val="none" w:sz="0" w:space="0" w:color="auto"/>
            <w:left w:val="none" w:sz="0" w:space="0" w:color="auto"/>
            <w:bottom w:val="none" w:sz="0" w:space="0" w:color="auto"/>
            <w:right w:val="none" w:sz="0" w:space="0" w:color="auto"/>
          </w:divBdr>
        </w:div>
        <w:div w:id="1641619336">
          <w:marLeft w:val="0"/>
          <w:marRight w:val="0"/>
          <w:marTop w:val="0"/>
          <w:marBottom w:val="0"/>
          <w:divBdr>
            <w:top w:val="none" w:sz="0" w:space="0" w:color="auto"/>
            <w:left w:val="none" w:sz="0" w:space="0" w:color="auto"/>
            <w:bottom w:val="none" w:sz="0" w:space="0" w:color="auto"/>
            <w:right w:val="none" w:sz="0" w:space="0" w:color="auto"/>
          </w:divBdr>
        </w:div>
        <w:div w:id="830410970">
          <w:marLeft w:val="0"/>
          <w:marRight w:val="0"/>
          <w:marTop w:val="0"/>
          <w:marBottom w:val="0"/>
          <w:divBdr>
            <w:top w:val="none" w:sz="0" w:space="0" w:color="auto"/>
            <w:left w:val="none" w:sz="0" w:space="0" w:color="auto"/>
            <w:bottom w:val="none" w:sz="0" w:space="0" w:color="auto"/>
            <w:right w:val="none" w:sz="0" w:space="0" w:color="auto"/>
          </w:divBdr>
        </w:div>
        <w:div w:id="609628615">
          <w:marLeft w:val="0"/>
          <w:marRight w:val="0"/>
          <w:marTop w:val="0"/>
          <w:marBottom w:val="0"/>
          <w:divBdr>
            <w:top w:val="none" w:sz="0" w:space="0" w:color="auto"/>
            <w:left w:val="none" w:sz="0" w:space="0" w:color="auto"/>
            <w:bottom w:val="none" w:sz="0" w:space="0" w:color="auto"/>
            <w:right w:val="none" w:sz="0" w:space="0" w:color="auto"/>
          </w:divBdr>
        </w:div>
        <w:div w:id="1456407969">
          <w:marLeft w:val="0"/>
          <w:marRight w:val="0"/>
          <w:marTop w:val="0"/>
          <w:marBottom w:val="0"/>
          <w:divBdr>
            <w:top w:val="none" w:sz="0" w:space="0" w:color="auto"/>
            <w:left w:val="none" w:sz="0" w:space="0" w:color="auto"/>
            <w:bottom w:val="none" w:sz="0" w:space="0" w:color="auto"/>
            <w:right w:val="none" w:sz="0" w:space="0" w:color="auto"/>
          </w:divBdr>
        </w:div>
        <w:div w:id="1038816832">
          <w:marLeft w:val="0"/>
          <w:marRight w:val="0"/>
          <w:marTop w:val="0"/>
          <w:marBottom w:val="0"/>
          <w:divBdr>
            <w:top w:val="none" w:sz="0" w:space="0" w:color="auto"/>
            <w:left w:val="none" w:sz="0" w:space="0" w:color="auto"/>
            <w:bottom w:val="none" w:sz="0" w:space="0" w:color="auto"/>
            <w:right w:val="none" w:sz="0" w:space="0" w:color="auto"/>
          </w:divBdr>
        </w:div>
        <w:div w:id="1156914816">
          <w:marLeft w:val="0"/>
          <w:marRight w:val="0"/>
          <w:marTop w:val="0"/>
          <w:marBottom w:val="0"/>
          <w:divBdr>
            <w:top w:val="none" w:sz="0" w:space="0" w:color="auto"/>
            <w:left w:val="none" w:sz="0" w:space="0" w:color="auto"/>
            <w:bottom w:val="none" w:sz="0" w:space="0" w:color="auto"/>
            <w:right w:val="none" w:sz="0" w:space="0" w:color="auto"/>
          </w:divBdr>
        </w:div>
        <w:div w:id="452485039">
          <w:marLeft w:val="0"/>
          <w:marRight w:val="0"/>
          <w:marTop w:val="0"/>
          <w:marBottom w:val="0"/>
          <w:divBdr>
            <w:top w:val="none" w:sz="0" w:space="0" w:color="auto"/>
            <w:left w:val="none" w:sz="0" w:space="0" w:color="auto"/>
            <w:bottom w:val="none" w:sz="0" w:space="0" w:color="auto"/>
            <w:right w:val="none" w:sz="0" w:space="0" w:color="auto"/>
          </w:divBdr>
        </w:div>
        <w:div w:id="1518732460">
          <w:marLeft w:val="0"/>
          <w:marRight w:val="0"/>
          <w:marTop w:val="0"/>
          <w:marBottom w:val="0"/>
          <w:divBdr>
            <w:top w:val="none" w:sz="0" w:space="0" w:color="auto"/>
            <w:left w:val="none" w:sz="0" w:space="0" w:color="auto"/>
            <w:bottom w:val="none" w:sz="0" w:space="0" w:color="auto"/>
            <w:right w:val="none" w:sz="0" w:space="0" w:color="auto"/>
          </w:divBdr>
        </w:div>
        <w:div w:id="1892421397">
          <w:marLeft w:val="0"/>
          <w:marRight w:val="0"/>
          <w:marTop w:val="0"/>
          <w:marBottom w:val="0"/>
          <w:divBdr>
            <w:top w:val="none" w:sz="0" w:space="0" w:color="auto"/>
            <w:left w:val="none" w:sz="0" w:space="0" w:color="auto"/>
            <w:bottom w:val="none" w:sz="0" w:space="0" w:color="auto"/>
            <w:right w:val="none" w:sz="0" w:space="0" w:color="auto"/>
          </w:divBdr>
        </w:div>
        <w:div w:id="1642081183">
          <w:marLeft w:val="0"/>
          <w:marRight w:val="0"/>
          <w:marTop w:val="0"/>
          <w:marBottom w:val="0"/>
          <w:divBdr>
            <w:top w:val="none" w:sz="0" w:space="0" w:color="auto"/>
            <w:left w:val="none" w:sz="0" w:space="0" w:color="auto"/>
            <w:bottom w:val="none" w:sz="0" w:space="0" w:color="auto"/>
            <w:right w:val="none" w:sz="0" w:space="0" w:color="auto"/>
          </w:divBdr>
        </w:div>
        <w:div w:id="1543591496">
          <w:marLeft w:val="0"/>
          <w:marRight w:val="0"/>
          <w:marTop w:val="0"/>
          <w:marBottom w:val="0"/>
          <w:divBdr>
            <w:top w:val="none" w:sz="0" w:space="0" w:color="auto"/>
            <w:left w:val="none" w:sz="0" w:space="0" w:color="auto"/>
            <w:bottom w:val="none" w:sz="0" w:space="0" w:color="auto"/>
            <w:right w:val="none" w:sz="0" w:space="0" w:color="auto"/>
          </w:divBdr>
        </w:div>
        <w:div w:id="2126534991">
          <w:marLeft w:val="0"/>
          <w:marRight w:val="0"/>
          <w:marTop w:val="0"/>
          <w:marBottom w:val="0"/>
          <w:divBdr>
            <w:top w:val="none" w:sz="0" w:space="0" w:color="auto"/>
            <w:left w:val="none" w:sz="0" w:space="0" w:color="auto"/>
            <w:bottom w:val="none" w:sz="0" w:space="0" w:color="auto"/>
            <w:right w:val="none" w:sz="0" w:space="0" w:color="auto"/>
          </w:divBdr>
        </w:div>
        <w:div w:id="983318265">
          <w:marLeft w:val="0"/>
          <w:marRight w:val="0"/>
          <w:marTop w:val="0"/>
          <w:marBottom w:val="0"/>
          <w:divBdr>
            <w:top w:val="none" w:sz="0" w:space="0" w:color="auto"/>
            <w:left w:val="none" w:sz="0" w:space="0" w:color="auto"/>
            <w:bottom w:val="none" w:sz="0" w:space="0" w:color="auto"/>
            <w:right w:val="none" w:sz="0" w:space="0" w:color="auto"/>
          </w:divBdr>
        </w:div>
        <w:div w:id="1832988225">
          <w:marLeft w:val="0"/>
          <w:marRight w:val="0"/>
          <w:marTop w:val="0"/>
          <w:marBottom w:val="0"/>
          <w:divBdr>
            <w:top w:val="none" w:sz="0" w:space="0" w:color="auto"/>
            <w:left w:val="none" w:sz="0" w:space="0" w:color="auto"/>
            <w:bottom w:val="none" w:sz="0" w:space="0" w:color="auto"/>
            <w:right w:val="none" w:sz="0" w:space="0" w:color="auto"/>
          </w:divBdr>
        </w:div>
        <w:div w:id="228734158">
          <w:marLeft w:val="0"/>
          <w:marRight w:val="0"/>
          <w:marTop w:val="0"/>
          <w:marBottom w:val="0"/>
          <w:divBdr>
            <w:top w:val="none" w:sz="0" w:space="0" w:color="auto"/>
            <w:left w:val="none" w:sz="0" w:space="0" w:color="auto"/>
            <w:bottom w:val="none" w:sz="0" w:space="0" w:color="auto"/>
            <w:right w:val="none" w:sz="0" w:space="0" w:color="auto"/>
          </w:divBdr>
        </w:div>
        <w:div w:id="479224873">
          <w:marLeft w:val="0"/>
          <w:marRight w:val="0"/>
          <w:marTop w:val="0"/>
          <w:marBottom w:val="0"/>
          <w:divBdr>
            <w:top w:val="none" w:sz="0" w:space="0" w:color="auto"/>
            <w:left w:val="none" w:sz="0" w:space="0" w:color="auto"/>
            <w:bottom w:val="none" w:sz="0" w:space="0" w:color="auto"/>
            <w:right w:val="none" w:sz="0" w:space="0" w:color="auto"/>
          </w:divBdr>
        </w:div>
        <w:div w:id="1139149668">
          <w:marLeft w:val="0"/>
          <w:marRight w:val="0"/>
          <w:marTop w:val="0"/>
          <w:marBottom w:val="0"/>
          <w:divBdr>
            <w:top w:val="none" w:sz="0" w:space="0" w:color="auto"/>
            <w:left w:val="none" w:sz="0" w:space="0" w:color="auto"/>
            <w:bottom w:val="none" w:sz="0" w:space="0" w:color="auto"/>
            <w:right w:val="none" w:sz="0" w:space="0" w:color="auto"/>
          </w:divBdr>
        </w:div>
        <w:div w:id="1244954337">
          <w:marLeft w:val="0"/>
          <w:marRight w:val="0"/>
          <w:marTop w:val="0"/>
          <w:marBottom w:val="0"/>
          <w:divBdr>
            <w:top w:val="none" w:sz="0" w:space="0" w:color="auto"/>
            <w:left w:val="none" w:sz="0" w:space="0" w:color="auto"/>
            <w:bottom w:val="none" w:sz="0" w:space="0" w:color="auto"/>
            <w:right w:val="none" w:sz="0" w:space="0" w:color="auto"/>
          </w:divBdr>
        </w:div>
        <w:div w:id="307244072">
          <w:marLeft w:val="0"/>
          <w:marRight w:val="0"/>
          <w:marTop w:val="0"/>
          <w:marBottom w:val="0"/>
          <w:divBdr>
            <w:top w:val="none" w:sz="0" w:space="0" w:color="auto"/>
            <w:left w:val="none" w:sz="0" w:space="0" w:color="auto"/>
            <w:bottom w:val="none" w:sz="0" w:space="0" w:color="auto"/>
            <w:right w:val="none" w:sz="0" w:space="0" w:color="auto"/>
          </w:divBdr>
        </w:div>
        <w:div w:id="1508323498">
          <w:marLeft w:val="0"/>
          <w:marRight w:val="0"/>
          <w:marTop w:val="0"/>
          <w:marBottom w:val="0"/>
          <w:divBdr>
            <w:top w:val="none" w:sz="0" w:space="0" w:color="auto"/>
            <w:left w:val="none" w:sz="0" w:space="0" w:color="auto"/>
            <w:bottom w:val="none" w:sz="0" w:space="0" w:color="auto"/>
            <w:right w:val="none" w:sz="0" w:space="0" w:color="auto"/>
          </w:divBdr>
        </w:div>
        <w:div w:id="100954973">
          <w:marLeft w:val="0"/>
          <w:marRight w:val="0"/>
          <w:marTop w:val="0"/>
          <w:marBottom w:val="0"/>
          <w:divBdr>
            <w:top w:val="none" w:sz="0" w:space="0" w:color="auto"/>
            <w:left w:val="none" w:sz="0" w:space="0" w:color="auto"/>
            <w:bottom w:val="none" w:sz="0" w:space="0" w:color="auto"/>
            <w:right w:val="none" w:sz="0" w:space="0" w:color="auto"/>
          </w:divBdr>
        </w:div>
        <w:div w:id="1125536948">
          <w:marLeft w:val="0"/>
          <w:marRight w:val="0"/>
          <w:marTop w:val="0"/>
          <w:marBottom w:val="0"/>
          <w:divBdr>
            <w:top w:val="none" w:sz="0" w:space="0" w:color="auto"/>
            <w:left w:val="none" w:sz="0" w:space="0" w:color="auto"/>
            <w:bottom w:val="none" w:sz="0" w:space="0" w:color="auto"/>
            <w:right w:val="none" w:sz="0" w:space="0" w:color="auto"/>
          </w:divBdr>
        </w:div>
        <w:div w:id="1064837604">
          <w:marLeft w:val="0"/>
          <w:marRight w:val="0"/>
          <w:marTop w:val="0"/>
          <w:marBottom w:val="0"/>
          <w:divBdr>
            <w:top w:val="none" w:sz="0" w:space="0" w:color="auto"/>
            <w:left w:val="none" w:sz="0" w:space="0" w:color="auto"/>
            <w:bottom w:val="none" w:sz="0" w:space="0" w:color="auto"/>
            <w:right w:val="none" w:sz="0" w:space="0" w:color="auto"/>
          </w:divBdr>
        </w:div>
        <w:div w:id="1514342240">
          <w:marLeft w:val="0"/>
          <w:marRight w:val="0"/>
          <w:marTop w:val="0"/>
          <w:marBottom w:val="0"/>
          <w:divBdr>
            <w:top w:val="none" w:sz="0" w:space="0" w:color="auto"/>
            <w:left w:val="none" w:sz="0" w:space="0" w:color="auto"/>
            <w:bottom w:val="none" w:sz="0" w:space="0" w:color="auto"/>
            <w:right w:val="none" w:sz="0" w:space="0" w:color="auto"/>
          </w:divBdr>
        </w:div>
        <w:div w:id="1079985304">
          <w:marLeft w:val="0"/>
          <w:marRight w:val="0"/>
          <w:marTop w:val="0"/>
          <w:marBottom w:val="0"/>
          <w:divBdr>
            <w:top w:val="none" w:sz="0" w:space="0" w:color="auto"/>
            <w:left w:val="none" w:sz="0" w:space="0" w:color="auto"/>
            <w:bottom w:val="none" w:sz="0" w:space="0" w:color="auto"/>
            <w:right w:val="none" w:sz="0" w:space="0" w:color="auto"/>
          </w:divBdr>
        </w:div>
        <w:div w:id="1296057375">
          <w:marLeft w:val="0"/>
          <w:marRight w:val="0"/>
          <w:marTop w:val="0"/>
          <w:marBottom w:val="0"/>
          <w:divBdr>
            <w:top w:val="none" w:sz="0" w:space="0" w:color="auto"/>
            <w:left w:val="none" w:sz="0" w:space="0" w:color="auto"/>
            <w:bottom w:val="none" w:sz="0" w:space="0" w:color="auto"/>
            <w:right w:val="none" w:sz="0" w:space="0" w:color="auto"/>
          </w:divBdr>
        </w:div>
        <w:div w:id="1309745884">
          <w:marLeft w:val="0"/>
          <w:marRight w:val="0"/>
          <w:marTop w:val="0"/>
          <w:marBottom w:val="0"/>
          <w:divBdr>
            <w:top w:val="none" w:sz="0" w:space="0" w:color="auto"/>
            <w:left w:val="none" w:sz="0" w:space="0" w:color="auto"/>
            <w:bottom w:val="none" w:sz="0" w:space="0" w:color="auto"/>
            <w:right w:val="none" w:sz="0" w:space="0" w:color="auto"/>
          </w:divBdr>
        </w:div>
        <w:div w:id="1019238945">
          <w:marLeft w:val="0"/>
          <w:marRight w:val="0"/>
          <w:marTop w:val="0"/>
          <w:marBottom w:val="0"/>
          <w:divBdr>
            <w:top w:val="none" w:sz="0" w:space="0" w:color="auto"/>
            <w:left w:val="none" w:sz="0" w:space="0" w:color="auto"/>
            <w:bottom w:val="none" w:sz="0" w:space="0" w:color="auto"/>
            <w:right w:val="none" w:sz="0" w:space="0" w:color="auto"/>
          </w:divBdr>
        </w:div>
        <w:div w:id="399717376">
          <w:marLeft w:val="0"/>
          <w:marRight w:val="0"/>
          <w:marTop w:val="0"/>
          <w:marBottom w:val="0"/>
          <w:divBdr>
            <w:top w:val="none" w:sz="0" w:space="0" w:color="auto"/>
            <w:left w:val="none" w:sz="0" w:space="0" w:color="auto"/>
            <w:bottom w:val="none" w:sz="0" w:space="0" w:color="auto"/>
            <w:right w:val="none" w:sz="0" w:space="0" w:color="auto"/>
          </w:divBdr>
        </w:div>
        <w:div w:id="2015565927">
          <w:marLeft w:val="0"/>
          <w:marRight w:val="0"/>
          <w:marTop w:val="0"/>
          <w:marBottom w:val="0"/>
          <w:divBdr>
            <w:top w:val="none" w:sz="0" w:space="0" w:color="auto"/>
            <w:left w:val="none" w:sz="0" w:space="0" w:color="auto"/>
            <w:bottom w:val="none" w:sz="0" w:space="0" w:color="auto"/>
            <w:right w:val="none" w:sz="0" w:space="0" w:color="auto"/>
          </w:divBdr>
        </w:div>
        <w:div w:id="881022319">
          <w:marLeft w:val="0"/>
          <w:marRight w:val="0"/>
          <w:marTop w:val="0"/>
          <w:marBottom w:val="0"/>
          <w:divBdr>
            <w:top w:val="none" w:sz="0" w:space="0" w:color="auto"/>
            <w:left w:val="none" w:sz="0" w:space="0" w:color="auto"/>
            <w:bottom w:val="none" w:sz="0" w:space="0" w:color="auto"/>
            <w:right w:val="none" w:sz="0" w:space="0" w:color="auto"/>
          </w:divBdr>
        </w:div>
        <w:div w:id="66659954">
          <w:marLeft w:val="0"/>
          <w:marRight w:val="0"/>
          <w:marTop w:val="0"/>
          <w:marBottom w:val="0"/>
          <w:divBdr>
            <w:top w:val="none" w:sz="0" w:space="0" w:color="auto"/>
            <w:left w:val="none" w:sz="0" w:space="0" w:color="auto"/>
            <w:bottom w:val="none" w:sz="0" w:space="0" w:color="auto"/>
            <w:right w:val="none" w:sz="0" w:space="0" w:color="auto"/>
          </w:divBdr>
        </w:div>
        <w:div w:id="1290355509">
          <w:marLeft w:val="0"/>
          <w:marRight w:val="0"/>
          <w:marTop w:val="0"/>
          <w:marBottom w:val="0"/>
          <w:divBdr>
            <w:top w:val="none" w:sz="0" w:space="0" w:color="auto"/>
            <w:left w:val="none" w:sz="0" w:space="0" w:color="auto"/>
            <w:bottom w:val="none" w:sz="0" w:space="0" w:color="auto"/>
            <w:right w:val="none" w:sz="0" w:space="0" w:color="auto"/>
          </w:divBdr>
        </w:div>
        <w:div w:id="319848219">
          <w:marLeft w:val="0"/>
          <w:marRight w:val="0"/>
          <w:marTop w:val="0"/>
          <w:marBottom w:val="0"/>
          <w:divBdr>
            <w:top w:val="none" w:sz="0" w:space="0" w:color="auto"/>
            <w:left w:val="none" w:sz="0" w:space="0" w:color="auto"/>
            <w:bottom w:val="none" w:sz="0" w:space="0" w:color="auto"/>
            <w:right w:val="none" w:sz="0" w:space="0" w:color="auto"/>
          </w:divBdr>
        </w:div>
        <w:div w:id="1299454502">
          <w:marLeft w:val="0"/>
          <w:marRight w:val="0"/>
          <w:marTop w:val="0"/>
          <w:marBottom w:val="0"/>
          <w:divBdr>
            <w:top w:val="none" w:sz="0" w:space="0" w:color="auto"/>
            <w:left w:val="none" w:sz="0" w:space="0" w:color="auto"/>
            <w:bottom w:val="none" w:sz="0" w:space="0" w:color="auto"/>
            <w:right w:val="none" w:sz="0" w:space="0" w:color="auto"/>
          </w:divBdr>
        </w:div>
        <w:div w:id="735468702">
          <w:marLeft w:val="0"/>
          <w:marRight w:val="0"/>
          <w:marTop w:val="0"/>
          <w:marBottom w:val="0"/>
          <w:divBdr>
            <w:top w:val="none" w:sz="0" w:space="0" w:color="auto"/>
            <w:left w:val="none" w:sz="0" w:space="0" w:color="auto"/>
            <w:bottom w:val="none" w:sz="0" w:space="0" w:color="auto"/>
            <w:right w:val="none" w:sz="0" w:space="0" w:color="auto"/>
          </w:divBdr>
        </w:div>
        <w:div w:id="1757894913">
          <w:marLeft w:val="0"/>
          <w:marRight w:val="0"/>
          <w:marTop w:val="0"/>
          <w:marBottom w:val="0"/>
          <w:divBdr>
            <w:top w:val="none" w:sz="0" w:space="0" w:color="auto"/>
            <w:left w:val="none" w:sz="0" w:space="0" w:color="auto"/>
            <w:bottom w:val="none" w:sz="0" w:space="0" w:color="auto"/>
            <w:right w:val="none" w:sz="0" w:space="0" w:color="auto"/>
          </w:divBdr>
        </w:div>
        <w:div w:id="948901378">
          <w:marLeft w:val="0"/>
          <w:marRight w:val="0"/>
          <w:marTop w:val="0"/>
          <w:marBottom w:val="0"/>
          <w:divBdr>
            <w:top w:val="none" w:sz="0" w:space="0" w:color="auto"/>
            <w:left w:val="none" w:sz="0" w:space="0" w:color="auto"/>
            <w:bottom w:val="none" w:sz="0" w:space="0" w:color="auto"/>
            <w:right w:val="none" w:sz="0" w:space="0" w:color="auto"/>
          </w:divBdr>
        </w:div>
        <w:div w:id="36047048">
          <w:marLeft w:val="0"/>
          <w:marRight w:val="0"/>
          <w:marTop w:val="0"/>
          <w:marBottom w:val="0"/>
          <w:divBdr>
            <w:top w:val="none" w:sz="0" w:space="0" w:color="auto"/>
            <w:left w:val="none" w:sz="0" w:space="0" w:color="auto"/>
            <w:bottom w:val="none" w:sz="0" w:space="0" w:color="auto"/>
            <w:right w:val="none" w:sz="0" w:space="0" w:color="auto"/>
          </w:divBdr>
        </w:div>
        <w:div w:id="1183586851">
          <w:marLeft w:val="0"/>
          <w:marRight w:val="0"/>
          <w:marTop w:val="0"/>
          <w:marBottom w:val="0"/>
          <w:divBdr>
            <w:top w:val="none" w:sz="0" w:space="0" w:color="auto"/>
            <w:left w:val="none" w:sz="0" w:space="0" w:color="auto"/>
            <w:bottom w:val="none" w:sz="0" w:space="0" w:color="auto"/>
            <w:right w:val="none" w:sz="0" w:space="0" w:color="auto"/>
          </w:divBdr>
        </w:div>
        <w:div w:id="1918394409">
          <w:marLeft w:val="0"/>
          <w:marRight w:val="0"/>
          <w:marTop w:val="0"/>
          <w:marBottom w:val="0"/>
          <w:divBdr>
            <w:top w:val="none" w:sz="0" w:space="0" w:color="auto"/>
            <w:left w:val="none" w:sz="0" w:space="0" w:color="auto"/>
            <w:bottom w:val="none" w:sz="0" w:space="0" w:color="auto"/>
            <w:right w:val="none" w:sz="0" w:space="0" w:color="auto"/>
          </w:divBdr>
        </w:div>
        <w:div w:id="270090085">
          <w:marLeft w:val="0"/>
          <w:marRight w:val="0"/>
          <w:marTop w:val="0"/>
          <w:marBottom w:val="0"/>
          <w:divBdr>
            <w:top w:val="none" w:sz="0" w:space="0" w:color="auto"/>
            <w:left w:val="none" w:sz="0" w:space="0" w:color="auto"/>
            <w:bottom w:val="none" w:sz="0" w:space="0" w:color="auto"/>
            <w:right w:val="none" w:sz="0" w:space="0" w:color="auto"/>
          </w:divBdr>
        </w:div>
        <w:div w:id="1100567886">
          <w:marLeft w:val="0"/>
          <w:marRight w:val="0"/>
          <w:marTop w:val="0"/>
          <w:marBottom w:val="0"/>
          <w:divBdr>
            <w:top w:val="none" w:sz="0" w:space="0" w:color="auto"/>
            <w:left w:val="none" w:sz="0" w:space="0" w:color="auto"/>
            <w:bottom w:val="none" w:sz="0" w:space="0" w:color="auto"/>
            <w:right w:val="none" w:sz="0" w:space="0" w:color="auto"/>
          </w:divBdr>
        </w:div>
        <w:div w:id="231934809">
          <w:marLeft w:val="0"/>
          <w:marRight w:val="0"/>
          <w:marTop w:val="0"/>
          <w:marBottom w:val="0"/>
          <w:divBdr>
            <w:top w:val="none" w:sz="0" w:space="0" w:color="auto"/>
            <w:left w:val="none" w:sz="0" w:space="0" w:color="auto"/>
            <w:bottom w:val="none" w:sz="0" w:space="0" w:color="auto"/>
            <w:right w:val="none" w:sz="0" w:space="0" w:color="auto"/>
          </w:divBdr>
        </w:div>
        <w:div w:id="1635334881">
          <w:marLeft w:val="0"/>
          <w:marRight w:val="0"/>
          <w:marTop w:val="0"/>
          <w:marBottom w:val="0"/>
          <w:divBdr>
            <w:top w:val="none" w:sz="0" w:space="0" w:color="auto"/>
            <w:left w:val="none" w:sz="0" w:space="0" w:color="auto"/>
            <w:bottom w:val="none" w:sz="0" w:space="0" w:color="auto"/>
            <w:right w:val="none" w:sz="0" w:space="0" w:color="auto"/>
          </w:divBdr>
        </w:div>
        <w:div w:id="777408893">
          <w:marLeft w:val="0"/>
          <w:marRight w:val="0"/>
          <w:marTop w:val="0"/>
          <w:marBottom w:val="0"/>
          <w:divBdr>
            <w:top w:val="none" w:sz="0" w:space="0" w:color="auto"/>
            <w:left w:val="none" w:sz="0" w:space="0" w:color="auto"/>
            <w:bottom w:val="none" w:sz="0" w:space="0" w:color="auto"/>
            <w:right w:val="none" w:sz="0" w:space="0" w:color="auto"/>
          </w:divBdr>
        </w:div>
        <w:div w:id="1677925676">
          <w:marLeft w:val="0"/>
          <w:marRight w:val="0"/>
          <w:marTop w:val="0"/>
          <w:marBottom w:val="0"/>
          <w:divBdr>
            <w:top w:val="none" w:sz="0" w:space="0" w:color="auto"/>
            <w:left w:val="none" w:sz="0" w:space="0" w:color="auto"/>
            <w:bottom w:val="none" w:sz="0" w:space="0" w:color="auto"/>
            <w:right w:val="none" w:sz="0" w:space="0" w:color="auto"/>
          </w:divBdr>
        </w:div>
        <w:div w:id="1469595004">
          <w:marLeft w:val="0"/>
          <w:marRight w:val="0"/>
          <w:marTop w:val="0"/>
          <w:marBottom w:val="0"/>
          <w:divBdr>
            <w:top w:val="none" w:sz="0" w:space="0" w:color="auto"/>
            <w:left w:val="none" w:sz="0" w:space="0" w:color="auto"/>
            <w:bottom w:val="none" w:sz="0" w:space="0" w:color="auto"/>
            <w:right w:val="none" w:sz="0" w:space="0" w:color="auto"/>
          </w:divBdr>
        </w:div>
        <w:div w:id="1200318872">
          <w:marLeft w:val="0"/>
          <w:marRight w:val="0"/>
          <w:marTop w:val="0"/>
          <w:marBottom w:val="0"/>
          <w:divBdr>
            <w:top w:val="none" w:sz="0" w:space="0" w:color="auto"/>
            <w:left w:val="none" w:sz="0" w:space="0" w:color="auto"/>
            <w:bottom w:val="none" w:sz="0" w:space="0" w:color="auto"/>
            <w:right w:val="none" w:sz="0" w:space="0" w:color="auto"/>
          </w:divBdr>
        </w:div>
        <w:div w:id="1711569526">
          <w:marLeft w:val="0"/>
          <w:marRight w:val="0"/>
          <w:marTop w:val="0"/>
          <w:marBottom w:val="0"/>
          <w:divBdr>
            <w:top w:val="none" w:sz="0" w:space="0" w:color="auto"/>
            <w:left w:val="none" w:sz="0" w:space="0" w:color="auto"/>
            <w:bottom w:val="none" w:sz="0" w:space="0" w:color="auto"/>
            <w:right w:val="none" w:sz="0" w:space="0" w:color="auto"/>
          </w:divBdr>
        </w:div>
        <w:div w:id="518204691">
          <w:marLeft w:val="0"/>
          <w:marRight w:val="0"/>
          <w:marTop w:val="0"/>
          <w:marBottom w:val="0"/>
          <w:divBdr>
            <w:top w:val="none" w:sz="0" w:space="0" w:color="auto"/>
            <w:left w:val="none" w:sz="0" w:space="0" w:color="auto"/>
            <w:bottom w:val="none" w:sz="0" w:space="0" w:color="auto"/>
            <w:right w:val="none" w:sz="0" w:space="0" w:color="auto"/>
          </w:divBdr>
        </w:div>
        <w:div w:id="227037212">
          <w:marLeft w:val="0"/>
          <w:marRight w:val="0"/>
          <w:marTop w:val="0"/>
          <w:marBottom w:val="0"/>
          <w:divBdr>
            <w:top w:val="none" w:sz="0" w:space="0" w:color="auto"/>
            <w:left w:val="none" w:sz="0" w:space="0" w:color="auto"/>
            <w:bottom w:val="none" w:sz="0" w:space="0" w:color="auto"/>
            <w:right w:val="none" w:sz="0" w:space="0" w:color="auto"/>
          </w:divBdr>
        </w:div>
        <w:div w:id="206915499">
          <w:marLeft w:val="0"/>
          <w:marRight w:val="0"/>
          <w:marTop w:val="0"/>
          <w:marBottom w:val="0"/>
          <w:divBdr>
            <w:top w:val="none" w:sz="0" w:space="0" w:color="auto"/>
            <w:left w:val="none" w:sz="0" w:space="0" w:color="auto"/>
            <w:bottom w:val="none" w:sz="0" w:space="0" w:color="auto"/>
            <w:right w:val="none" w:sz="0" w:space="0" w:color="auto"/>
          </w:divBdr>
        </w:div>
        <w:div w:id="1363240287">
          <w:marLeft w:val="0"/>
          <w:marRight w:val="0"/>
          <w:marTop w:val="0"/>
          <w:marBottom w:val="0"/>
          <w:divBdr>
            <w:top w:val="none" w:sz="0" w:space="0" w:color="auto"/>
            <w:left w:val="none" w:sz="0" w:space="0" w:color="auto"/>
            <w:bottom w:val="none" w:sz="0" w:space="0" w:color="auto"/>
            <w:right w:val="none" w:sz="0" w:space="0" w:color="auto"/>
          </w:divBdr>
        </w:div>
        <w:div w:id="1098990752">
          <w:marLeft w:val="0"/>
          <w:marRight w:val="0"/>
          <w:marTop w:val="0"/>
          <w:marBottom w:val="0"/>
          <w:divBdr>
            <w:top w:val="none" w:sz="0" w:space="0" w:color="auto"/>
            <w:left w:val="none" w:sz="0" w:space="0" w:color="auto"/>
            <w:bottom w:val="none" w:sz="0" w:space="0" w:color="auto"/>
            <w:right w:val="none" w:sz="0" w:space="0" w:color="auto"/>
          </w:divBdr>
        </w:div>
        <w:div w:id="1275870830">
          <w:marLeft w:val="0"/>
          <w:marRight w:val="0"/>
          <w:marTop w:val="0"/>
          <w:marBottom w:val="0"/>
          <w:divBdr>
            <w:top w:val="none" w:sz="0" w:space="0" w:color="auto"/>
            <w:left w:val="none" w:sz="0" w:space="0" w:color="auto"/>
            <w:bottom w:val="none" w:sz="0" w:space="0" w:color="auto"/>
            <w:right w:val="none" w:sz="0" w:space="0" w:color="auto"/>
          </w:divBdr>
        </w:div>
        <w:div w:id="1505900977">
          <w:marLeft w:val="0"/>
          <w:marRight w:val="0"/>
          <w:marTop w:val="0"/>
          <w:marBottom w:val="0"/>
          <w:divBdr>
            <w:top w:val="none" w:sz="0" w:space="0" w:color="auto"/>
            <w:left w:val="none" w:sz="0" w:space="0" w:color="auto"/>
            <w:bottom w:val="none" w:sz="0" w:space="0" w:color="auto"/>
            <w:right w:val="none" w:sz="0" w:space="0" w:color="auto"/>
          </w:divBdr>
        </w:div>
        <w:div w:id="499974460">
          <w:marLeft w:val="0"/>
          <w:marRight w:val="0"/>
          <w:marTop w:val="0"/>
          <w:marBottom w:val="0"/>
          <w:divBdr>
            <w:top w:val="none" w:sz="0" w:space="0" w:color="auto"/>
            <w:left w:val="none" w:sz="0" w:space="0" w:color="auto"/>
            <w:bottom w:val="none" w:sz="0" w:space="0" w:color="auto"/>
            <w:right w:val="none" w:sz="0" w:space="0" w:color="auto"/>
          </w:divBdr>
        </w:div>
        <w:div w:id="589699343">
          <w:marLeft w:val="0"/>
          <w:marRight w:val="0"/>
          <w:marTop w:val="0"/>
          <w:marBottom w:val="0"/>
          <w:divBdr>
            <w:top w:val="none" w:sz="0" w:space="0" w:color="auto"/>
            <w:left w:val="none" w:sz="0" w:space="0" w:color="auto"/>
            <w:bottom w:val="none" w:sz="0" w:space="0" w:color="auto"/>
            <w:right w:val="none" w:sz="0" w:space="0" w:color="auto"/>
          </w:divBdr>
        </w:div>
        <w:div w:id="1143811401">
          <w:marLeft w:val="0"/>
          <w:marRight w:val="0"/>
          <w:marTop w:val="0"/>
          <w:marBottom w:val="0"/>
          <w:divBdr>
            <w:top w:val="none" w:sz="0" w:space="0" w:color="auto"/>
            <w:left w:val="none" w:sz="0" w:space="0" w:color="auto"/>
            <w:bottom w:val="none" w:sz="0" w:space="0" w:color="auto"/>
            <w:right w:val="none" w:sz="0" w:space="0" w:color="auto"/>
          </w:divBdr>
        </w:div>
        <w:div w:id="438524322">
          <w:marLeft w:val="0"/>
          <w:marRight w:val="0"/>
          <w:marTop w:val="0"/>
          <w:marBottom w:val="0"/>
          <w:divBdr>
            <w:top w:val="none" w:sz="0" w:space="0" w:color="auto"/>
            <w:left w:val="none" w:sz="0" w:space="0" w:color="auto"/>
            <w:bottom w:val="none" w:sz="0" w:space="0" w:color="auto"/>
            <w:right w:val="none" w:sz="0" w:space="0" w:color="auto"/>
          </w:divBdr>
        </w:div>
        <w:div w:id="1634751482">
          <w:marLeft w:val="0"/>
          <w:marRight w:val="0"/>
          <w:marTop w:val="0"/>
          <w:marBottom w:val="0"/>
          <w:divBdr>
            <w:top w:val="none" w:sz="0" w:space="0" w:color="auto"/>
            <w:left w:val="none" w:sz="0" w:space="0" w:color="auto"/>
            <w:bottom w:val="none" w:sz="0" w:space="0" w:color="auto"/>
            <w:right w:val="none" w:sz="0" w:space="0" w:color="auto"/>
          </w:divBdr>
        </w:div>
        <w:div w:id="127743734">
          <w:marLeft w:val="0"/>
          <w:marRight w:val="0"/>
          <w:marTop w:val="0"/>
          <w:marBottom w:val="0"/>
          <w:divBdr>
            <w:top w:val="none" w:sz="0" w:space="0" w:color="auto"/>
            <w:left w:val="none" w:sz="0" w:space="0" w:color="auto"/>
            <w:bottom w:val="none" w:sz="0" w:space="0" w:color="auto"/>
            <w:right w:val="none" w:sz="0" w:space="0" w:color="auto"/>
          </w:divBdr>
        </w:div>
        <w:div w:id="1329796632">
          <w:marLeft w:val="0"/>
          <w:marRight w:val="0"/>
          <w:marTop w:val="0"/>
          <w:marBottom w:val="0"/>
          <w:divBdr>
            <w:top w:val="none" w:sz="0" w:space="0" w:color="auto"/>
            <w:left w:val="none" w:sz="0" w:space="0" w:color="auto"/>
            <w:bottom w:val="none" w:sz="0" w:space="0" w:color="auto"/>
            <w:right w:val="none" w:sz="0" w:space="0" w:color="auto"/>
          </w:divBdr>
        </w:div>
        <w:div w:id="852569580">
          <w:marLeft w:val="0"/>
          <w:marRight w:val="0"/>
          <w:marTop w:val="0"/>
          <w:marBottom w:val="0"/>
          <w:divBdr>
            <w:top w:val="none" w:sz="0" w:space="0" w:color="auto"/>
            <w:left w:val="none" w:sz="0" w:space="0" w:color="auto"/>
            <w:bottom w:val="none" w:sz="0" w:space="0" w:color="auto"/>
            <w:right w:val="none" w:sz="0" w:space="0" w:color="auto"/>
          </w:divBdr>
        </w:div>
        <w:div w:id="1214657872">
          <w:marLeft w:val="0"/>
          <w:marRight w:val="0"/>
          <w:marTop w:val="0"/>
          <w:marBottom w:val="0"/>
          <w:divBdr>
            <w:top w:val="none" w:sz="0" w:space="0" w:color="auto"/>
            <w:left w:val="none" w:sz="0" w:space="0" w:color="auto"/>
            <w:bottom w:val="none" w:sz="0" w:space="0" w:color="auto"/>
            <w:right w:val="none" w:sz="0" w:space="0" w:color="auto"/>
          </w:divBdr>
        </w:div>
        <w:div w:id="987973869">
          <w:marLeft w:val="0"/>
          <w:marRight w:val="0"/>
          <w:marTop w:val="0"/>
          <w:marBottom w:val="0"/>
          <w:divBdr>
            <w:top w:val="none" w:sz="0" w:space="0" w:color="auto"/>
            <w:left w:val="none" w:sz="0" w:space="0" w:color="auto"/>
            <w:bottom w:val="none" w:sz="0" w:space="0" w:color="auto"/>
            <w:right w:val="none" w:sz="0" w:space="0" w:color="auto"/>
          </w:divBdr>
        </w:div>
        <w:div w:id="1044216473">
          <w:marLeft w:val="0"/>
          <w:marRight w:val="0"/>
          <w:marTop w:val="0"/>
          <w:marBottom w:val="0"/>
          <w:divBdr>
            <w:top w:val="none" w:sz="0" w:space="0" w:color="auto"/>
            <w:left w:val="none" w:sz="0" w:space="0" w:color="auto"/>
            <w:bottom w:val="none" w:sz="0" w:space="0" w:color="auto"/>
            <w:right w:val="none" w:sz="0" w:space="0" w:color="auto"/>
          </w:divBdr>
        </w:div>
        <w:div w:id="315645017">
          <w:marLeft w:val="0"/>
          <w:marRight w:val="0"/>
          <w:marTop w:val="0"/>
          <w:marBottom w:val="0"/>
          <w:divBdr>
            <w:top w:val="none" w:sz="0" w:space="0" w:color="auto"/>
            <w:left w:val="none" w:sz="0" w:space="0" w:color="auto"/>
            <w:bottom w:val="none" w:sz="0" w:space="0" w:color="auto"/>
            <w:right w:val="none" w:sz="0" w:space="0" w:color="auto"/>
          </w:divBdr>
        </w:div>
        <w:div w:id="514730018">
          <w:marLeft w:val="0"/>
          <w:marRight w:val="0"/>
          <w:marTop w:val="0"/>
          <w:marBottom w:val="0"/>
          <w:divBdr>
            <w:top w:val="none" w:sz="0" w:space="0" w:color="auto"/>
            <w:left w:val="none" w:sz="0" w:space="0" w:color="auto"/>
            <w:bottom w:val="none" w:sz="0" w:space="0" w:color="auto"/>
            <w:right w:val="none" w:sz="0" w:space="0" w:color="auto"/>
          </w:divBdr>
        </w:div>
        <w:div w:id="1970013024">
          <w:marLeft w:val="0"/>
          <w:marRight w:val="0"/>
          <w:marTop w:val="0"/>
          <w:marBottom w:val="0"/>
          <w:divBdr>
            <w:top w:val="none" w:sz="0" w:space="0" w:color="auto"/>
            <w:left w:val="none" w:sz="0" w:space="0" w:color="auto"/>
            <w:bottom w:val="none" w:sz="0" w:space="0" w:color="auto"/>
            <w:right w:val="none" w:sz="0" w:space="0" w:color="auto"/>
          </w:divBdr>
        </w:div>
        <w:div w:id="1437824737">
          <w:marLeft w:val="0"/>
          <w:marRight w:val="0"/>
          <w:marTop w:val="0"/>
          <w:marBottom w:val="0"/>
          <w:divBdr>
            <w:top w:val="none" w:sz="0" w:space="0" w:color="auto"/>
            <w:left w:val="none" w:sz="0" w:space="0" w:color="auto"/>
            <w:bottom w:val="none" w:sz="0" w:space="0" w:color="auto"/>
            <w:right w:val="none" w:sz="0" w:space="0" w:color="auto"/>
          </w:divBdr>
        </w:div>
        <w:div w:id="2046981204">
          <w:marLeft w:val="0"/>
          <w:marRight w:val="0"/>
          <w:marTop w:val="0"/>
          <w:marBottom w:val="0"/>
          <w:divBdr>
            <w:top w:val="none" w:sz="0" w:space="0" w:color="auto"/>
            <w:left w:val="none" w:sz="0" w:space="0" w:color="auto"/>
            <w:bottom w:val="none" w:sz="0" w:space="0" w:color="auto"/>
            <w:right w:val="none" w:sz="0" w:space="0" w:color="auto"/>
          </w:divBdr>
        </w:div>
        <w:div w:id="1603489718">
          <w:marLeft w:val="0"/>
          <w:marRight w:val="0"/>
          <w:marTop w:val="0"/>
          <w:marBottom w:val="0"/>
          <w:divBdr>
            <w:top w:val="none" w:sz="0" w:space="0" w:color="auto"/>
            <w:left w:val="none" w:sz="0" w:space="0" w:color="auto"/>
            <w:bottom w:val="none" w:sz="0" w:space="0" w:color="auto"/>
            <w:right w:val="none" w:sz="0" w:space="0" w:color="auto"/>
          </w:divBdr>
        </w:div>
        <w:div w:id="493953775">
          <w:marLeft w:val="0"/>
          <w:marRight w:val="0"/>
          <w:marTop w:val="0"/>
          <w:marBottom w:val="0"/>
          <w:divBdr>
            <w:top w:val="none" w:sz="0" w:space="0" w:color="auto"/>
            <w:left w:val="none" w:sz="0" w:space="0" w:color="auto"/>
            <w:bottom w:val="none" w:sz="0" w:space="0" w:color="auto"/>
            <w:right w:val="none" w:sz="0" w:space="0" w:color="auto"/>
          </w:divBdr>
        </w:div>
        <w:div w:id="1314287420">
          <w:marLeft w:val="0"/>
          <w:marRight w:val="0"/>
          <w:marTop w:val="0"/>
          <w:marBottom w:val="0"/>
          <w:divBdr>
            <w:top w:val="none" w:sz="0" w:space="0" w:color="auto"/>
            <w:left w:val="none" w:sz="0" w:space="0" w:color="auto"/>
            <w:bottom w:val="none" w:sz="0" w:space="0" w:color="auto"/>
            <w:right w:val="none" w:sz="0" w:space="0" w:color="auto"/>
          </w:divBdr>
        </w:div>
        <w:div w:id="1674184766">
          <w:marLeft w:val="0"/>
          <w:marRight w:val="0"/>
          <w:marTop w:val="0"/>
          <w:marBottom w:val="0"/>
          <w:divBdr>
            <w:top w:val="none" w:sz="0" w:space="0" w:color="auto"/>
            <w:left w:val="none" w:sz="0" w:space="0" w:color="auto"/>
            <w:bottom w:val="none" w:sz="0" w:space="0" w:color="auto"/>
            <w:right w:val="none" w:sz="0" w:space="0" w:color="auto"/>
          </w:divBdr>
        </w:div>
        <w:div w:id="1237399067">
          <w:marLeft w:val="0"/>
          <w:marRight w:val="0"/>
          <w:marTop w:val="0"/>
          <w:marBottom w:val="0"/>
          <w:divBdr>
            <w:top w:val="none" w:sz="0" w:space="0" w:color="auto"/>
            <w:left w:val="none" w:sz="0" w:space="0" w:color="auto"/>
            <w:bottom w:val="none" w:sz="0" w:space="0" w:color="auto"/>
            <w:right w:val="none" w:sz="0" w:space="0" w:color="auto"/>
          </w:divBdr>
        </w:div>
        <w:div w:id="60759005">
          <w:marLeft w:val="0"/>
          <w:marRight w:val="0"/>
          <w:marTop w:val="0"/>
          <w:marBottom w:val="0"/>
          <w:divBdr>
            <w:top w:val="none" w:sz="0" w:space="0" w:color="auto"/>
            <w:left w:val="none" w:sz="0" w:space="0" w:color="auto"/>
            <w:bottom w:val="none" w:sz="0" w:space="0" w:color="auto"/>
            <w:right w:val="none" w:sz="0" w:space="0" w:color="auto"/>
          </w:divBdr>
        </w:div>
        <w:div w:id="139081562">
          <w:marLeft w:val="0"/>
          <w:marRight w:val="0"/>
          <w:marTop w:val="0"/>
          <w:marBottom w:val="0"/>
          <w:divBdr>
            <w:top w:val="none" w:sz="0" w:space="0" w:color="auto"/>
            <w:left w:val="none" w:sz="0" w:space="0" w:color="auto"/>
            <w:bottom w:val="none" w:sz="0" w:space="0" w:color="auto"/>
            <w:right w:val="none" w:sz="0" w:space="0" w:color="auto"/>
          </w:divBdr>
        </w:div>
        <w:div w:id="1842575587">
          <w:marLeft w:val="0"/>
          <w:marRight w:val="0"/>
          <w:marTop w:val="0"/>
          <w:marBottom w:val="0"/>
          <w:divBdr>
            <w:top w:val="none" w:sz="0" w:space="0" w:color="auto"/>
            <w:left w:val="none" w:sz="0" w:space="0" w:color="auto"/>
            <w:bottom w:val="none" w:sz="0" w:space="0" w:color="auto"/>
            <w:right w:val="none" w:sz="0" w:space="0" w:color="auto"/>
          </w:divBdr>
        </w:div>
        <w:div w:id="1600942909">
          <w:marLeft w:val="0"/>
          <w:marRight w:val="0"/>
          <w:marTop w:val="0"/>
          <w:marBottom w:val="0"/>
          <w:divBdr>
            <w:top w:val="none" w:sz="0" w:space="0" w:color="auto"/>
            <w:left w:val="none" w:sz="0" w:space="0" w:color="auto"/>
            <w:bottom w:val="none" w:sz="0" w:space="0" w:color="auto"/>
            <w:right w:val="none" w:sz="0" w:space="0" w:color="auto"/>
          </w:divBdr>
        </w:div>
        <w:div w:id="282882747">
          <w:marLeft w:val="0"/>
          <w:marRight w:val="0"/>
          <w:marTop w:val="0"/>
          <w:marBottom w:val="0"/>
          <w:divBdr>
            <w:top w:val="none" w:sz="0" w:space="0" w:color="auto"/>
            <w:left w:val="none" w:sz="0" w:space="0" w:color="auto"/>
            <w:bottom w:val="none" w:sz="0" w:space="0" w:color="auto"/>
            <w:right w:val="none" w:sz="0" w:space="0" w:color="auto"/>
          </w:divBdr>
        </w:div>
        <w:div w:id="1813400949">
          <w:marLeft w:val="0"/>
          <w:marRight w:val="0"/>
          <w:marTop w:val="0"/>
          <w:marBottom w:val="0"/>
          <w:divBdr>
            <w:top w:val="none" w:sz="0" w:space="0" w:color="auto"/>
            <w:left w:val="none" w:sz="0" w:space="0" w:color="auto"/>
            <w:bottom w:val="none" w:sz="0" w:space="0" w:color="auto"/>
            <w:right w:val="none" w:sz="0" w:space="0" w:color="auto"/>
          </w:divBdr>
        </w:div>
        <w:div w:id="1019046552">
          <w:marLeft w:val="0"/>
          <w:marRight w:val="0"/>
          <w:marTop w:val="0"/>
          <w:marBottom w:val="0"/>
          <w:divBdr>
            <w:top w:val="none" w:sz="0" w:space="0" w:color="auto"/>
            <w:left w:val="none" w:sz="0" w:space="0" w:color="auto"/>
            <w:bottom w:val="none" w:sz="0" w:space="0" w:color="auto"/>
            <w:right w:val="none" w:sz="0" w:space="0" w:color="auto"/>
          </w:divBdr>
        </w:div>
        <w:div w:id="710569897">
          <w:marLeft w:val="0"/>
          <w:marRight w:val="0"/>
          <w:marTop w:val="0"/>
          <w:marBottom w:val="0"/>
          <w:divBdr>
            <w:top w:val="none" w:sz="0" w:space="0" w:color="auto"/>
            <w:left w:val="none" w:sz="0" w:space="0" w:color="auto"/>
            <w:bottom w:val="none" w:sz="0" w:space="0" w:color="auto"/>
            <w:right w:val="none" w:sz="0" w:space="0" w:color="auto"/>
          </w:divBdr>
        </w:div>
        <w:div w:id="1517697505">
          <w:marLeft w:val="0"/>
          <w:marRight w:val="0"/>
          <w:marTop w:val="0"/>
          <w:marBottom w:val="0"/>
          <w:divBdr>
            <w:top w:val="none" w:sz="0" w:space="0" w:color="auto"/>
            <w:left w:val="none" w:sz="0" w:space="0" w:color="auto"/>
            <w:bottom w:val="none" w:sz="0" w:space="0" w:color="auto"/>
            <w:right w:val="none" w:sz="0" w:space="0" w:color="auto"/>
          </w:divBdr>
        </w:div>
        <w:div w:id="2077782251">
          <w:marLeft w:val="0"/>
          <w:marRight w:val="0"/>
          <w:marTop w:val="0"/>
          <w:marBottom w:val="0"/>
          <w:divBdr>
            <w:top w:val="none" w:sz="0" w:space="0" w:color="auto"/>
            <w:left w:val="none" w:sz="0" w:space="0" w:color="auto"/>
            <w:bottom w:val="none" w:sz="0" w:space="0" w:color="auto"/>
            <w:right w:val="none" w:sz="0" w:space="0" w:color="auto"/>
          </w:divBdr>
        </w:div>
        <w:div w:id="198399622">
          <w:marLeft w:val="0"/>
          <w:marRight w:val="0"/>
          <w:marTop w:val="0"/>
          <w:marBottom w:val="0"/>
          <w:divBdr>
            <w:top w:val="none" w:sz="0" w:space="0" w:color="auto"/>
            <w:left w:val="none" w:sz="0" w:space="0" w:color="auto"/>
            <w:bottom w:val="none" w:sz="0" w:space="0" w:color="auto"/>
            <w:right w:val="none" w:sz="0" w:space="0" w:color="auto"/>
          </w:divBdr>
        </w:div>
        <w:div w:id="647631089">
          <w:marLeft w:val="0"/>
          <w:marRight w:val="0"/>
          <w:marTop w:val="0"/>
          <w:marBottom w:val="0"/>
          <w:divBdr>
            <w:top w:val="none" w:sz="0" w:space="0" w:color="auto"/>
            <w:left w:val="none" w:sz="0" w:space="0" w:color="auto"/>
            <w:bottom w:val="none" w:sz="0" w:space="0" w:color="auto"/>
            <w:right w:val="none" w:sz="0" w:space="0" w:color="auto"/>
          </w:divBdr>
        </w:div>
        <w:div w:id="1601258848">
          <w:marLeft w:val="0"/>
          <w:marRight w:val="0"/>
          <w:marTop w:val="0"/>
          <w:marBottom w:val="0"/>
          <w:divBdr>
            <w:top w:val="none" w:sz="0" w:space="0" w:color="auto"/>
            <w:left w:val="none" w:sz="0" w:space="0" w:color="auto"/>
            <w:bottom w:val="none" w:sz="0" w:space="0" w:color="auto"/>
            <w:right w:val="none" w:sz="0" w:space="0" w:color="auto"/>
          </w:divBdr>
        </w:div>
        <w:div w:id="370304555">
          <w:marLeft w:val="0"/>
          <w:marRight w:val="0"/>
          <w:marTop w:val="0"/>
          <w:marBottom w:val="0"/>
          <w:divBdr>
            <w:top w:val="none" w:sz="0" w:space="0" w:color="auto"/>
            <w:left w:val="none" w:sz="0" w:space="0" w:color="auto"/>
            <w:bottom w:val="none" w:sz="0" w:space="0" w:color="auto"/>
            <w:right w:val="none" w:sz="0" w:space="0" w:color="auto"/>
          </w:divBdr>
        </w:div>
        <w:div w:id="1258713869">
          <w:marLeft w:val="0"/>
          <w:marRight w:val="0"/>
          <w:marTop w:val="0"/>
          <w:marBottom w:val="0"/>
          <w:divBdr>
            <w:top w:val="none" w:sz="0" w:space="0" w:color="auto"/>
            <w:left w:val="none" w:sz="0" w:space="0" w:color="auto"/>
            <w:bottom w:val="none" w:sz="0" w:space="0" w:color="auto"/>
            <w:right w:val="none" w:sz="0" w:space="0" w:color="auto"/>
          </w:divBdr>
        </w:div>
        <w:div w:id="1043990095">
          <w:marLeft w:val="0"/>
          <w:marRight w:val="0"/>
          <w:marTop w:val="0"/>
          <w:marBottom w:val="0"/>
          <w:divBdr>
            <w:top w:val="none" w:sz="0" w:space="0" w:color="auto"/>
            <w:left w:val="none" w:sz="0" w:space="0" w:color="auto"/>
            <w:bottom w:val="none" w:sz="0" w:space="0" w:color="auto"/>
            <w:right w:val="none" w:sz="0" w:space="0" w:color="auto"/>
          </w:divBdr>
        </w:div>
        <w:div w:id="1551191372">
          <w:marLeft w:val="0"/>
          <w:marRight w:val="0"/>
          <w:marTop w:val="0"/>
          <w:marBottom w:val="0"/>
          <w:divBdr>
            <w:top w:val="none" w:sz="0" w:space="0" w:color="auto"/>
            <w:left w:val="none" w:sz="0" w:space="0" w:color="auto"/>
            <w:bottom w:val="none" w:sz="0" w:space="0" w:color="auto"/>
            <w:right w:val="none" w:sz="0" w:space="0" w:color="auto"/>
          </w:divBdr>
        </w:div>
        <w:div w:id="175775498">
          <w:marLeft w:val="0"/>
          <w:marRight w:val="0"/>
          <w:marTop w:val="0"/>
          <w:marBottom w:val="0"/>
          <w:divBdr>
            <w:top w:val="none" w:sz="0" w:space="0" w:color="auto"/>
            <w:left w:val="none" w:sz="0" w:space="0" w:color="auto"/>
            <w:bottom w:val="none" w:sz="0" w:space="0" w:color="auto"/>
            <w:right w:val="none" w:sz="0" w:space="0" w:color="auto"/>
          </w:divBdr>
        </w:div>
        <w:div w:id="23988456">
          <w:marLeft w:val="0"/>
          <w:marRight w:val="0"/>
          <w:marTop w:val="0"/>
          <w:marBottom w:val="0"/>
          <w:divBdr>
            <w:top w:val="none" w:sz="0" w:space="0" w:color="auto"/>
            <w:left w:val="none" w:sz="0" w:space="0" w:color="auto"/>
            <w:bottom w:val="none" w:sz="0" w:space="0" w:color="auto"/>
            <w:right w:val="none" w:sz="0" w:space="0" w:color="auto"/>
          </w:divBdr>
        </w:div>
        <w:div w:id="34165866">
          <w:marLeft w:val="0"/>
          <w:marRight w:val="0"/>
          <w:marTop w:val="0"/>
          <w:marBottom w:val="0"/>
          <w:divBdr>
            <w:top w:val="none" w:sz="0" w:space="0" w:color="auto"/>
            <w:left w:val="none" w:sz="0" w:space="0" w:color="auto"/>
            <w:bottom w:val="none" w:sz="0" w:space="0" w:color="auto"/>
            <w:right w:val="none" w:sz="0" w:space="0" w:color="auto"/>
          </w:divBdr>
        </w:div>
        <w:div w:id="1667006047">
          <w:marLeft w:val="0"/>
          <w:marRight w:val="0"/>
          <w:marTop w:val="0"/>
          <w:marBottom w:val="0"/>
          <w:divBdr>
            <w:top w:val="none" w:sz="0" w:space="0" w:color="auto"/>
            <w:left w:val="none" w:sz="0" w:space="0" w:color="auto"/>
            <w:bottom w:val="none" w:sz="0" w:space="0" w:color="auto"/>
            <w:right w:val="none" w:sz="0" w:space="0" w:color="auto"/>
          </w:divBdr>
        </w:div>
        <w:div w:id="2144148784">
          <w:marLeft w:val="0"/>
          <w:marRight w:val="0"/>
          <w:marTop w:val="0"/>
          <w:marBottom w:val="0"/>
          <w:divBdr>
            <w:top w:val="none" w:sz="0" w:space="0" w:color="auto"/>
            <w:left w:val="none" w:sz="0" w:space="0" w:color="auto"/>
            <w:bottom w:val="none" w:sz="0" w:space="0" w:color="auto"/>
            <w:right w:val="none" w:sz="0" w:space="0" w:color="auto"/>
          </w:divBdr>
        </w:div>
        <w:div w:id="762801170">
          <w:marLeft w:val="0"/>
          <w:marRight w:val="0"/>
          <w:marTop w:val="0"/>
          <w:marBottom w:val="0"/>
          <w:divBdr>
            <w:top w:val="none" w:sz="0" w:space="0" w:color="auto"/>
            <w:left w:val="none" w:sz="0" w:space="0" w:color="auto"/>
            <w:bottom w:val="none" w:sz="0" w:space="0" w:color="auto"/>
            <w:right w:val="none" w:sz="0" w:space="0" w:color="auto"/>
          </w:divBdr>
        </w:div>
        <w:div w:id="1050376006">
          <w:marLeft w:val="0"/>
          <w:marRight w:val="0"/>
          <w:marTop w:val="0"/>
          <w:marBottom w:val="0"/>
          <w:divBdr>
            <w:top w:val="none" w:sz="0" w:space="0" w:color="auto"/>
            <w:left w:val="none" w:sz="0" w:space="0" w:color="auto"/>
            <w:bottom w:val="none" w:sz="0" w:space="0" w:color="auto"/>
            <w:right w:val="none" w:sz="0" w:space="0" w:color="auto"/>
          </w:divBdr>
        </w:div>
        <w:div w:id="2086299940">
          <w:marLeft w:val="0"/>
          <w:marRight w:val="0"/>
          <w:marTop w:val="0"/>
          <w:marBottom w:val="0"/>
          <w:divBdr>
            <w:top w:val="none" w:sz="0" w:space="0" w:color="auto"/>
            <w:left w:val="none" w:sz="0" w:space="0" w:color="auto"/>
            <w:bottom w:val="none" w:sz="0" w:space="0" w:color="auto"/>
            <w:right w:val="none" w:sz="0" w:space="0" w:color="auto"/>
          </w:divBdr>
          <w:divsChild>
            <w:div w:id="1074208995">
              <w:marLeft w:val="0"/>
              <w:marRight w:val="0"/>
              <w:marTop w:val="0"/>
              <w:marBottom w:val="0"/>
              <w:divBdr>
                <w:top w:val="none" w:sz="0" w:space="0" w:color="auto"/>
                <w:left w:val="none" w:sz="0" w:space="0" w:color="auto"/>
                <w:bottom w:val="none" w:sz="0" w:space="0" w:color="auto"/>
                <w:right w:val="none" w:sz="0" w:space="0" w:color="auto"/>
              </w:divBdr>
            </w:div>
          </w:divsChild>
        </w:div>
        <w:div w:id="907426104">
          <w:marLeft w:val="0"/>
          <w:marRight w:val="0"/>
          <w:marTop w:val="0"/>
          <w:marBottom w:val="0"/>
          <w:divBdr>
            <w:top w:val="none" w:sz="0" w:space="0" w:color="auto"/>
            <w:left w:val="none" w:sz="0" w:space="0" w:color="auto"/>
            <w:bottom w:val="none" w:sz="0" w:space="0" w:color="auto"/>
            <w:right w:val="none" w:sz="0" w:space="0" w:color="auto"/>
          </w:divBdr>
        </w:div>
        <w:div w:id="1748845972">
          <w:marLeft w:val="0"/>
          <w:marRight w:val="0"/>
          <w:marTop w:val="0"/>
          <w:marBottom w:val="0"/>
          <w:divBdr>
            <w:top w:val="none" w:sz="0" w:space="0" w:color="auto"/>
            <w:left w:val="none" w:sz="0" w:space="0" w:color="auto"/>
            <w:bottom w:val="none" w:sz="0" w:space="0" w:color="auto"/>
            <w:right w:val="none" w:sz="0" w:space="0" w:color="auto"/>
          </w:divBdr>
        </w:div>
        <w:div w:id="209197965">
          <w:marLeft w:val="0"/>
          <w:marRight w:val="0"/>
          <w:marTop w:val="0"/>
          <w:marBottom w:val="0"/>
          <w:divBdr>
            <w:top w:val="none" w:sz="0" w:space="0" w:color="auto"/>
            <w:left w:val="none" w:sz="0" w:space="0" w:color="auto"/>
            <w:bottom w:val="none" w:sz="0" w:space="0" w:color="auto"/>
            <w:right w:val="none" w:sz="0" w:space="0" w:color="auto"/>
          </w:divBdr>
        </w:div>
        <w:div w:id="2007048460">
          <w:marLeft w:val="0"/>
          <w:marRight w:val="0"/>
          <w:marTop w:val="0"/>
          <w:marBottom w:val="0"/>
          <w:divBdr>
            <w:top w:val="none" w:sz="0" w:space="0" w:color="auto"/>
            <w:left w:val="none" w:sz="0" w:space="0" w:color="auto"/>
            <w:bottom w:val="none" w:sz="0" w:space="0" w:color="auto"/>
            <w:right w:val="none" w:sz="0" w:space="0" w:color="auto"/>
          </w:divBdr>
        </w:div>
        <w:div w:id="632759866">
          <w:marLeft w:val="0"/>
          <w:marRight w:val="0"/>
          <w:marTop w:val="0"/>
          <w:marBottom w:val="0"/>
          <w:divBdr>
            <w:top w:val="none" w:sz="0" w:space="0" w:color="auto"/>
            <w:left w:val="none" w:sz="0" w:space="0" w:color="auto"/>
            <w:bottom w:val="none" w:sz="0" w:space="0" w:color="auto"/>
            <w:right w:val="none" w:sz="0" w:space="0" w:color="auto"/>
          </w:divBdr>
        </w:div>
        <w:div w:id="577372798">
          <w:marLeft w:val="0"/>
          <w:marRight w:val="0"/>
          <w:marTop w:val="0"/>
          <w:marBottom w:val="0"/>
          <w:divBdr>
            <w:top w:val="none" w:sz="0" w:space="0" w:color="auto"/>
            <w:left w:val="none" w:sz="0" w:space="0" w:color="auto"/>
            <w:bottom w:val="none" w:sz="0" w:space="0" w:color="auto"/>
            <w:right w:val="none" w:sz="0" w:space="0" w:color="auto"/>
          </w:divBdr>
        </w:div>
        <w:div w:id="107431798">
          <w:marLeft w:val="0"/>
          <w:marRight w:val="0"/>
          <w:marTop w:val="0"/>
          <w:marBottom w:val="0"/>
          <w:divBdr>
            <w:top w:val="none" w:sz="0" w:space="0" w:color="auto"/>
            <w:left w:val="none" w:sz="0" w:space="0" w:color="auto"/>
            <w:bottom w:val="none" w:sz="0" w:space="0" w:color="auto"/>
            <w:right w:val="none" w:sz="0" w:space="0" w:color="auto"/>
          </w:divBdr>
        </w:div>
        <w:div w:id="453594392">
          <w:marLeft w:val="0"/>
          <w:marRight w:val="0"/>
          <w:marTop w:val="0"/>
          <w:marBottom w:val="0"/>
          <w:divBdr>
            <w:top w:val="none" w:sz="0" w:space="0" w:color="auto"/>
            <w:left w:val="none" w:sz="0" w:space="0" w:color="auto"/>
            <w:bottom w:val="none" w:sz="0" w:space="0" w:color="auto"/>
            <w:right w:val="none" w:sz="0" w:space="0" w:color="auto"/>
          </w:divBdr>
        </w:div>
        <w:div w:id="1479150053">
          <w:marLeft w:val="0"/>
          <w:marRight w:val="0"/>
          <w:marTop w:val="0"/>
          <w:marBottom w:val="0"/>
          <w:divBdr>
            <w:top w:val="none" w:sz="0" w:space="0" w:color="auto"/>
            <w:left w:val="none" w:sz="0" w:space="0" w:color="auto"/>
            <w:bottom w:val="none" w:sz="0" w:space="0" w:color="auto"/>
            <w:right w:val="none" w:sz="0" w:space="0" w:color="auto"/>
          </w:divBdr>
        </w:div>
        <w:div w:id="33620942">
          <w:marLeft w:val="0"/>
          <w:marRight w:val="0"/>
          <w:marTop w:val="0"/>
          <w:marBottom w:val="0"/>
          <w:divBdr>
            <w:top w:val="none" w:sz="0" w:space="0" w:color="auto"/>
            <w:left w:val="none" w:sz="0" w:space="0" w:color="auto"/>
            <w:bottom w:val="none" w:sz="0" w:space="0" w:color="auto"/>
            <w:right w:val="none" w:sz="0" w:space="0" w:color="auto"/>
          </w:divBdr>
        </w:div>
        <w:div w:id="621305437">
          <w:marLeft w:val="0"/>
          <w:marRight w:val="0"/>
          <w:marTop w:val="0"/>
          <w:marBottom w:val="0"/>
          <w:divBdr>
            <w:top w:val="none" w:sz="0" w:space="0" w:color="auto"/>
            <w:left w:val="none" w:sz="0" w:space="0" w:color="auto"/>
            <w:bottom w:val="none" w:sz="0" w:space="0" w:color="auto"/>
            <w:right w:val="none" w:sz="0" w:space="0" w:color="auto"/>
          </w:divBdr>
        </w:div>
        <w:div w:id="489102534">
          <w:marLeft w:val="0"/>
          <w:marRight w:val="0"/>
          <w:marTop w:val="0"/>
          <w:marBottom w:val="0"/>
          <w:divBdr>
            <w:top w:val="none" w:sz="0" w:space="0" w:color="auto"/>
            <w:left w:val="none" w:sz="0" w:space="0" w:color="auto"/>
            <w:bottom w:val="none" w:sz="0" w:space="0" w:color="auto"/>
            <w:right w:val="none" w:sz="0" w:space="0" w:color="auto"/>
          </w:divBdr>
        </w:div>
        <w:div w:id="1361248999">
          <w:marLeft w:val="0"/>
          <w:marRight w:val="0"/>
          <w:marTop w:val="0"/>
          <w:marBottom w:val="0"/>
          <w:divBdr>
            <w:top w:val="none" w:sz="0" w:space="0" w:color="auto"/>
            <w:left w:val="none" w:sz="0" w:space="0" w:color="auto"/>
            <w:bottom w:val="none" w:sz="0" w:space="0" w:color="auto"/>
            <w:right w:val="none" w:sz="0" w:space="0" w:color="auto"/>
          </w:divBdr>
        </w:div>
        <w:div w:id="1568494155">
          <w:marLeft w:val="0"/>
          <w:marRight w:val="0"/>
          <w:marTop w:val="0"/>
          <w:marBottom w:val="0"/>
          <w:divBdr>
            <w:top w:val="none" w:sz="0" w:space="0" w:color="auto"/>
            <w:left w:val="none" w:sz="0" w:space="0" w:color="auto"/>
            <w:bottom w:val="none" w:sz="0" w:space="0" w:color="auto"/>
            <w:right w:val="none" w:sz="0" w:space="0" w:color="auto"/>
          </w:divBdr>
        </w:div>
        <w:div w:id="934434036">
          <w:marLeft w:val="0"/>
          <w:marRight w:val="0"/>
          <w:marTop w:val="0"/>
          <w:marBottom w:val="0"/>
          <w:divBdr>
            <w:top w:val="none" w:sz="0" w:space="0" w:color="auto"/>
            <w:left w:val="none" w:sz="0" w:space="0" w:color="auto"/>
            <w:bottom w:val="none" w:sz="0" w:space="0" w:color="auto"/>
            <w:right w:val="none" w:sz="0" w:space="0" w:color="auto"/>
          </w:divBdr>
        </w:div>
        <w:div w:id="476071430">
          <w:marLeft w:val="0"/>
          <w:marRight w:val="0"/>
          <w:marTop w:val="0"/>
          <w:marBottom w:val="0"/>
          <w:divBdr>
            <w:top w:val="none" w:sz="0" w:space="0" w:color="auto"/>
            <w:left w:val="none" w:sz="0" w:space="0" w:color="auto"/>
            <w:bottom w:val="none" w:sz="0" w:space="0" w:color="auto"/>
            <w:right w:val="none" w:sz="0" w:space="0" w:color="auto"/>
          </w:divBdr>
        </w:div>
        <w:div w:id="176501584">
          <w:marLeft w:val="0"/>
          <w:marRight w:val="0"/>
          <w:marTop w:val="0"/>
          <w:marBottom w:val="0"/>
          <w:divBdr>
            <w:top w:val="none" w:sz="0" w:space="0" w:color="auto"/>
            <w:left w:val="none" w:sz="0" w:space="0" w:color="auto"/>
            <w:bottom w:val="none" w:sz="0" w:space="0" w:color="auto"/>
            <w:right w:val="none" w:sz="0" w:space="0" w:color="auto"/>
          </w:divBdr>
        </w:div>
        <w:div w:id="635256171">
          <w:marLeft w:val="0"/>
          <w:marRight w:val="0"/>
          <w:marTop w:val="0"/>
          <w:marBottom w:val="0"/>
          <w:divBdr>
            <w:top w:val="none" w:sz="0" w:space="0" w:color="auto"/>
            <w:left w:val="none" w:sz="0" w:space="0" w:color="auto"/>
            <w:bottom w:val="none" w:sz="0" w:space="0" w:color="auto"/>
            <w:right w:val="none" w:sz="0" w:space="0" w:color="auto"/>
          </w:divBdr>
        </w:div>
        <w:div w:id="1752660893">
          <w:marLeft w:val="0"/>
          <w:marRight w:val="0"/>
          <w:marTop w:val="0"/>
          <w:marBottom w:val="0"/>
          <w:divBdr>
            <w:top w:val="none" w:sz="0" w:space="0" w:color="auto"/>
            <w:left w:val="none" w:sz="0" w:space="0" w:color="auto"/>
            <w:bottom w:val="none" w:sz="0" w:space="0" w:color="auto"/>
            <w:right w:val="none" w:sz="0" w:space="0" w:color="auto"/>
          </w:divBdr>
        </w:div>
        <w:div w:id="1770858291">
          <w:marLeft w:val="0"/>
          <w:marRight w:val="0"/>
          <w:marTop w:val="0"/>
          <w:marBottom w:val="0"/>
          <w:divBdr>
            <w:top w:val="none" w:sz="0" w:space="0" w:color="auto"/>
            <w:left w:val="none" w:sz="0" w:space="0" w:color="auto"/>
            <w:bottom w:val="none" w:sz="0" w:space="0" w:color="auto"/>
            <w:right w:val="none" w:sz="0" w:space="0" w:color="auto"/>
          </w:divBdr>
        </w:div>
        <w:div w:id="240800561">
          <w:marLeft w:val="0"/>
          <w:marRight w:val="0"/>
          <w:marTop w:val="0"/>
          <w:marBottom w:val="0"/>
          <w:divBdr>
            <w:top w:val="none" w:sz="0" w:space="0" w:color="auto"/>
            <w:left w:val="none" w:sz="0" w:space="0" w:color="auto"/>
            <w:bottom w:val="none" w:sz="0" w:space="0" w:color="auto"/>
            <w:right w:val="none" w:sz="0" w:space="0" w:color="auto"/>
          </w:divBdr>
        </w:div>
        <w:div w:id="543297597">
          <w:marLeft w:val="0"/>
          <w:marRight w:val="0"/>
          <w:marTop w:val="0"/>
          <w:marBottom w:val="0"/>
          <w:divBdr>
            <w:top w:val="none" w:sz="0" w:space="0" w:color="auto"/>
            <w:left w:val="none" w:sz="0" w:space="0" w:color="auto"/>
            <w:bottom w:val="none" w:sz="0" w:space="0" w:color="auto"/>
            <w:right w:val="none" w:sz="0" w:space="0" w:color="auto"/>
          </w:divBdr>
        </w:div>
        <w:div w:id="1677920927">
          <w:marLeft w:val="0"/>
          <w:marRight w:val="0"/>
          <w:marTop w:val="0"/>
          <w:marBottom w:val="0"/>
          <w:divBdr>
            <w:top w:val="none" w:sz="0" w:space="0" w:color="auto"/>
            <w:left w:val="none" w:sz="0" w:space="0" w:color="auto"/>
            <w:bottom w:val="none" w:sz="0" w:space="0" w:color="auto"/>
            <w:right w:val="none" w:sz="0" w:space="0" w:color="auto"/>
          </w:divBdr>
        </w:div>
        <w:div w:id="228924736">
          <w:marLeft w:val="0"/>
          <w:marRight w:val="0"/>
          <w:marTop w:val="0"/>
          <w:marBottom w:val="0"/>
          <w:divBdr>
            <w:top w:val="none" w:sz="0" w:space="0" w:color="auto"/>
            <w:left w:val="none" w:sz="0" w:space="0" w:color="auto"/>
            <w:bottom w:val="none" w:sz="0" w:space="0" w:color="auto"/>
            <w:right w:val="none" w:sz="0" w:space="0" w:color="auto"/>
          </w:divBdr>
        </w:div>
        <w:div w:id="133724289">
          <w:marLeft w:val="0"/>
          <w:marRight w:val="0"/>
          <w:marTop w:val="0"/>
          <w:marBottom w:val="0"/>
          <w:divBdr>
            <w:top w:val="none" w:sz="0" w:space="0" w:color="auto"/>
            <w:left w:val="none" w:sz="0" w:space="0" w:color="auto"/>
            <w:bottom w:val="none" w:sz="0" w:space="0" w:color="auto"/>
            <w:right w:val="none" w:sz="0" w:space="0" w:color="auto"/>
          </w:divBdr>
        </w:div>
        <w:div w:id="288822939">
          <w:marLeft w:val="0"/>
          <w:marRight w:val="0"/>
          <w:marTop w:val="0"/>
          <w:marBottom w:val="0"/>
          <w:divBdr>
            <w:top w:val="none" w:sz="0" w:space="0" w:color="auto"/>
            <w:left w:val="none" w:sz="0" w:space="0" w:color="auto"/>
            <w:bottom w:val="none" w:sz="0" w:space="0" w:color="auto"/>
            <w:right w:val="none" w:sz="0" w:space="0" w:color="auto"/>
          </w:divBdr>
        </w:div>
        <w:div w:id="237130831">
          <w:marLeft w:val="0"/>
          <w:marRight w:val="0"/>
          <w:marTop w:val="0"/>
          <w:marBottom w:val="0"/>
          <w:divBdr>
            <w:top w:val="none" w:sz="0" w:space="0" w:color="auto"/>
            <w:left w:val="none" w:sz="0" w:space="0" w:color="auto"/>
            <w:bottom w:val="none" w:sz="0" w:space="0" w:color="auto"/>
            <w:right w:val="none" w:sz="0" w:space="0" w:color="auto"/>
          </w:divBdr>
        </w:div>
        <w:div w:id="168523317">
          <w:marLeft w:val="0"/>
          <w:marRight w:val="0"/>
          <w:marTop w:val="0"/>
          <w:marBottom w:val="0"/>
          <w:divBdr>
            <w:top w:val="none" w:sz="0" w:space="0" w:color="auto"/>
            <w:left w:val="none" w:sz="0" w:space="0" w:color="auto"/>
            <w:bottom w:val="none" w:sz="0" w:space="0" w:color="auto"/>
            <w:right w:val="none" w:sz="0" w:space="0" w:color="auto"/>
          </w:divBdr>
        </w:div>
        <w:div w:id="453451627">
          <w:marLeft w:val="0"/>
          <w:marRight w:val="0"/>
          <w:marTop w:val="0"/>
          <w:marBottom w:val="0"/>
          <w:divBdr>
            <w:top w:val="none" w:sz="0" w:space="0" w:color="auto"/>
            <w:left w:val="none" w:sz="0" w:space="0" w:color="auto"/>
            <w:bottom w:val="none" w:sz="0" w:space="0" w:color="auto"/>
            <w:right w:val="none" w:sz="0" w:space="0" w:color="auto"/>
          </w:divBdr>
        </w:div>
        <w:div w:id="480737840">
          <w:marLeft w:val="0"/>
          <w:marRight w:val="0"/>
          <w:marTop w:val="0"/>
          <w:marBottom w:val="0"/>
          <w:divBdr>
            <w:top w:val="none" w:sz="0" w:space="0" w:color="auto"/>
            <w:left w:val="none" w:sz="0" w:space="0" w:color="auto"/>
            <w:bottom w:val="none" w:sz="0" w:space="0" w:color="auto"/>
            <w:right w:val="none" w:sz="0" w:space="0" w:color="auto"/>
          </w:divBdr>
        </w:div>
        <w:div w:id="1809739281">
          <w:marLeft w:val="0"/>
          <w:marRight w:val="0"/>
          <w:marTop w:val="0"/>
          <w:marBottom w:val="0"/>
          <w:divBdr>
            <w:top w:val="none" w:sz="0" w:space="0" w:color="auto"/>
            <w:left w:val="none" w:sz="0" w:space="0" w:color="auto"/>
            <w:bottom w:val="none" w:sz="0" w:space="0" w:color="auto"/>
            <w:right w:val="none" w:sz="0" w:space="0" w:color="auto"/>
          </w:divBdr>
        </w:div>
        <w:div w:id="179508692">
          <w:marLeft w:val="0"/>
          <w:marRight w:val="0"/>
          <w:marTop w:val="0"/>
          <w:marBottom w:val="0"/>
          <w:divBdr>
            <w:top w:val="none" w:sz="0" w:space="0" w:color="auto"/>
            <w:left w:val="none" w:sz="0" w:space="0" w:color="auto"/>
            <w:bottom w:val="none" w:sz="0" w:space="0" w:color="auto"/>
            <w:right w:val="none" w:sz="0" w:space="0" w:color="auto"/>
          </w:divBdr>
        </w:div>
        <w:div w:id="33889154">
          <w:marLeft w:val="0"/>
          <w:marRight w:val="0"/>
          <w:marTop w:val="0"/>
          <w:marBottom w:val="0"/>
          <w:divBdr>
            <w:top w:val="none" w:sz="0" w:space="0" w:color="auto"/>
            <w:left w:val="none" w:sz="0" w:space="0" w:color="auto"/>
            <w:bottom w:val="none" w:sz="0" w:space="0" w:color="auto"/>
            <w:right w:val="none" w:sz="0" w:space="0" w:color="auto"/>
          </w:divBdr>
        </w:div>
        <w:div w:id="567613930">
          <w:marLeft w:val="0"/>
          <w:marRight w:val="0"/>
          <w:marTop w:val="0"/>
          <w:marBottom w:val="0"/>
          <w:divBdr>
            <w:top w:val="none" w:sz="0" w:space="0" w:color="auto"/>
            <w:left w:val="none" w:sz="0" w:space="0" w:color="auto"/>
            <w:bottom w:val="none" w:sz="0" w:space="0" w:color="auto"/>
            <w:right w:val="none" w:sz="0" w:space="0" w:color="auto"/>
          </w:divBdr>
        </w:div>
        <w:div w:id="344132297">
          <w:marLeft w:val="0"/>
          <w:marRight w:val="0"/>
          <w:marTop w:val="0"/>
          <w:marBottom w:val="0"/>
          <w:divBdr>
            <w:top w:val="none" w:sz="0" w:space="0" w:color="auto"/>
            <w:left w:val="none" w:sz="0" w:space="0" w:color="auto"/>
            <w:bottom w:val="none" w:sz="0" w:space="0" w:color="auto"/>
            <w:right w:val="none" w:sz="0" w:space="0" w:color="auto"/>
          </w:divBdr>
        </w:div>
        <w:div w:id="342166754">
          <w:marLeft w:val="0"/>
          <w:marRight w:val="0"/>
          <w:marTop w:val="0"/>
          <w:marBottom w:val="0"/>
          <w:divBdr>
            <w:top w:val="none" w:sz="0" w:space="0" w:color="auto"/>
            <w:left w:val="none" w:sz="0" w:space="0" w:color="auto"/>
            <w:bottom w:val="none" w:sz="0" w:space="0" w:color="auto"/>
            <w:right w:val="none" w:sz="0" w:space="0" w:color="auto"/>
          </w:divBdr>
        </w:div>
        <w:div w:id="166018161">
          <w:marLeft w:val="0"/>
          <w:marRight w:val="0"/>
          <w:marTop w:val="0"/>
          <w:marBottom w:val="0"/>
          <w:divBdr>
            <w:top w:val="none" w:sz="0" w:space="0" w:color="auto"/>
            <w:left w:val="none" w:sz="0" w:space="0" w:color="auto"/>
            <w:bottom w:val="none" w:sz="0" w:space="0" w:color="auto"/>
            <w:right w:val="none" w:sz="0" w:space="0" w:color="auto"/>
          </w:divBdr>
        </w:div>
        <w:div w:id="1719427823">
          <w:marLeft w:val="0"/>
          <w:marRight w:val="0"/>
          <w:marTop w:val="0"/>
          <w:marBottom w:val="0"/>
          <w:divBdr>
            <w:top w:val="none" w:sz="0" w:space="0" w:color="auto"/>
            <w:left w:val="none" w:sz="0" w:space="0" w:color="auto"/>
            <w:bottom w:val="none" w:sz="0" w:space="0" w:color="auto"/>
            <w:right w:val="none" w:sz="0" w:space="0" w:color="auto"/>
          </w:divBdr>
        </w:div>
        <w:div w:id="1313757961">
          <w:marLeft w:val="0"/>
          <w:marRight w:val="0"/>
          <w:marTop w:val="0"/>
          <w:marBottom w:val="0"/>
          <w:divBdr>
            <w:top w:val="none" w:sz="0" w:space="0" w:color="auto"/>
            <w:left w:val="none" w:sz="0" w:space="0" w:color="auto"/>
            <w:bottom w:val="none" w:sz="0" w:space="0" w:color="auto"/>
            <w:right w:val="none" w:sz="0" w:space="0" w:color="auto"/>
          </w:divBdr>
        </w:div>
        <w:div w:id="1997296357">
          <w:marLeft w:val="0"/>
          <w:marRight w:val="0"/>
          <w:marTop w:val="0"/>
          <w:marBottom w:val="0"/>
          <w:divBdr>
            <w:top w:val="none" w:sz="0" w:space="0" w:color="auto"/>
            <w:left w:val="none" w:sz="0" w:space="0" w:color="auto"/>
            <w:bottom w:val="none" w:sz="0" w:space="0" w:color="auto"/>
            <w:right w:val="none" w:sz="0" w:space="0" w:color="auto"/>
          </w:divBdr>
        </w:div>
        <w:div w:id="1429616234">
          <w:marLeft w:val="0"/>
          <w:marRight w:val="0"/>
          <w:marTop w:val="0"/>
          <w:marBottom w:val="0"/>
          <w:divBdr>
            <w:top w:val="none" w:sz="0" w:space="0" w:color="auto"/>
            <w:left w:val="none" w:sz="0" w:space="0" w:color="auto"/>
            <w:bottom w:val="none" w:sz="0" w:space="0" w:color="auto"/>
            <w:right w:val="none" w:sz="0" w:space="0" w:color="auto"/>
          </w:divBdr>
        </w:div>
        <w:div w:id="448622824">
          <w:marLeft w:val="0"/>
          <w:marRight w:val="0"/>
          <w:marTop w:val="0"/>
          <w:marBottom w:val="0"/>
          <w:divBdr>
            <w:top w:val="none" w:sz="0" w:space="0" w:color="auto"/>
            <w:left w:val="none" w:sz="0" w:space="0" w:color="auto"/>
            <w:bottom w:val="none" w:sz="0" w:space="0" w:color="auto"/>
            <w:right w:val="none" w:sz="0" w:space="0" w:color="auto"/>
          </w:divBdr>
        </w:div>
        <w:div w:id="1371756926">
          <w:marLeft w:val="0"/>
          <w:marRight w:val="0"/>
          <w:marTop w:val="0"/>
          <w:marBottom w:val="0"/>
          <w:divBdr>
            <w:top w:val="none" w:sz="0" w:space="0" w:color="auto"/>
            <w:left w:val="none" w:sz="0" w:space="0" w:color="auto"/>
            <w:bottom w:val="none" w:sz="0" w:space="0" w:color="auto"/>
            <w:right w:val="none" w:sz="0" w:space="0" w:color="auto"/>
          </w:divBdr>
        </w:div>
        <w:div w:id="894972735">
          <w:marLeft w:val="0"/>
          <w:marRight w:val="0"/>
          <w:marTop w:val="0"/>
          <w:marBottom w:val="0"/>
          <w:divBdr>
            <w:top w:val="none" w:sz="0" w:space="0" w:color="auto"/>
            <w:left w:val="none" w:sz="0" w:space="0" w:color="auto"/>
            <w:bottom w:val="none" w:sz="0" w:space="0" w:color="auto"/>
            <w:right w:val="none" w:sz="0" w:space="0" w:color="auto"/>
          </w:divBdr>
        </w:div>
        <w:div w:id="845829523">
          <w:marLeft w:val="0"/>
          <w:marRight w:val="0"/>
          <w:marTop w:val="0"/>
          <w:marBottom w:val="0"/>
          <w:divBdr>
            <w:top w:val="none" w:sz="0" w:space="0" w:color="auto"/>
            <w:left w:val="none" w:sz="0" w:space="0" w:color="auto"/>
            <w:bottom w:val="none" w:sz="0" w:space="0" w:color="auto"/>
            <w:right w:val="none" w:sz="0" w:space="0" w:color="auto"/>
          </w:divBdr>
        </w:div>
        <w:div w:id="827137351">
          <w:marLeft w:val="0"/>
          <w:marRight w:val="0"/>
          <w:marTop w:val="0"/>
          <w:marBottom w:val="0"/>
          <w:divBdr>
            <w:top w:val="none" w:sz="0" w:space="0" w:color="auto"/>
            <w:left w:val="none" w:sz="0" w:space="0" w:color="auto"/>
            <w:bottom w:val="none" w:sz="0" w:space="0" w:color="auto"/>
            <w:right w:val="none" w:sz="0" w:space="0" w:color="auto"/>
          </w:divBdr>
        </w:div>
        <w:div w:id="917667326">
          <w:marLeft w:val="0"/>
          <w:marRight w:val="0"/>
          <w:marTop w:val="0"/>
          <w:marBottom w:val="0"/>
          <w:divBdr>
            <w:top w:val="none" w:sz="0" w:space="0" w:color="auto"/>
            <w:left w:val="none" w:sz="0" w:space="0" w:color="auto"/>
            <w:bottom w:val="none" w:sz="0" w:space="0" w:color="auto"/>
            <w:right w:val="none" w:sz="0" w:space="0" w:color="auto"/>
          </w:divBdr>
        </w:div>
        <w:div w:id="953092631">
          <w:marLeft w:val="0"/>
          <w:marRight w:val="0"/>
          <w:marTop w:val="0"/>
          <w:marBottom w:val="0"/>
          <w:divBdr>
            <w:top w:val="none" w:sz="0" w:space="0" w:color="auto"/>
            <w:left w:val="none" w:sz="0" w:space="0" w:color="auto"/>
            <w:bottom w:val="none" w:sz="0" w:space="0" w:color="auto"/>
            <w:right w:val="none" w:sz="0" w:space="0" w:color="auto"/>
          </w:divBdr>
        </w:div>
        <w:div w:id="946889358">
          <w:marLeft w:val="0"/>
          <w:marRight w:val="0"/>
          <w:marTop w:val="0"/>
          <w:marBottom w:val="0"/>
          <w:divBdr>
            <w:top w:val="none" w:sz="0" w:space="0" w:color="auto"/>
            <w:left w:val="none" w:sz="0" w:space="0" w:color="auto"/>
            <w:bottom w:val="none" w:sz="0" w:space="0" w:color="auto"/>
            <w:right w:val="none" w:sz="0" w:space="0" w:color="auto"/>
          </w:divBdr>
        </w:div>
        <w:div w:id="400979249">
          <w:marLeft w:val="0"/>
          <w:marRight w:val="0"/>
          <w:marTop w:val="0"/>
          <w:marBottom w:val="0"/>
          <w:divBdr>
            <w:top w:val="none" w:sz="0" w:space="0" w:color="auto"/>
            <w:left w:val="none" w:sz="0" w:space="0" w:color="auto"/>
            <w:bottom w:val="none" w:sz="0" w:space="0" w:color="auto"/>
            <w:right w:val="none" w:sz="0" w:space="0" w:color="auto"/>
          </w:divBdr>
        </w:div>
        <w:div w:id="2052727674">
          <w:marLeft w:val="0"/>
          <w:marRight w:val="0"/>
          <w:marTop w:val="0"/>
          <w:marBottom w:val="0"/>
          <w:divBdr>
            <w:top w:val="none" w:sz="0" w:space="0" w:color="auto"/>
            <w:left w:val="none" w:sz="0" w:space="0" w:color="auto"/>
            <w:bottom w:val="none" w:sz="0" w:space="0" w:color="auto"/>
            <w:right w:val="none" w:sz="0" w:space="0" w:color="auto"/>
          </w:divBdr>
        </w:div>
        <w:div w:id="446585017">
          <w:marLeft w:val="0"/>
          <w:marRight w:val="0"/>
          <w:marTop w:val="0"/>
          <w:marBottom w:val="0"/>
          <w:divBdr>
            <w:top w:val="none" w:sz="0" w:space="0" w:color="auto"/>
            <w:left w:val="none" w:sz="0" w:space="0" w:color="auto"/>
            <w:bottom w:val="none" w:sz="0" w:space="0" w:color="auto"/>
            <w:right w:val="none" w:sz="0" w:space="0" w:color="auto"/>
          </w:divBdr>
        </w:div>
        <w:div w:id="1770808197">
          <w:marLeft w:val="0"/>
          <w:marRight w:val="0"/>
          <w:marTop w:val="0"/>
          <w:marBottom w:val="0"/>
          <w:divBdr>
            <w:top w:val="none" w:sz="0" w:space="0" w:color="auto"/>
            <w:left w:val="none" w:sz="0" w:space="0" w:color="auto"/>
            <w:bottom w:val="none" w:sz="0" w:space="0" w:color="auto"/>
            <w:right w:val="none" w:sz="0" w:space="0" w:color="auto"/>
          </w:divBdr>
        </w:div>
        <w:div w:id="871962834">
          <w:marLeft w:val="0"/>
          <w:marRight w:val="0"/>
          <w:marTop w:val="0"/>
          <w:marBottom w:val="0"/>
          <w:divBdr>
            <w:top w:val="none" w:sz="0" w:space="0" w:color="auto"/>
            <w:left w:val="none" w:sz="0" w:space="0" w:color="auto"/>
            <w:bottom w:val="none" w:sz="0" w:space="0" w:color="auto"/>
            <w:right w:val="none" w:sz="0" w:space="0" w:color="auto"/>
          </w:divBdr>
        </w:div>
        <w:div w:id="2047949586">
          <w:marLeft w:val="0"/>
          <w:marRight w:val="0"/>
          <w:marTop w:val="0"/>
          <w:marBottom w:val="0"/>
          <w:divBdr>
            <w:top w:val="none" w:sz="0" w:space="0" w:color="auto"/>
            <w:left w:val="none" w:sz="0" w:space="0" w:color="auto"/>
            <w:bottom w:val="none" w:sz="0" w:space="0" w:color="auto"/>
            <w:right w:val="none" w:sz="0" w:space="0" w:color="auto"/>
          </w:divBdr>
        </w:div>
        <w:div w:id="575553857">
          <w:marLeft w:val="0"/>
          <w:marRight w:val="0"/>
          <w:marTop w:val="0"/>
          <w:marBottom w:val="0"/>
          <w:divBdr>
            <w:top w:val="none" w:sz="0" w:space="0" w:color="auto"/>
            <w:left w:val="none" w:sz="0" w:space="0" w:color="auto"/>
            <w:bottom w:val="none" w:sz="0" w:space="0" w:color="auto"/>
            <w:right w:val="none" w:sz="0" w:space="0" w:color="auto"/>
          </w:divBdr>
        </w:div>
        <w:div w:id="1977754496">
          <w:marLeft w:val="0"/>
          <w:marRight w:val="0"/>
          <w:marTop w:val="0"/>
          <w:marBottom w:val="0"/>
          <w:divBdr>
            <w:top w:val="none" w:sz="0" w:space="0" w:color="auto"/>
            <w:left w:val="none" w:sz="0" w:space="0" w:color="auto"/>
            <w:bottom w:val="none" w:sz="0" w:space="0" w:color="auto"/>
            <w:right w:val="none" w:sz="0" w:space="0" w:color="auto"/>
          </w:divBdr>
        </w:div>
        <w:div w:id="1896969600">
          <w:marLeft w:val="0"/>
          <w:marRight w:val="0"/>
          <w:marTop w:val="0"/>
          <w:marBottom w:val="0"/>
          <w:divBdr>
            <w:top w:val="none" w:sz="0" w:space="0" w:color="auto"/>
            <w:left w:val="none" w:sz="0" w:space="0" w:color="auto"/>
            <w:bottom w:val="none" w:sz="0" w:space="0" w:color="auto"/>
            <w:right w:val="none" w:sz="0" w:space="0" w:color="auto"/>
          </w:divBdr>
        </w:div>
        <w:div w:id="893737432">
          <w:marLeft w:val="0"/>
          <w:marRight w:val="0"/>
          <w:marTop w:val="0"/>
          <w:marBottom w:val="0"/>
          <w:divBdr>
            <w:top w:val="none" w:sz="0" w:space="0" w:color="auto"/>
            <w:left w:val="none" w:sz="0" w:space="0" w:color="auto"/>
            <w:bottom w:val="none" w:sz="0" w:space="0" w:color="auto"/>
            <w:right w:val="none" w:sz="0" w:space="0" w:color="auto"/>
          </w:divBdr>
        </w:div>
        <w:div w:id="2024741844">
          <w:marLeft w:val="0"/>
          <w:marRight w:val="0"/>
          <w:marTop w:val="0"/>
          <w:marBottom w:val="0"/>
          <w:divBdr>
            <w:top w:val="none" w:sz="0" w:space="0" w:color="auto"/>
            <w:left w:val="none" w:sz="0" w:space="0" w:color="auto"/>
            <w:bottom w:val="none" w:sz="0" w:space="0" w:color="auto"/>
            <w:right w:val="none" w:sz="0" w:space="0" w:color="auto"/>
          </w:divBdr>
        </w:div>
        <w:div w:id="1732461868">
          <w:marLeft w:val="0"/>
          <w:marRight w:val="0"/>
          <w:marTop w:val="0"/>
          <w:marBottom w:val="0"/>
          <w:divBdr>
            <w:top w:val="none" w:sz="0" w:space="0" w:color="auto"/>
            <w:left w:val="none" w:sz="0" w:space="0" w:color="auto"/>
            <w:bottom w:val="none" w:sz="0" w:space="0" w:color="auto"/>
            <w:right w:val="none" w:sz="0" w:space="0" w:color="auto"/>
          </w:divBdr>
        </w:div>
        <w:div w:id="1655985587">
          <w:marLeft w:val="0"/>
          <w:marRight w:val="0"/>
          <w:marTop w:val="0"/>
          <w:marBottom w:val="0"/>
          <w:divBdr>
            <w:top w:val="none" w:sz="0" w:space="0" w:color="auto"/>
            <w:left w:val="none" w:sz="0" w:space="0" w:color="auto"/>
            <w:bottom w:val="none" w:sz="0" w:space="0" w:color="auto"/>
            <w:right w:val="none" w:sz="0" w:space="0" w:color="auto"/>
          </w:divBdr>
        </w:div>
        <w:div w:id="1692562703">
          <w:marLeft w:val="0"/>
          <w:marRight w:val="0"/>
          <w:marTop w:val="0"/>
          <w:marBottom w:val="0"/>
          <w:divBdr>
            <w:top w:val="none" w:sz="0" w:space="0" w:color="auto"/>
            <w:left w:val="none" w:sz="0" w:space="0" w:color="auto"/>
            <w:bottom w:val="none" w:sz="0" w:space="0" w:color="auto"/>
            <w:right w:val="none" w:sz="0" w:space="0" w:color="auto"/>
          </w:divBdr>
        </w:div>
        <w:div w:id="885919881">
          <w:marLeft w:val="0"/>
          <w:marRight w:val="0"/>
          <w:marTop w:val="0"/>
          <w:marBottom w:val="0"/>
          <w:divBdr>
            <w:top w:val="none" w:sz="0" w:space="0" w:color="auto"/>
            <w:left w:val="none" w:sz="0" w:space="0" w:color="auto"/>
            <w:bottom w:val="none" w:sz="0" w:space="0" w:color="auto"/>
            <w:right w:val="none" w:sz="0" w:space="0" w:color="auto"/>
          </w:divBdr>
        </w:div>
        <w:div w:id="365371185">
          <w:marLeft w:val="0"/>
          <w:marRight w:val="0"/>
          <w:marTop w:val="0"/>
          <w:marBottom w:val="0"/>
          <w:divBdr>
            <w:top w:val="none" w:sz="0" w:space="0" w:color="auto"/>
            <w:left w:val="none" w:sz="0" w:space="0" w:color="auto"/>
            <w:bottom w:val="none" w:sz="0" w:space="0" w:color="auto"/>
            <w:right w:val="none" w:sz="0" w:space="0" w:color="auto"/>
          </w:divBdr>
        </w:div>
        <w:div w:id="183635604">
          <w:marLeft w:val="0"/>
          <w:marRight w:val="0"/>
          <w:marTop w:val="0"/>
          <w:marBottom w:val="0"/>
          <w:divBdr>
            <w:top w:val="none" w:sz="0" w:space="0" w:color="auto"/>
            <w:left w:val="none" w:sz="0" w:space="0" w:color="auto"/>
            <w:bottom w:val="none" w:sz="0" w:space="0" w:color="auto"/>
            <w:right w:val="none" w:sz="0" w:space="0" w:color="auto"/>
          </w:divBdr>
        </w:div>
        <w:div w:id="1004549474">
          <w:marLeft w:val="0"/>
          <w:marRight w:val="0"/>
          <w:marTop w:val="0"/>
          <w:marBottom w:val="0"/>
          <w:divBdr>
            <w:top w:val="none" w:sz="0" w:space="0" w:color="auto"/>
            <w:left w:val="none" w:sz="0" w:space="0" w:color="auto"/>
            <w:bottom w:val="none" w:sz="0" w:space="0" w:color="auto"/>
            <w:right w:val="none" w:sz="0" w:space="0" w:color="auto"/>
          </w:divBdr>
        </w:div>
        <w:div w:id="129447323">
          <w:marLeft w:val="0"/>
          <w:marRight w:val="0"/>
          <w:marTop w:val="0"/>
          <w:marBottom w:val="0"/>
          <w:divBdr>
            <w:top w:val="none" w:sz="0" w:space="0" w:color="auto"/>
            <w:left w:val="none" w:sz="0" w:space="0" w:color="auto"/>
            <w:bottom w:val="none" w:sz="0" w:space="0" w:color="auto"/>
            <w:right w:val="none" w:sz="0" w:space="0" w:color="auto"/>
          </w:divBdr>
        </w:div>
        <w:div w:id="716588500">
          <w:marLeft w:val="0"/>
          <w:marRight w:val="0"/>
          <w:marTop w:val="0"/>
          <w:marBottom w:val="0"/>
          <w:divBdr>
            <w:top w:val="none" w:sz="0" w:space="0" w:color="auto"/>
            <w:left w:val="none" w:sz="0" w:space="0" w:color="auto"/>
            <w:bottom w:val="none" w:sz="0" w:space="0" w:color="auto"/>
            <w:right w:val="none" w:sz="0" w:space="0" w:color="auto"/>
          </w:divBdr>
        </w:div>
        <w:div w:id="1935674832">
          <w:marLeft w:val="0"/>
          <w:marRight w:val="0"/>
          <w:marTop w:val="0"/>
          <w:marBottom w:val="0"/>
          <w:divBdr>
            <w:top w:val="none" w:sz="0" w:space="0" w:color="auto"/>
            <w:left w:val="none" w:sz="0" w:space="0" w:color="auto"/>
            <w:bottom w:val="none" w:sz="0" w:space="0" w:color="auto"/>
            <w:right w:val="none" w:sz="0" w:space="0" w:color="auto"/>
          </w:divBdr>
        </w:div>
        <w:div w:id="1230965713">
          <w:marLeft w:val="0"/>
          <w:marRight w:val="0"/>
          <w:marTop w:val="0"/>
          <w:marBottom w:val="0"/>
          <w:divBdr>
            <w:top w:val="none" w:sz="0" w:space="0" w:color="auto"/>
            <w:left w:val="none" w:sz="0" w:space="0" w:color="auto"/>
            <w:bottom w:val="none" w:sz="0" w:space="0" w:color="auto"/>
            <w:right w:val="none" w:sz="0" w:space="0" w:color="auto"/>
          </w:divBdr>
        </w:div>
        <w:div w:id="807863997">
          <w:marLeft w:val="0"/>
          <w:marRight w:val="0"/>
          <w:marTop w:val="0"/>
          <w:marBottom w:val="0"/>
          <w:divBdr>
            <w:top w:val="none" w:sz="0" w:space="0" w:color="auto"/>
            <w:left w:val="none" w:sz="0" w:space="0" w:color="auto"/>
            <w:bottom w:val="none" w:sz="0" w:space="0" w:color="auto"/>
            <w:right w:val="none" w:sz="0" w:space="0" w:color="auto"/>
          </w:divBdr>
        </w:div>
        <w:div w:id="905988960">
          <w:marLeft w:val="0"/>
          <w:marRight w:val="0"/>
          <w:marTop w:val="0"/>
          <w:marBottom w:val="0"/>
          <w:divBdr>
            <w:top w:val="none" w:sz="0" w:space="0" w:color="auto"/>
            <w:left w:val="none" w:sz="0" w:space="0" w:color="auto"/>
            <w:bottom w:val="none" w:sz="0" w:space="0" w:color="auto"/>
            <w:right w:val="none" w:sz="0" w:space="0" w:color="auto"/>
          </w:divBdr>
        </w:div>
        <w:div w:id="1211455874">
          <w:marLeft w:val="0"/>
          <w:marRight w:val="0"/>
          <w:marTop w:val="0"/>
          <w:marBottom w:val="0"/>
          <w:divBdr>
            <w:top w:val="none" w:sz="0" w:space="0" w:color="auto"/>
            <w:left w:val="none" w:sz="0" w:space="0" w:color="auto"/>
            <w:bottom w:val="none" w:sz="0" w:space="0" w:color="auto"/>
            <w:right w:val="none" w:sz="0" w:space="0" w:color="auto"/>
          </w:divBdr>
        </w:div>
        <w:div w:id="471144931">
          <w:marLeft w:val="0"/>
          <w:marRight w:val="0"/>
          <w:marTop w:val="0"/>
          <w:marBottom w:val="0"/>
          <w:divBdr>
            <w:top w:val="none" w:sz="0" w:space="0" w:color="auto"/>
            <w:left w:val="none" w:sz="0" w:space="0" w:color="auto"/>
            <w:bottom w:val="none" w:sz="0" w:space="0" w:color="auto"/>
            <w:right w:val="none" w:sz="0" w:space="0" w:color="auto"/>
          </w:divBdr>
        </w:div>
        <w:div w:id="288627608">
          <w:marLeft w:val="0"/>
          <w:marRight w:val="0"/>
          <w:marTop w:val="0"/>
          <w:marBottom w:val="0"/>
          <w:divBdr>
            <w:top w:val="none" w:sz="0" w:space="0" w:color="auto"/>
            <w:left w:val="none" w:sz="0" w:space="0" w:color="auto"/>
            <w:bottom w:val="none" w:sz="0" w:space="0" w:color="auto"/>
            <w:right w:val="none" w:sz="0" w:space="0" w:color="auto"/>
          </w:divBdr>
        </w:div>
        <w:div w:id="1137841080">
          <w:marLeft w:val="0"/>
          <w:marRight w:val="0"/>
          <w:marTop w:val="0"/>
          <w:marBottom w:val="0"/>
          <w:divBdr>
            <w:top w:val="none" w:sz="0" w:space="0" w:color="auto"/>
            <w:left w:val="none" w:sz="0" w:space="0" w:color="auto"/>
            <w:bottom w:val="none" w:sz="0" w:space="0" w:color="auto"/>
            <w:right w:val="none" w:sz="0" w:space="0" w:color="auto"/>
          </w:divBdr>
        </w:div>
        <w:div w:id="1251816915">
          <w:marLeft w:val="0"/>
          <w:marRight w:val="0"/>
          <w:marTop w:val="0"/>
          <w:marBottom w:val="0"/>
          <w:divBdr>
            <w:top w:val="none" w:sz="0" w:space="0" w:color="auto"/>
            <w:left w:val="none" w:sz="0" w:space="0" w:color="auto"/>
            <w:bottom w:val="none" w:sz="0" w:space="0" w:color="auto"/>
            <w:right w:val="none" w:sz="0" w:space="0" w:color="auto"/>
          </w:divBdr>
        </w:div>
        <w:div w:id="467406999">
          <w:marLeft w:val="0"/>
          <w:marRight w:val="0"/>
          <w:marTop w:val="0"/>
          <w:marBottom w:val="0"/>
          <w:divBdr>
            <w:top w:val="none" w:sz="0" w:space="0" w:color="auto"/>
            <w:left w:val="none" w:sz="0" w:space="0" w:color="auto"/>
            <w:bottom w:val="none" w:sz="0" w:space="0" w:color="auto"/>
            <w:right w:val="none" w:sz="0" w:space="0" w:color="auto"/>
          </w:divBdr>
        </w:div>
        <w:div w:id="1831360566">
          <w:marLeft w:val="0"/>
          <w:marRight w:val="0"/>
          <w:marTop w:val="0"/>
          <w:marBottom w:val="0"/>
          <w:divBdr>
            <w:top w:val="none" w:sz="0" w:space="0" w:color="auto"/>
            <w:left w:val="none" w:sz="0" w:space="0" w:color="auto"/>
            <w:bottom w:val="none" w:sz="0" w:space="0" w:color="auto"/>
            <w:right w:val="none" w:sz="0" w:space="0" w:color="auto"/>
          </w:divBdr>
        </w:div>
        <w:div w:id="2097051042">
          <w:marLeft w:val="0"/>
          <w:marRight w:val="0"/>
          <w:marTop w:val="0"/>
          <w:marBottom w:val="0"/>
          <w:divBdr>
            <w:top w:val="none" w:sz="0" w:space="0" w:color="auto"/>
            <w:left w:val="none" w:sz="0" w:space="0" w:color="auto"/>
            <w:bottom w:val="none" w:sz="0" w:space="0" w:color="auto"/>
            <w:right w:val="none" w:sz="0" w:space="0" w:color="auto"/>
          </w:divBdr>
        </w:div>
        <w:div w:id="1889217307">
          <w:marLeft w:val="0"/>
          <w:marRight w:val="0"/>
          <w:marTop w:val="0"/>
          <w:marBottom w:val="0"/>
          <w:divBdr>
            <w:top w:val="none" w:sz="0" w:space="0" w:color="auto"/>
            <w:left w:val="none" w:sz="0" w:space="0" w:color="auto"/>
            <w:bottom w:val="none" w:sz="0" w:space="0" w:color="auto"/>
            <w:right w:val="none" w:sz="0" w:space="0" w:color="auto"/>
          </w:divBdr>
        </w:div>
        <w:div w:id="1348216237">
          <w:marLeft w:val="0"/>
          <w:marRight w:val="0"/>
          <w:marTop w:val="0"/>
          <w:marBottom w:val="0"/>
          <w:divBdr>
            <w:top w:val="none" w:sz="0" w:space="0" w:color="auto"/>
            <w:left w:val="none" w:sz="0" w:space="0" w:color="auto"/>
            <w:bottom w:val="none" w:sz="0" w:space="0" w:color="auto"/>
            <w:right w:val="none" w:sz="0" w:space="0" w:color="auto"/>
          </w:divBdr>
        </w:div>
        <w:div w:id="521867223">
          <w:marLeft w:val="0"/>
          <w:marRight w:val="0"/>
          <w:marTop w:val="0"/>
          <w:marBottom w:val="0"/>
          <w:divBdr>
            <w:top w:val="none" w:sz="0" w:space="0" w:color="auto"/>
            <w:left w:val="none" w:sz="0" w:space="0" w:color="auto"/>
            <w:bottom w:val="none" w:sz="0" w:space="0" w:color="auto"/>
            <w:right w:val="none" w:sz="0" w:space="0" w:color="auto"/>
          </w:divBdr>
        </w:div>
        <w:div w:id="513501212">
          <w:marLeft w:val="0"/>
          <w:marRight w:val="0"/>
          <w:marTop w:val="0"/>
          <w:marBottom w:val="0"/>
          <w:divBdr>
            <w:top w:val="none" w:sz="0" w:space="0" w:color="auto"/>
            <w:left w:val="none" w:sz="0" w:space="0" w:color="auto"/>
            <w:bottom w:val="none" w:sz="0" w:space="0" w:color="auto"/>
            <w:right w:val="none" w:sz="0" w:space="0" w:color="auto"/>
          </w:divBdr>
        </w:div>
        <w:div w:id="7216073">
          <w:marLeft w:val="0"/>
          <w:marRight w:val="0"/>
          <w:marTop w:val="0"/>
          <w:marBottom w:val="0"/>
          <w:divBdr>
            <w:top w:val="none" w:sz="0" w:space="0" w:color="auto"/>
            <w:left w:val="none" w:sz="0" w:space="0" w:color="auto"/>
            <w:bottom w:val="none" w:sz="0" w:space="0" w:color="auto"/>
            <w:right w:val="none" w:sz="0" w:space="0" w:color="auto"/>
          </w:divBdr>
        </w:div>
        <w:div w:id="1431580729">
          <w:marLeft w:val="0"/>
          <w:marRight w:val="0"/>
          <w:marTop w:val="0"/>
          <w:marBottom w:val="0"/>
          <w:divBdr>
            <w:top w:val="none" w:sz="0" w:space="0" w:color="auto"/>
            <w:left w:val="none" w:sz="0" w:space="0" w:color="auto"/>
            <w:bottom w:val="none" w:sz="0" w:space="0" w:color="auto"/>
            <w:right w:val="none" w:sz="0" w:space="0" w:color="auto"/>
          </w:divBdr>
        </w:div>
        <w:div w:id="1519929587">
          <w:marLeft w:val="0"/>
          <w:marRight w:val="0"/>
          <w:marTop w:val="0"/>
          <w:marBottom w:val="0"/>
          <w:divBdr>
            <w:top w:val="none" w:sz="0" w:space="0" w:color="auto"/>
            <w:left w:val="none" w:sz="0" w:space="0" w:color="auto"/>
            <w:bottom w:val="none" w:sz="0" w:space="0" w:color="auto"/>
            <w:right w:val="none" w:sz="0" w:space="0" w:color="auto"/>
          </w:divBdr>
        </w:div>
        <w:div w:id="1882935256">
          <w:marLeft w:val="0"/>
          <w:marRight w:val="0"/>
          <w:marTop w:val="0"/>
          <w:marBottom w:val="0"/>
          <w:divBdr>
            <w:top w:val="none" w:sz="0" w:space="0" w:color="auto"/>
            <w:left w:val="none" w:sz="0" w:space="0" w:color="auto"/>
            <w:bottom w:val="none" w:sz="0" w:space="0" w:color="auto"/>
            <w:right w:val="none" w:sz="0" w:space="0" w:color="auto"/>
          </w:divBdr>
        </w:div>
        <w:div w:id="132603857">
          <w:marLeft w:val="0"/>
          <w:marRight w:val="0"/>
          <w:marTop w:val="0"/>
          <w:marBottom w:val="0"/>
          <w:divBdr>
            <w:top w:val="none" w:sz="0" w:space="0" w:color="auto"/>
            <w:left w:val="none" w:sz="0" w:space="0" w:color="auto"/>
            <w:bottom w:val="none" w:sz="0" w:space="0" w:color="auto"/>
            <w:right w:val="none" w:sz="0" w:space="0" w:color="auto"/>
          </w:divBdr>
        </w:div>
        <w:div w:id="1419907385">
          <w:marLeft w:val="0"/>
          <w:marRight w:val="0"/>
          <w:marTop w:val="0"/>
          <w:marBottom w:val="0"/>
          <w:divBdr>
            <w:top w:val="none" w:sz="0" w:space="0" w:color="auto"/>
            <w:left w:val="none" w:sz="0" w:space="0" w:color="auto"/>
            <w:bottom w:val="none" w:sz="0" w:space="0" w:color="auto"/>
            <w:right w:val="none" w:sz="0" w:space="0" w:color="auto"/>
          </w:divBdr>
        </w:div>
        <w:div w:id="915747253">
          <w:marLeft w:val="0"/>
          <w:marRight w:val="0"/>
          <w:marTop w:val="0"/>
          <w:marBottom w:val="0"/>
          <w:divBdr>
            <w:top w:val="none" w:sz="0" w:space="0" w:color="auto"/>
            <w:left w:val="none" w:sz="0" w:space="0" w:color="auto"/>
            <w:bottom w:val="none" w:sz="0" w:space="0" w:color="auto"/>
            <w:right w:val="none" w:sz="0" w:space="0" w:color="auto"/>
          </w:divBdr>
        </w:div>
        <w:div w:id="384649009">
          <w:marLeft w:val="0"/>
          <w:marRight w:val="0"/>
          <w:marTop w:val="0"/>
          <w:marBottom w:val="0"/>
          <w:divBdr>
            <w:top w:val="none" w:sz="0" w:space="0" w:color="auto"/>
            <w:left w:val="none" w:sz="0" w:space="0" w:color="auto"/>
            <w:bottom w:val="none" w:sz="0" w:space="0" w:color="auto"/>
            <w:right w:val="none" w:sz="0" w:space="0" w:color="auto"/>
          </w:divBdr>
        </w:div>
        <w:div w:id="869219054">
          <w:marLeft w:val="0"/>
          <w:marRight w:val="0"/>
          <w:marTop w:val="0"/>
          <w:marBottom w:val="0"/>
          <w:divBdr>
            <w:top w:val="none" w:sz="0" w:space="0" w:color="auto"/>
            <w:left w:val="none" w:sz="0" w:space="0" w:color="auto"/>
            <w:bottom w:val="none" w:sz="0" w:space="0" w:color="auto"/>
            <w:right w:val="none" w:sz="0" w:space="0" w:color="auto"/>
          </w:divBdr>
        </w:div>
        <w:div w:id="1100563890">
          <w:marLeft w:val="0"/>
          <w:marRight w:val="0"/>
          <w:marTop w:val="0"/>
          <w:marBottom w:val="0"/>
          <w:divBdr>
            <w:top w:val="none" w:sz="0" w:space="0" w:color="auto"/>
            <w:left w:val="none" w:sz="0" w:space="0" w:color="auto"/>
            <w:bottom w:val="none" w:sz="0" w:space="0" w:color="auto"/>
            <w:right w:val="none" w:sz="0" w:space="0" w:color="auto"/>
          </w:divBdr>
        </w:div>
        <w:div w:id="730688215">
          <w:marLeft w:val="0"/>
          <w:marRight w:val="0"/>
          <w:marTop w:val="0"/>
          <w:marBottom w:val="0"/>
          <w:divBdr>
            <w:top w:val="none" w:sz="0" w:space="0" w:color="auto"/>
            <w:left w:val="none" w:sz="0" w:space="0" w:color="auto"/>
            <w:bottom w:val="none" w:sz="0" w:space="0" w:color="auto"/>
            <w:right w:val="none" w:sz="0" w:space="0" w:color="auto"/>
          </w:divBdr>
        </w:div>
        <w:div w:id="347099081">
          <w:marLeft w:val="0"/>
          <w:marRight w:val="0"/>
          <w:marTop w:val="0"/>
          <w:marBottom w:val="0"/>
          <w:divBdr>
            <w:top w:val="none" w:sz="0" w:space="0" w:color="auto"/>
            <w:left w:val="none" w:sz="0" w:space="0" w:color="auto"/>
            <w:bottom w:val="none" w:sz="0" w:space="0" w:color="auto"/>
            <w:right w:val="none" w:sz="0" w:space="0" w:color="auto"/>
          </w:divBdr>
        </w:div>
        <w:div w:id="258804498">
          <w:marLeft w:val="0"/>
          <w:marRight w:val="0"/>
          <w:marTop w:val="0"/>
          <w:marBottom w:val="0"/>
          <w:divBdr>
            <w:top w:val="none" w:sz="0" w:space="0" w:color="auto"/>
            <w:left w:val="none" w:sz="0" w:space="0" w:color="auto"/>
            <w:bottom w:val="none" w:sz="0" w:space="0" w:color="auto"/>
            <w:right w:val="none" w:sz="0" w:space="0" w:color="auto"/>
          </w:divBdr>
        </w:div>
        <w:div w:id="1979603975">
          <w:marLeft w:val="0"/>
          <w:marRight w:val="0"/>
          <w:marTop w:val="0"/>
          <w:marBottom w:val="0"/>
          <w:divBdr>
            <w:top w:val="none" w:sz="0" w:space="0" w:color="auto"/>
            <w:left w:val="none" w:sz="0" w:space="0" w:color="auto"/>
            <w:bottom w:val="none" w:sz="0" w:space="0" w:color="auto"/>
            <w:right w:val="none" w:sz="0" w:space="0" w:color="auto"/>
          </w:divBdr>
        </w:div>
        <w:div w:id="1812365246">
          <w:marLeft w:val="0"/>
          <w:marRight w:val="0"/>
          <w:marTop w:val="0"/>
          <w:marBottom w:val="0"/>
          <w:divBdr>
            <w:top w:val="none" w:sz="0" w:space="0" w:color="auto"/>
            <w:left w:val="none" w:sz="0" w:space="0" w:color="auto"/>
            <w:bottom w:val="none" w:sz="0" w:space="0" w:color="auto"/>
            <w:right w:val="none" w:sz="0" w:space="0" w:color="auto"/>
          </w:divBdr>
        </w:div>
        <w:div w:id="2037802685">
          <w:marLeft w:val="0"/>
          <w:marRight w:val="0"/>
          <w:marTop w:val="0"/>
          <w:marBottom w:val="0"/>
          <w:divBdr>
            <w:top w:val="none" w:sz="0" w:space="0" w:color="auto"/>
            <w:left w:val="none" w:sz="0" w:space="0" w:color="auto"/>
            <w:bottom w:val="none" w:sz="0" w:space="0" w:color="auto"/>
            <w:right w:val="none" w:sz="0" w:space="0" w:color="auto"/>
          </w:divBdr>
        </w:div>
        <w:div w:id="814906234">
          <w:marLeft w:val="0"/>
          <w:marRight w:val="0"/>
          <w:marTop w:val="0"/>
          <w:marBottom w:val="0"/>
          <w:divBdr>
            <w:top w:val="none" w:sz="0" w:space="0" w:color="auto"/>
            <w:left w:val="none" w:sz="0" w:space="0" w:color="auto"/>
            <w:bottom w:val="none" w:sz="0" w:space="0" w:color="auto"/>
            <w:right w:val="none" w:sz="0" w:space="0" w:color="auto"/>
          </w:divBdr>
        </w:div>
        <w:div w:id="505482281">
          <w:marLeft w:val="0"/>
          <w:marRight w:val="0"/>
          <w:marTop w:val="0"/>
          <w:marBottom w:val="0"/>
          <w:divBdr>
            <w:top w:val="none" w:sz="0" w:space="0" w:color="auto"/>
            <w:left w:val="none" w:sz="0" w:space="0" w:color="auto"/>
            <w:bottom w:val="none" w:sz="0" w:space="0" w:color="auto"/>
            <w:right w:val="none" w:sz="0" w:space="0" w:color="auto"/>
          </w:divBdr>
        </w:div>
        <w:div w:id="1473788560">
          <w:marLeft w:val="0"/>
          <w:marRight w:val="0"/>
          <w:marTop w:val="0"/>
          <w:marBottom w:val="0"/>
          <w:divBdr>
            <w:top w:val="none" w:sz="0" w:space="0" w:color="auto"/>
            <w:left w:val="none" w:sz="0" w:space="0" w:color="auto"/>
            <w:bottom w:val="none" w:sz="0" w:space="0" w:color="auto"/>
            <w:right w:val="none" w:sz="0" w:space="0" w:color="auto"/>
          </w:divBdr>
        </w:div>
        <w:div w:id="1663315154">
          <w:marLeft w:val="0"/>
          <w:marRight w:val="0"/>
          <w:marTop w:val="0"/>
          <w:marBottom w:val="0"/>
          <w:divBdr>
            <w:top w:val="none" w:sz="0" w:space="0" w:color="auto"/>
            <w:left w:val="none" w:sz="0" w:space="0" w:color="auto"/>
            <w:bottom w:val="none" w:sz="0" w:space="0" w:color="auto"/>
            <w:right w:val="none" w:sz="0" w:space="0" w:color="auto"/>
          </w:divBdr>
        </w:div>
        <w:div w:id="564755177">
          <w:marLeft w:val="0"/>
          <w:marRight w:val="0"/>
          <w:marTop w:val="0"/>
          <w:marBottom w:val="0"/>
          <w:divBdr>
            <w:top w:val="none" w:sz="0" w:space="0" w:color="auto"/>
            <w:left w:val="none" w:sz="0" w:space="0" w:color="auto"/>
            <w:bottom w:val="none" w:sz="0" w:space="0" w:color="auto"/>
            <w:right w:val="none" w:sz="0" w:space="0" w:color="auto"/>
          </w:divBdr>
        </w:div>
        <w:div w:id="249582265">
          <w:marLeft w:val="0"/>
          <w:marRight w:val="0"/>
          <w:marTop w:val="0"/>
          <w:marBottom w:val="0"/>
          <w:divBdr>
            <w:top w:val="none" w:sz="0" w:space="0" w:color="auto"/>
            <w:left w:val="none" w:sz="0" w:space="0" w:color="auto"/>
            <w:bottom w:val="none" w:sz="0" w:space="0" w:color="auto"/>
            <w:right w:val="none" w:sz="0" w:space="0" w:color="auto"/>
          </w:divBdr>
        </w:div>
        <w:div w:id="1201819816">
          <w:marLeft w:val="0"/>
          <w:marRight w:val="0"/>
          <w:marTop w:val="0"/>
          <w:marBottom w:val="0"/>
          <w:divBdr>
            <w:top w:val="none" w:sz="0" w:space="0" w:color="auto"/>
            <w:left w:val="none" w:sz="0" w:space="0" w:color="auto"/>
            <w:bottom w:val="none" w:sz="0" w:space="0" w:color="auto"/>
            <w:right w:val="none" w:sz="0" w:space="0" w:color="auto"/>
          </w:divBdr>
        </w:div>
        <w:div w:id="1964802036">
          <w:marLeft w:val="0"/>
          <w:marRight w:val="0"/>
          <w:marTop w:val="0"/>
          <w:marBottom w:val="0"/>
          <w:divBdr>
            <w:top w:val="none" w:sz="0" w:space="0" w:color="auto"/>
            <w:left w:val="none" w:sz="0" w:space="0" w:color="auto"/>
            <w:bottom w:val="none" w:sz="0" w:space="0" w:color="auto"/>
            <w:right w:val="none" w:sz="0" w:space="0" w:color="auto"/>
          </w:divBdr>
        </w:div>
        <w:div w:id="1957760388">
          <w:marLeft w:val="0"/>
          <w:marRight w:val="0"/>
          <w:marTop w:val="0"/>
          <w:marBottom w:val="0"/>
          <w:divBdr>
            <w:top w:val="none" w:sz="0" w:space="0" w:color="auto"/>
            <w:left w:val="none" w:sz="0" w:space="0" w:color="auto"/>
            <w:bottom w:val="none" w:sz="0" w:space="0" w:color="auto"/>
            <w:right w:val="none" w:sz="0" w:space="0" w:color="auto"/>
          </w:divBdr>
        </w:div>
        <w:div w:id="201092328">
          <w:marLeft w:val="0"/>
          <w:marRight w:val="0"/>
          <w:marTop w:val="0"/>
          <w:marBottom w:val="0"/>
          <w:divBdr>
            <w:top w:val="none" w:sz="0" w:space="0" w:color="auto"/>
            <w:left w:val="none" w:sz="0" w:space="0" w:color="auto"/>
            <w:bottom w:val="none" w:sz="0" w:space="0" w:color="auto"/>
            <w:right w:val="none" w:sz="0" w:space="0" w:color="auto"/>
          </w:divBdr>
        </w:div>
        <w:div w:id="50464160">
          <w:marLeft w:val="0"/>
          <w:marRight w:val="0"/>
          <w:marTop w:val="0"/>
          <w:marBottom w:val="0"/>
          <w:divBdr>
            <w:top w:val="none" w:sz="0" w:space="0" w:color="auto"/>
            <w:left w:val="none" w:sz="0" w:space="0" w:color="auto"/>
            <w:bottom w:val="none" w:sz="0" w:space="0" w:color="auto"/>
            <w:right w:val="none" w:sz="0" w:space="0" w:color="auto"/>
          </w:divBdr>
        </w:div>
        <w:div w:id="2008439970">
          <w:marLeft w:val="0"/>
          <w:marRight w:val="0"/>
          <w:marTop w:val="0"/>
          <w:marBottom w:val="0"/>
          <w:divBdr>
            <w:top w:val="none" w:sz="0" w:space="0" w:color="auto"/>
            <w:left w:val="none" w:sz="0" w:space="0" w:color="auto"/>
            <w:bottom w:val="none" w:sz="0" w:space="0" w:color="auto"/>
            <w:right w:val="none" w:sz="0" w:space="0" w:color="auto"/>
          </w:divBdr>
        </w:div>
      </w:divsChild>
    </w:div>
    <w:div w:id="1073509241">
      <w:bodyDiv w:val="1"/>
      <w:marLeft w:val="0"/>
      <w:marRight w:val="0"/>
      <w:marTop w:val="0"/>
      <w:marBottom w:val="0"/>
      <w:divBdr>
        <w:top w:val="none" w:sz="0" w:space="0" w:color="auto"/>
        <w:left w:val="none" w:sz="0" w:space="0" w:color="auto"/>
        <w:bottom w:val="none" w:sz="0" w:space="0" w:color="auto"/>
        <w:right w:val="none" w:sz="0" w:space="0" w:color="auto"/>
      </w:divBdr>
    </w:div>
    <w:div w:id="1079059216">
      <w:bodyDiv w:val="1"/>
      <w:marLeft w:val="0"/>
      <w:marRight w:val="0"/>
      <w:marTop w:val="0"/>
      <w:marBottom w:val="0"/>
      <w:divBdr>
        <w:top w:val="none" w:sz="0" w:space="0" w:color="auto"/>
        <w:left w:val="none" w:sz="0" w:space="0" w:color="auto"/>
        <w:bottom w:val="none" w:sz="0" w:space="0" w:color="auto"/>
        <w:right w:val="none" w:sz="0" w:space="0" w:color="auto"/>
      </w:divBdr>
    </w:div>
    <w:div w:id="1086724874">
      <w:bodyDiv w:val="1"/>
      <w:marLeft w:val="0"/>
      <w:marRight w:val="0"/>
      <w:marTop w:val="0"/>
      <w:marBottom w:val="0"/>
      <w:divBdr>
        <w:top w:val="none" w:sz="0" w:space="0" w:color="auto"/>
        <w:left w:val="none" w:sz="0" w:space="0" w:color="auto"/>
        <w:bottom w:val="none" w:sz="0" w:space="0" w:color="auto"/>
        <w:right w:val="none" w:sz="0" w:space="0" w:color="auto"/>
      </w:divBdr>
    </w:div>
    <w:div w:id="1135947357">
      <w:bodyDiv w:val="1"/>
      <w:marLeft w:val="0"/>
      <w:marRight w:val="0"/>
      <w:marTop w:val="0"/>
      <w:marBottom w:val="0"/>
      <w:divBdr>
        <w:top w:val="none" w:sz="0" w:space="0" w:color="auto"/>
        <w:left w:val="none" w:sz="0" w:space="0" w:color="auto"/>
        <w:bottom w:val="none" w:sz="0" w:space="0" w:color="auto"/>
        <w:right w:val="none" w:sz="0" w:space="0" w:color="auto"/>
      </w:divBdr>
    </w:div>
    <w:div w:id="1146120767">
      <w:bodyDiv w:val="1"/>
      <w:marLeft w:val="0"/>
      <w:marRight w:val="0"/>
      <w:marTop w:val="0"/>
      <w:marBottom w:val="0"/>
      <w:divBdr>
        <w:top w:val="none" w:sz="0" w:space="0" w:color="auto"/>
        <w:left w:val="none" w:sz="0" w:space="0" w:color="auto"/>
        <w:bottom w:val="none" w:sz="0" w:space="0" w:color="auto"/>
        <w:right w:val="none" w:sz="0" w:space="0" w:color="auto"/>
      </w:divBdr>
    </w:div>
    <w:div w:id="1159422760">
      <w:bodyDiv w:val="1"/>
      <w:marLeft w:val="0"/>
      <w:marRight w:val="0"/>
      <w:marTop w:val="0"/>
      <w:marBottom w:val="0"/>
      <w:divBdr>
        <w:top w:val="none" w:sz="0" w:space="0" w:color="auto"/>
        <w:left w:val="none" w:sz="0" w:space="0" w:color="auto"/>
        <w:bottom w:val="none" w:sz="0" w:space="0" w:color="auto"/>
        <w:right w:val="none" w:sz="0" w:space="0" w:color="auto"/>
      </w:divBdr>
    </w:div>
    <w:div w:id="1190534176">
      <w:bodyDiv w:val="1"/>
      <w:marLeft w:val="0"/>
      <w:marRight w:val="0"/>
      <w:marTop w:val="0"/>
      <w:marBottom w:val="0"/>
      <w:divBdr>
        <w:top w:val="none" w:sz="0" w:space="0" w:color="auto"/>
        <w:left w:val="none" w:sz="0" w:space="0" w:color="auto"/>
        <w:bottom w:val="none" w:sz="0" w:space="0" w:color="auto"/>
        <w:right w:val="none" w:sz="0" w:space="0" w:color="auto"/>
      </w:divBdr>
    </w:div>
    <w:div w:id="1233929838">
      <w:bodyDiv w:val="1"/>
      <w:marLeft w:val="0"/>
      <w:marRight w:val="0"/>
      <w:marTop w:val="0"/>
      <w:marBottom w:val="0"/>
      <w:divBdr>
        <w:top w:val="none" w:sz="0" w:space="0" w:color="auto"/>
        <w:left w:val="none" w:sz="0" w:space="0" w:color="auto"/>
        <w:bottom w:val="none" w:sz="0" w:space="0" w:color="auto"/>
        <w:right w:val="none" w:sz="0" w:space="0" w:color="auto"/>
      </w:divBdr>
    </w:div>
    <w:div w:id="1398672707">
      <w:bodyDiv w:val="1"/>
      <w:marLeft w:val="0"/>
      <w:marRight w:val="0"/>
      <w:marTop w:val="0"/>
      <w:marBottom w:val="0"/>
      <w:divBdr>
        <w:top w:val="none" w:sz="0" w:space="0" w:color="auto"/>
        <w:left w:val="none" w:sz="0" w:space="0" w:color="auto"/>
        <w:bottom w:val="none" w:sz="0" w:space="0" w:color="auto"/>
        <w:right w:val="none" w:sz="0" w:space="0" w:color="auto"/>
      </w:divBdr>
    </w:div>
    <w:div w:id="1417435024">
      <w:bodyDiv w:val="1"/>
      <w:marLeft w:val="0"/>
      <w:marRight w:val="0"/>
      <w:marTop w:val="0"/>
      <w:marBottom w:val="0"/>
      <w:divBdr>
        <w:top w:val="none" w:sz="0" w:space="0" w:color="auto"/>
        <w:left w:val="none" w:sz="0" w:space="0" w:color="auto"/>
        <w:bottom w:val="none" w:sz="0" w:space="0" w:color="auto"/>
        <w:right w:val="none" w:sz="0" w:space="0" w:color="auto"/>
      </w:divBdr>
    </w:div>
    <w:div w:id="1435440132">
      <w:bodyDiv w:val="1"/>
      <w:marLeft w:val="0"/>
      <w:marRight w:val="0"/>
      <w:marTop w:val="0"/>
      <w:marBottom w:val="0"/>
      <w:divBdr>
        <w:top w:val="none" w:sz="0" w:space="0" w:color="auto"/>
        <w:left w:val="none" w:sz="0" w:space="0" w:color="auto"/>
        <w:bottom w:val="none" w:sz="0" w:space="0" w:color="auto"/>
        <w:right w:val="none" w:sz="0" w:space="0" w:color="auto"/>
      </w:divBdr>
    </w:div>
    <w:div w:id="1457068374">
      <w:bodyDiv w:val="1"/>
      <w:marLeft w:val="0"/>
      <w:marRight w:val="0"/>
      <w:marTop w:val="0"/>
      <w:marBottom w:val="0"/>
      <w:divBdr>
        <w:top w:val="none" w:sz="0" w:space="0" w:color="auto"/>
        <w:left w:val="none" w:sz="0" w:space="0" w:color="auto"/>
        <w:bottom w:val="none" w:sz="0" w:space="0" w:color="auto"/>
        <w:right w:val="none" w:sz="0" w:space="0" w:color="auto"/>
      </w:divBdr>
    </w:div>
    <w:div w:id="1608123667">
      <w:bodyDiv w:val="1"/>
      <w:marLeft w:val="0"/>
      <w:marRight w:val="0"/>
      <w:marTop w:val="0"/>
      <w:marBottom w:val="0"/>
      <w:divBdr>
        <w:top w:val="none" w:sz="0" w:space="0" w:color="auto"/>
        <w:left w:val="none" w:sz="0" w:space="0" w:color="auto"/>
        <w:bottom w:val="none" w:sz="0" w:space="0" w:color="auto"/>
        <w:right w:val="none" w:sz="0" w:space="0" w:color="auto"/>
      </w:divBdr>
    </w:div>
    <w:div w:id="1629703488">
      <w:bodyDiv w:val="1"/>
      <w:marLeft w:val="0"/>
      <w:marRight w:val="0"/>
      <w:marTop w:val="0"/>
      <w:marBottom w:val="0"/>
      <w:divBdr>
        <w:top w:val="none" w:sz="0" w:space="0" w:color="auto"/>
        <w:left w:val="none" w:sz="0" w:space="0" w:color="auto"/>
        <w:bottom w:val="none" w:sz="0" w:space="0" w:color="auto"/>
        <w:right w:val="none" w:sz="0" w:space="0" w:color="auto"/>
      </w:divBdr>
    </w:div>
    <w:div w:id="1634020810">
      <w:bodyDiv w:val="1"/>
      <w:marLeft w:val="0"/>
      <w:marRight w:val="0"/>
      <w:marTop w:val="0"/>
      <w:marBottom w:val="0"/>
      <w:divBdr>
        <w:top w:val="none" w:sz="0" w:space="0" w:color="auto"/>
        <w:left w:val="none" w:sz="0" w:space="0" w:color="auto"/>
        <w:bottom w:val="none" w:sz="0" w:space="0" w:color="auto"/>
        <w:right w:val="none" w:sz="0" w:space="0" w:color="auto"/>
      </w:divBdr>
    </w:div>
    <w:div w:id="1646546268">
      <w:bodyDiv w:val="1"/>
      <w:marLeft w:val="0"/>
      <w:marRight w:val="0"/>
      <w:marTop w:val="0"/>
      <w:marBottom w:val="0"/>
      <w:divBdr>
        <w:top w:val="none" w:sz="0" w:space="0" w:color="auto"/>
        <w:left w:val="none" w:sz="0" w:space="0" w:color="auto"/>
        <w:bottom w:val="none" w:sz="0" w:space="0" w:color="auto"/>
        <w:right w:val="none" w:sz="0" w:space="0" w:color="auto"/>
      </w:divBdr>
    </w:div>
    <w:div w:id="1667974147">
      <w:bodyDiv w:val="1"/>
      <w:marLeft w:val="0"/>
      <w:marRight w:val="0"/>
      <w:marTop w:val="0"/>
      <w:marBottom w:val="0"/>
      <w:divBdr>
        <w:top w:val="none" w:sz="0" w:space="0" w:color="auto"/>
        <w:left w:val="none" w:sz="0" w:space="0" w:color="auto"/>
        <w:bottom w:val="none" w:sz="0" w:space="0" w:color="auto"/>
        <w:right w:val="none" w:sz="0" w:space="0" w:color="auto"/>
      </w:divBdr>
    </w:div>
    <w:div w:id="1747923843">
      <w:bodyDiv w:val="1"/>
      <w:marLeft w:val="0"/>
      <w:marRight w:val="0"/>
      <w:marTop w:val="0"/>
      <w:marBottom w:val="0"/>
      <w:divBdr>
        <w:top w:val="none" w:sz="0" w:space="0" w:color="auto"/>
        <w:left w:val="none" w:sz="0" w:space="0" w:color="auto"/>
        <w:bottom w:val="none" w:sz="0" w:space="0" w:color="auto"/>
        <w:right w:val="none" w:sz="0" w:space="0" w:color="auto"/>
      </w:divBdr>
    </w:div>
    <w:div w:id="1820265470">
      <w:bodyDiv w:val="1"/>
      <w:marLeft w:val="0"/>
      <w:marRight w:val="0"/>
      <w:marTop w:val="0"/>
      <w:marBottom w:val="0"/>
      <w:divBdr>
        <w:top w:val="none" w:sz="0" w:space="0" w:color="auto"/>
        <w:left w:val="none" w:sz="0" w:space="0" w:color="auto"/>
        <w:bottom w:val="none" w:sz="0" w:space="0" w:color="auto"/>
        <w:right w:val="none" w:sz="0" w:space="0" w:color="auto"/>
      </w:divBdr>
    </w:div>
    <w:div w:id="1885411386">
      <w:bodyDiv w:val="1"/>
      <w:marLeft w:val="0"/>
      <w:marRight w:val="0"/>
      <w:marTop w:val="0"/>
      <w:marBottom w:val="0"/>
      <w:divBdr>
        <w:top w:val="none" w:sz="0" w:space="0" w:color="auto"/>
        <w:left w:val="none" w:sz="0" w:space="0" w:color="auto"/>
        <w:bottom w:val="none" w:sz="0" w:space="0" w:color="auto"/>
        <w:right w:val="none" w:sz="0" w:space="0" w:color="auto"/>
      </w:divBdr>
    </w:div>
    <w:div w:id="1914579672">
      <w:bodyDiv w:val="1"/>
      <w:marLeft w:val="0"/>
      <w:marRight w:val="0"/>
      <w:marTop w:val="0"/>
      <w:marBottom w:val="0"/>
      <w:divBdr>
        <w:top w:val="none" w:sz="0" w:space="0" w:color="auto"/>
        <w:left w:val="none" w:sz="0" w:space="0" w:color="auto"/>
        <w:bottom w:val="none" w:sz="0" w:space="0" w:color="auto"/>
        <w:right w:val="none" w:sz="0" w:space="0" w:color="auto"/>
      </w:divBdr>
    </w:div>
    <w:div w:id="1938978914">
      <w:bodyDiv w:val="1"/>
      <w:marLeft w:val="0"/>
      <w:marRight w:val="0"/>
      <w:marTop w:val="0"/>
      <w:marBottom w:val="0"/>
      <w:divBdr>
        <w:top w:val="none" w:sz="0" w:space="0" w:color="auto"/>
        <w:left w:val="none" w:sz="0" w:space="0" w:color="auto"/>
        <w:bottom w:val="none" w:sz="0" w:space="0" w:color="auto"/>
        <w:right w:val="none" w:sz="0" w:space="0" w:color="auto"/>
      </w:divBdr>
    </w:div>
    <w:div w:id="1964118265">
      <w:bodyDiv w:val="1"/>
      <w:marLeft w:val="0"/>
      <w:marRight w:val="0"/>
      <w:marTop w:val="0"/>
      <w:marBottom w:val="0"/>
      <w:divBdr>
        <w:top w:val="none" w:sz="0" w:space="0" w:color="auto"/>
        <w:left w:val="none" w:sz="0" w:space="0" w:color="auto"/>
        <w:bottom w:val="none" w:sz="0" w:space="0" w:color="auto"/>
        <w:right w:val="none" w:sz="0" w:space="0" w:color="auto"/>
      </w:divBdr>
    </w:div>
    <w:div w:id="1991012055">
      <w:bodyDiv w:val="1"/>
      <w:marLeft w:val="0"/>
      <w:marRight w:val="0"/>
      <w:marTop w:val="0"/>
      <w:marBottom w:val="0"/>
      <w:divBdr>
        <w:top w:val="none" w:sz="0" w:space="0" w:color="auto"/>
        <w:left w:val="none" w:sz="0" w:space="0" w:color="auto"/>
        <w:bottom w:val="none" w:sz="0" w:space="0" w:color="auto"/>
        <w:right w:val="none" w:sz="0" w:space="0" w:color="auto"/>
      </w:divBdr>
    </w:div>
    <w:div w:id="2011905814">
      <w:bodyDiv w:val="1"/>
      <w:marLeft w:val="0"/>
      <w:marRight w:val="0"/>
      <w:marTop w:val="0"/>
      <w:marBottom w:val="0"/>
      <w:divBdr>
        <w:top w:val="none" w:sz="0" w:space="0" w:color="auto"/>
        <w:left w:val="none" w:sz="0" w:space="0" w:color="auto"/>
        <w:bottom w:val="none" w:sz="0" w:space="0" w:color="auto"/>
        <w:right w:val="none" w:sz="0" w:space="0" w:color="auto"/>
      </w:divBdr>
    </w:div>
    <w:div w:id="210700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avatpoint.com/html-table" TargetMode="External"/><Relationship Id="rId21" Type="http://schemas.openxmlformats.org/officeDocument/2006/relationships/hyperlink" Target="https://www.javatpoint.com/html-article-tag" TargetMode="External"/><Relationship Id="rId42" Type="http://schemas.openxmlformats.org/officeDocument/2006/relationships/hyperlink" Target="https://www.javatpoint.com/html-datalist-tag" TargetMode="External"/><Relationship Id="rId63" Type="http://schemas.openxmlformats.org/officeDocument/2006/relationships/hyperlink" Target="https://www.javatpoint.com/html-head" TargetMode="External"/><Relationship Id="rId84" Type="http://schemas.openxmlformats.org/officeDocument/2006/relationships/hyperlink" Target="https://www.javatpoint.com/html-meter-tag" TargetMode="External"/><Relationship Id="rId138" Type="http://schemas.openxmlformats.org/officeDocument/2006/relationships/image" Target="media/image12.png"/><Relationship Id="rId159" Type="http://schemas.openxmlformats.org/officeDocument/2006/relationships/image" Target="media/image33.png"/><Relationship Id="rId170" Type="http://schemas.openxmlformats.org/officeDocument/2006/relationships/image" Target="media/image44.png"/><Relationship Id="rId191" Type="http://schemas.openxmlformats.org/officeDocument/2006/relationships/image" Target="media/image65.jpeg"/><Relationship Id="rId205" Type="http://schemas.openxmlformats.org/officeDocument/2006/relationships/image" Target="media/image78.jpeg"/><Relationship Id="rId107" Type="http://schemas.openxmlformats.org/officeDocument/2006/relationships/hyperlink" Target="https://www.javatpoint.com/html-small-tag" TargetMode="External"/><Relationship Id="rId11" Type="http://schemas.openxmlformats.org/officeDocument/2006/relationships/image" Target="media/image7.png"/><Relationship Id="rId32" Type="http://schemas.openxmlformats.org/officeDocument/2006/relationships/hyperlink" Target="https://www.javatpoint.com/html-br-tag" TargetMode="External"/><Relationship Id="rId53" Type="http://schemas.openxmlformats.org/officeDocument/2006/relationships/hyperlink" Target="https://www.javatpoint.com/html-embed-tag" TargetMode="External"/><Relationship Id="rId74" Type="http://schemas.openxmlformats.org/officeDocument/2006/relationships/hyperlink" Target="https://www.javatpoint.com/html-label-tag" TargetMode="External"/><Relationship Id="rId128" Type="http://schemas.openxmlformats.org/officeDocument/2006/relationships/hyperlink" Target="https://www.javatpoint.com/html-track-tag" TargetMode="External"/><Relationship Id="rId149" Type="http://schemas.openxmlformats.org/officeDocument/2006/relationships/image" Target="media/image23.png"/><Relationship Id="rId5" Type="http://schemas.openxmlformats.org/officeDocument/2006/relationships/image" Target="media/image1.png"/><Relationship Id="rId90" Type="http://schemas.openxmlformats.org/officeDocument/2006/relationships/hyperlink" Target="https://www.javatpoint.com/html-optgroup-tag" TargetMode="External"/><Relationship Id="rId95" Type="http://schemas.openxmlformats.org/officeDocument/2006/relationships/hyperlink" Target="https://www.javatpoint.com/html-picture-tag" TargetMode="External"/><Relationship Id="rId160" Type="http://schemas.openxmlformats.org/officeDocument/2006/relationships/image" Target="media/image34.jpeg"/><Relationship Id="rId165" Type="http://schemas.openxmlformats.org/officeDocument/2006/relationships/image" Target="media/image39.png"/><Relationship Id="rId181" Type="http://schemas.openxmlformats.org/officeDocument/2006/relationships/image" Target="media/image55.jpeg"/><Relationship Id="rId186" Type="http://schemas.openxmlformats.org/officeDocument/2006/relationships/image" Target="media/image60.jpeg"/><Relationship Id="rId216" Type="http://schemas.openxmlformats.org/officeDocument/2006/relationships/hyperlink" Target="https://www.javatpoint.com/html-viewport" TargetMode="External"/><Relationship Id="rId211" Type="http://schemas.openxmlformats.org/officeDocument/2006/relationships/image" Target="media/image84.jpeg"/><Relationship Id="rId22" Type="http://schemas.openxmlformats.org/officeDocument/2006/relationships/hyperlink" Target="https://www.javatpoint.com/html-aside-tag" TargetMode="External"/><Relationship Id="rId27" Type="http://schemas.openxmlformats.org/officeDocument/2006/relationships/hyperlink" Target="https://www.javatpoint.com/html-bdi-tag" TargetMode="External"/><Relationship Id="rId43" Type="http://schemas.openxmlformats.org/officeDocument/2006/relationships/hyperlink" Target="https://www.javatpoint.com/html-description-list" TargetMode="External"/><Relationship Id="rId48" Type="http://schemas.openxmlformats.org/officeDocument/2006/relationships/hyperlink" Target="https://www.javatpoint.com/html-dir-tag" TargetMode="External"/><Relationship Id="rId64" Type="http://schemas.openxmlformats.org/officeDocument/2006/relationships/hyperlink" Target="https://www.javatpoint.com/html-header-tag" TargetMode="External"/><Relationship Id="rId69" Type="http://schemas.openxmlformats.org/officeDocument/2006/relationships/hyperlink" Target="https://www.javatpoint.com/html-image" TargetMode="External"/><Relationship Id="rId113" Type="http://schemas.openxmlformats.org/officeDocument/2006/relationships/hyperlink" Target="https://www.javatpoint.com/html-sub-tag" TargetMode="External"/><Relationship Id="rId118" Type="http://schemas.openxmlformats.org/officeDocument/2006/relationships/hyperlink" Target="https://www.javatpoint.com/html-tbody-tag" TargetMode="External"/><Relationship Id="rId134" Type="http://schemas.openxmlformats.org/officeDocument/2006/relationships/hyperlink" Target="https://www.javatpoint.com/html-wbr-tag" TargetMode="External"/><Relationship Id="rId139" Type="http://schemas.openxmlformats.org/officeDocument/2006/relationships/image" Target="media/image13.png"/><Relationship Id="rId80" Type="http://schemas.openxmlformats.org/officeDocument/2006/relationships/hyperlink" Target="https://www.javatpoint.com/html-mark-tag" TargetMode="External"/><Relationship Id="rId85" Type="http://schemas.openxmlformats.org/officeDocument/2006/relationships/hyperlink" Target="https://www.javatpoint.com/html-nav-tag" TargetMode="External"/><Relationship Id="rId150" Type="http://schemas.openxmlformats.org/officeDocument/2006/relationships/image" Target="media/image24.png"/><Relationship Id="rId155" Type="http://schemas.openxmlformats.org/officeDocument/2006/relationships/image" Target="media/image29.png"/><Relationship Id="rId171" Type="http://schemas.openxmlformats.org/officeDocument/2006/relationships/image" Target="media/image45.png"/><Relationship Id="rId176" Type="http://schemas.openxmlformats.org/officeDocument/2006/relationships/image" Target="media/image50.png"/><Relationship Id="rId192" Type="http://schemas.openxmlformats.org/officeDocument/2006/relationships/image" Target="media/image66.jpeg"/><Relationship Id="rId197" Type="http://schemas.openxmlformats.org/officeDocument/2006/relationships/image" Target="media/image71.jpeg"/><Relationship Id="rId206" Type="http://schemas.openxmlformats.org/officeDocument/2006/relationships/image" Target="media/image79.jpeg"/><Relationship Id="rId201" Type="http://schemas.openxmlformats.org/officeDocument/2006/relationships/image" Target="media/image74.jpeg"/><Relationship Id="rId12" Type="http://schemas.openxmlformats.org/officeDocument/2006/relationships/image" Target="media/image8.png"/><Relationship Id="rId17" Type="http://schemas.openxmlformats.org/officeDocument/2006/relationships/hyperlink" Target="https://www.javatpoint.com/html-acronym-tag" TargetMode="External"/><Relationship Id="rId33" Type="http://schemas.openxmlformats.org/officeDocument/2006/relationships/hyperlink" Target="https://www.javatpoint.com/html-button-tag" TargetMode="External"/><Relationship Id="rId38" Type="http://schemas.openxmlformats.org/officeDocument/2006/relationships/hyperlink" Target="https://www.javatpoint.com/html-code-tag" TargetMode="External"/><Relationship Id="rId59" Type="http://schemas.openxmlformats.org/officeDocument/2006/relationships/hyperlink" Target="https://www.javatpoint.com/html-form" TargetMode="External"/><Relationship Id="rId103" Type="http://schemas.openxmlformats.org/officeDocument/2006/relationships/hyperlink" Target="https://www.javatpoint.com/html-samp-tag" TargetMode="External"/><Relationship Id="rId108" Type="http://schemas.openxmlformats.org/officeDocument/2006/relationships/hyperlink" Target="https://www.javatpoint.com/html-source-tag" TargetMode="External"/><Relationship Id="rId124" Type="http://schemas.openxmlformats.org/officeDocument/2006/relationships/hyperlink" Target="https://www.javatpoint.com/html-thead-tag" TargetMode="External"/><Relationship Id="rId129" Type="http://schemas.openxmlformats.org/officeDocument/2006/relationships/hyperlink" Target="https://www.javatpoint.com/html-tt-tag" TargetMode="External"/><Relationship Id="rId54" Type="http://schemas.openxmlformats.org/officeDocument/2006/relationships/hyperlink" Target="https://www.javatpoint.com/html-fieldset-tag" TargetMode="External"/><Relationship Id="rId70" Type="http://schemas.openxmlformats.org/officeDocument/2006/relationships/hyperlink" Target="https://www.javatpoint.com/html-input-tag" TargetMode="External"/><Relationship Id="rId75" Type="http://schemas.openxmlformats.org/officeDocument/2006/relationships/hyperlink" Target="https://www.javatpoint.com/html-legend-tag" TargetMode="External"/><Relationship Id="rId91" Type="http://schemas.openxmlformats.org/officeDocument/2006/relationships/hyperlink" Target="https://www.javatpoint.com/html-option-tag" TargetMode="External"/><Relationship Id="rId96" Type="http://schemas.openxmlformats.org/officeDocument/2006/relationships/hyperlink" Target="https://www.javatpoint.com/html-pre-tag" TargetMode="External"/><Relationship Id="rId140" Type="http://schemas.openxmlformats.org/officeDocument/2006/relationships/image" Target="media/image14.png"/><Relationship Id="rId145" Type="http://schemas.openxmlformats.org/officeDocument/2006/relationships/image" Target="media/image19.png"/><Relationship Id="rId161" Type="http://schemas.openxmlformats.org/officeDocument/2006/relationships/image" Target="media/image35.png"/><Relationship Id="rId166" Type="http://schemas.openxmlformats.org/officeDocument/2006/relationships/image" Target="media/image40.png"/><Relationship Id="rId182" Type="http://schemas.openxmlformats.org/officeDocument/2006/relationships/image" Target="media/image56.jpeg"/><Relationship Id="rId187" Type="http://schemas.openxmlformats.org/officeDocument/2006/relationships/image" Target="media/image61.jpeg"/><Relationship Id="rId217"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212" Type="http://schemas.openxmlformats.org/officeDocument/2006/relationships/image" Target="media/image85.png"/><Relationship Id="rId23" Type="http://schemas.openxmlformats.org/officeDocument/2006/relationships/hyperlink" Target="https://www.javatpoint.com/html-audio" TargetMode="External"/><Relationship Id="rId28" Type="http://schemas.openxmlformats.org/officeDocument/2006/relationships/hyperlink" Target="https://www.javatpoint.com/html-bdo-tag" TargetMode="External"/><Relationship Id="rId49" Type="http://schemas.openxmlformats.org/officeDocument/2006/relationships/hyperlink" Target="https://www.javatpoint.com/html-div-tag" TargetMode="External"/><Relationship Id="rId114" Type="http://schemas.openxmlformats.org/officeDocument/2006/relationships/hyperlink" Target="https://www.javatpoint.com/html-summary-tag" TargetMode="External"/><Relationship Id="rId119" Type="http://schemas.openxmlformats.org/officeDocument/2006/relationships/hyperlink" Target="https://www.javatpoint.com/html-td-tag" TargetMode="External"/><Relationship Id="rId44" Type="http://schemas.openxmlformats.org/officeDocument/2006/relationships/hyperlink" Target="https://www.javatpoint.com/html-del-tag" TargetMode="External"/><Relationship Id="rId60" Type="http://schemas.openxmlformats.org/officeDocument/2006/relationships/hyperlink" Target="https://www.javatpoint.com/html-frame-tag" TargetMode="External"/><Relationship Id="rId65" Type="http://schemas.openxmlformats.org/officeDocument/2006/relationships/hyperlink" Target="https://www.javatpoint.com/html-hr-tag" TargetMode="External"/><Relationship Id="rId81" Type="http://schemas.openxmlformats.org/officeDocument/2006/relationships/hyperlink" Target="https://www.javatpoint.com/marquee-html" TargetMode="External"/><Relationship Id="rId86" Type="http://schemas.openxmlformats.org/officeDocument/2006/relationships/hyperlink" Target="https://www.javatpoint.com/html-noframes-tag" TargetMode="External"/><Relationship Id="rId130" Type="http://schemas.openxmlformats.org/officeDocument/2006/relationships/hyperlink" Target="https://www.javatpoint.com/html-u-tag" TargetMode="External"/><Relationship Id="rId135" Type="http://schemas.openxmlformats.org/officeDocument/2006/relationships/image" Target="media/image9.png"/><Relationship Id="rId151" Type="http://schemas.openxmlformats.org/officeDocument/2006/relationships/image" Target="media/image25.png"/><Relationship Id="rId156" Type="http://schemas.openxmlformats.org/officeDocument/2006/relationships/image" Target="media/image30.png"/><Relationship Id="rId177" Type="http://schemas.openxmlformats.org/officeDocument/2006/relationships/image" Target="media/image51.png"/><Relationship Id="rId198" Type="http://schemas.openxmlformats.org/officeDocument/2006/relationships/image" Target="media/image72.jpeg"/><Relationship Id="rId172" Type="http://schemas.openxmlformats.org/officeDocument/2006/relationships/image" Target="media/image46.png"/><Relationship Id="rId193" Type="http://schemas.openxmlformats.org/officeDocument/2006/relationships/image" Target="media/image67.jpeg"/><Relationship Id="rId202" Type="http://schemas.openxmlformats.org/officeDocument/2006/relationships/image" Target="media/image75.jpeg"/><Relationship Id="rId207" Type="http://schemas.openxmlformats.org/officeDocument/2006/relationships/image" Target="media/image80.png"/><Relationship Id="rId13" Type="http://schemas.openxmlformats.org/officeDocument/2006/relationships/hyperlink" Target="https://www.javatpoint.com/html-comments" TargetMode="External"/><Relationship Id="rId18" Type="http://schemas.openxmlformats.org/officeDocument/2006/relationships/hyperlink" Target="https://www.javatpoint.com/html-address-tag" TargetMode="External"/><Relationship Id="rId39" Type="http://schemas.openxmlformats.org/officeDocument/2006/relationships/hyperlink" Target="https://www.javatpoint.com/html-col-tag" TargetMode="External"/><Relationship Id="rId109" Type="http://schemas.openxmlformats.org/officeDocument/2006/relationships/hyperlink" Target="https://www.javatpoint.com/html-span-tag" TargetMode="External"/><Relationship Id="rId34" Type="http://schemas.openxmlformats.org/officeDocument/2006/relationships/hyperlink" Target="https://www.javatpoint.com/html-canvas" TargetMode="External"/><Relationship Id="rId50" Type="http://schemas.openxmlformats.org/officeDocument/2006/relationships/hyperlink" Target="https://www.javatpoint.com/html-description-list" TargetMode="External"/><Relationship Id="rId55" Type="http://schemas.openxmlformats.org/officeDocument/2006/relationships/hyperlink" Target="https://www.javatpoint.com/html-figcaption-tag" TargetMode="External"/><Relationship Id="rId76" Type="http://schemas.openxmlformats.org/officeDocument/2006/relationships/hyperlink" Target="https://www.javatpoint.com/html-lists" TargetMode="External"/><Relationship Id="rId97" Type="http://schemas.openxmlformats.org/officeDocument/2006/relationships/hyperlink" Target="https://www.javatpoint.com/html-progress-tag" TargetMode="External"/><Relationship Id="rId104" Type="http://schemas.openxmlformats.org/officeDocument/2006/relationships/hyperlink" Target="https://www.javatpoint.com/html-script-tag" TargetMode="External"/><Relationship Id="rId120" Type="http://schemas.openxmlformats.org/officeDocument/2006/relationships/hyperlink" Target="https://www.javatpoint.com/html-template-tag" TargetMode="External"/><Relationship Id="rId125" Type="http://schemas.openxmlformats.org/officeDocument/2006/relationships/hyperlink" Target="https://www.javatpoint.com/html-time-tag" TargetMode="External"/><Relationship Id="rId141" Type="http://schemas.openxmlformats.org/officeDocument/2006/relationships/image" Target="media/image15.png"/><Relationship Id="rId146" Type="http://schemas.openxmlformats.org/officeDocument/2006/relationships/image" Target="media/image20.png"/><Relationship Id="rId167" Type="http://schemas.openxmlformats.org/officeDocument/2006/relationships/image" Target="media/image41.png"/><Relationship Id="rId188" Type="http://schemas.openxmlformats.org/officeDocument/2006/relationships/image" Target="media/image62.jpeg"/><Relationship Id="rId7" Type="http://schemas.openxmlformats.org/officeDocument/2006/relationships/image" Target="media/image3.png"/><Relationship Id="rId71" Type="http://schemas.openxmlformats.org/officeDocument/2006/relationships/hyperlink" Target="https://www.javatpoint.com/html-ins-tag" TargetMode="External"/><Relationship Id="rId92" Type="http://schemas.openxmlformats.org/officeDocument/2006/relationships/hyperlink" Target="https://www.javatpoint.com/html-output-tag" TargetMode="External"/><Relationship Id="rId162" Type="http://schemas.openxmlformats.org/officeDocument/2006/relationships/image" Target="media/image36.png"/><Relationship Id="rId183" Type="http://schemas.openxmlformats.org/officeDocument/2006/relationships/image" Target="media/image57.jpeg"/><Relationship Id="rId213" Type="http://schemas.openxmlformats.org/officeDocument/2006/relationships/image" Target="media/image86.png"/><Relationship Id="rId21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javatpoint.com/html-big-tag" TargetMode="External"/><Relationship Id="rId24" Type="http://schemas.openxmlformats.org/officeDocument/2006/relationships/hyperlink" Target="https://www.javatpoint.com/html-bold-tag" TargetMode="External"/><Relationship Id="rId40" Type="http://schemas.openxmlformats.org/officeDocument/2006/relationships/hyperlink" Target="https://www.javatpoint.com/html-colgroup-tag" TargetMode="External"/><Relationship Id="rId45" Type="http://schemas.openxmlformats.org/officeDocument/2006/relationships/hyperlink" Target="https://www.javatpoint.com/html-details-tag" TargetMode="External"/><Relationship Id="rId66" Type="http://schemas.openxmlformats.org/officeDocument/2006/relationships/hyperlink" Target="https://www.javatpoint.com/html-html-tag" TargetMode="External"/><Relationship Id="rId87" Type="http://schemas.openxmlformats.org/officeDocument/2006/relationships/hyperlink" Target="https://www.javatpoint.com/html-noscript-tag" TargetMode="External"/><Relationship Id="rId110" Type="http://schemas.openxmlformats.org/officeDocument/2006/relationships/hyperlink" Target="https://www.javatpoint.com/html-strike-tag" TargetMode="External"/><Relationship Id="rId115" Type="http://schemas.openxmlformats.org/officeDocument/2006/relationships/hyperlink" Target="https://www.javatpoint.com/html-sup-tag" TargetMode="External"/><Relationship Id="rId131" Type="http://schemas.openxmlformats.org/officeDocument/2006/relationships/hyperlink" Target="https://www.javatpoint.com/html-unordered-list" TargetMode="External"/><Relationship Id="rId136" Type="http://schemas.openxmlformats.org/officeDocument/2006/relationships/image" Target="media/image10.png"/><Relationship Id="rId157" Type="http://schemas.openxmlformats.org/officeDocument/2006/relationships/image" Target="media/image31.png"/><Relationship Id="rId178" Type="http://schemas.openxmlformats.org/officeDocument/2006/relationships/image" Target="media/image52.png"/><Relationship Id="rId61" Type="http://schemas.openxmlformats.org/officeDocument/2006/relationships/hyperlink" Target="https://www.javatpoint.com/html-frameset-tag" TargetMode="External"/><Relationship Id="rId82" Type="http://schemas.openxmlformats.org/officeDocument/2006/relationships/hyperlink" Target="https://www.javatpoint.com/html-menu-tag" TargetMode="External"/><Relationship Id="rId152" Type="http://schemas.openxmlformats.org/officeDocument/2006/relationships/image" Target="media/image26.png"/><Relationship Id="rId173" Type="http://schemas.openxmlformats.org/officeDocument/2006/relationships/image" Target="media/image47.png"/><Relationship Id="rId194" Type="http://schemas.openxmlformats.org/officeDocument/2006/relationships/image" Target="media/image68.jpeg"/><Relationship Id="rId199" Type="http://schemas.openxmlformats.org/officeDocument/2006/relationships/hyperlink" Target="file:///D:/HTML/action.html?name=JavaTPoint&amp;pass=123" TargetMode="External"/><Relationship Id="rId203" Type="http://schemas.openxmlformats.org/officeDocument/2006/relationships/image" Target="media/image76.jpeg"/><Relationship Id="rId208" Type="http://schemas.openxmlformats.org/officeDocument/2006/relationships/image" Target="media/image81.png"/><Relationship Id="rId19" Type="http://schemas.openxmlformats.org/officeDocument/2006/relationships/hyperlink" Target="https://www.javatpoint.com/html-applet-tag" TargetMode="External"/><Relationship Id="rId14" Type="http://schemas.openxmlformats.org/officeDocument/2006/relationships/hyperlink" Target="https://www.javatpoint.com/doctype-html" TargetMode="External"/><Relationship Id="rId30" Type="http://schemas.openxmlformats.org/officeDocument/2006/relationships/hyperlink" Target="https://www.javatpoint.com/html-blockquote-tag" TargetMode="External"/><Relationship Id="rId35" Type="http://schemas.openxmlformats.org/officeDocument/2006/relationships/hyperlink" Target="https://www.javatpoint.com/html-caption-tag" TargetMode="External"/><Relationship Id="rId56" Type="http://schemas.openxmlformats.org/officeDocument/2006/relationships/hyperlink" Target="https://www.javatpoint.com/html-figure-tag" TargetMode="External"/><Relationship Id="rId77" Type="http://schemas.openxmlformats.org/officeDocument/2006/relationships/hyperlink" Target="https://www.javatpoint.com/html-link-tag" TargetMode="External"/><Relationship Id="rId100" Type="http://schemas.openxmlformats.org/officeDocument/2006/relationships/hyperlink" Target="https://www.javatpoint.com/html-rt-tag" TargetMode="External"/><Relationship Id="rId105" Type="http://schemas.openxmlformats.org/officeDocument/2006/relationships/hyperlink" Target="https://www.javatpoint.com/html-section-tag" TargetMode="External"/><Relationship Id="rId126" Type="http://schemas.openxmlformats.org/officeDocument/2006/relationships/hyperlink" Target="https://www.javatpoint.com/html-title" TargetMode="External"/><Relationship Id="rId147" Type="http://schemas.openxmlformats.org/officeDocument/2006/relationships/image" Target="media/image21.png"/><Relationship Id="rId16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hyperlink" Target="https://www.javatpoint.com/html-description-list" TargetMode="External"/><Relationship Id="rId72" Type="http://schemas.openxmlformats.org/officeDocument/2006/relationships/hyperlink" Target="https://www.javatpoint.com/html-isindex-tag" TargetMode="External"/><Relationship Id="rId93" Type="http://schemas.openxmlformats.org/officeDocument/2006/relationships/hyperlink" Target="https://www.javatpoint.com/html-paragraph" TargetMode="External"/><Relationship Id="rId98" Type="http://schemas.openxmlformats.org/officeDocument/2006/relationships/hyperlink" Target="https://www.javatpoint.com/html-quotes" TargetMode="External"/><Relationship Id="rId121" Type="http://schemas.openxmlformats.org/officeDocument/2006/relationships/hyperlink" Target="https://www.javatpoint.com/html-textarea" TargetMode="External"/><Relationship Id="rId142" Type="http://schemas.openxmlformats.org/officeDocument/2006/relationships/image" Target="media/image16.png"/><Relationship Id="rId163" Type="http://schemas.openxmlformats.org/officeDocument/2006/relationships/image" Target="media/image37.jpeg"/><Relationship Id="rId184" Type="http://schemas.openxmlformats.org/officeDocument/2006/relationships/image" Target="media/image58.jpeg"/><Relationship Id="rId189" Type="http://schemas.openxmlformats.org/officeDocument/2006/relationships/image" Target="media/image63.jpeg"/><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image" Target="media/image87.png"/><Relationship Id="rId25" Type="http://schemas.openxmlformats.org/officeDocument/2006/relationships/hyperlink" Target="https://www.javatpoint.com/html-base-tag" TargetMode="External"/><Relationship Id="rId46" Type="http://schemas.openxmlformats.org/officeDocument/2006/relationships/hyperlink" Target="https://www.javatpoint.com/html-dfn-tag" TargetMode="External"/><Relationship Id="rId67" Type="http://schemas.openxmlformats.org/officeDocument/2006/relationships/hyperlink" Target="https://www.javatpoint.com/html-i-tag" TargetMode="External"/><Relationship Id="rId116" Type="http://schemas.openxmlformats.org/officeDocument/2006/relationships/hyperlink" Target="https://www.javatpoint.com/html-svg" TargetMode="External"/><Relationship Id="rId137" Type="http://schemas.openxmlformats.org/officeDocument/2006/relationships/image" Target="media/image11.png"/><Relationship Id="rId158" Type="http://schemas.openxmlformats.org/officeDocument/2006/relationships/image" Target="media/image32.png"/><Relationship Id="rId20" Type="http://schemas.openxmlformats.org/officeDocument/2006/relationships/hyperlink" Target="https://www.javatpoint.com/html-area-tag" TargetMode="External"/><Relationship Id="rId41" Type="http://schemas.openxmlformats.org/officeDocument/2006/relationships/hyperlink" Target="https://www.javatpoint.com/html-data-tag" TargetMode="External"/><Relationship Id="rId62" Type="http://schemas.openxmlformats.org/officeDocument/2006/relationships/hyperlink" Target="https://www.javatpoint.com/html-heading" TargetMode="External"/><Relationship Id="rId83" Type="http://schemas.openxmlformats.org/officeDocument/2006/relationships/hyperlink" Target="https://www.javatpoint.com/html-meta-tag" TargetMode="External"/><Relationship Id="rId88" Type="http://schemas.openxmlformats.org/officeDocument/2006/relationships/hyperlink" Target="https://www.javatpoint.com/html-object-tag" TargetMode="External"/><Relationship Id="rId111" Type="http://schemas.openxmlformats.org/officeDocument/2006/relationships/hyperlink" Target="https://www.javatpoint.com/html-strong-tag" TargetMode="External"/><Relationship Id="rId132" Type="http://schemas.openxmlformats.org/officeDocument/2006/relationships/hyperlink" Target="https://www.javatpoint.com/html-var-list" TargetMode="External"/><Relationship Id="rId153" Type="http://schemas.openxmlformats.org/officeDocument/2006/relationships/image" Target="media/image27.png"/><Relationship Id="rId174" Type="http://schemas.openxmlformats.org/officeDocument/2006/relationships/image" Target="media/image48.png"/><Relationship Id="rId179" Type="http://schemas.openxmlformats.org/officeDocument/2006/relationships/image" Target="media/image53.png"/><Relationship Id="rId195" Type="http://schemas.openxmlformats.org/officeDocument/2006/relationships/image" Target="media/image69.jpeg"/><Relationship Id="rId209" Type="http://schemas.openxmlformats.org/officeDocument/2006/relationships/image" Target="media/image82.png"/><Relationship Id="rId190" Type="http://schemas.openxmlformats.org/officeDocument/2006/relationships/image" Target="media/image64.jpeg"/><Relationship Id="rId204" Type="http://schemas.openxmlformats.org/officeDocument/2006/relationships/image" Target="media/image77.jpeg"/><Relationship Id="rId15" Type="http://schemas.openxmlformats.org/officeDocument/2006/relationships/hyperlink" Target="https://www.javatpoint.com/html-anchor" TargetMode="External"/><Relationship Id="rId36" Type="http://schemas.openxmlformats.org/officeDocument/2006/relationships/hyperlink" Target="https://www.javatpoint.com/html-center-tag" TargetMode="External"/><Relationship Id="rId57" Type="http://schemas.openxmlformats.org/officeDocument/2006/relationships/hyperlink" Target="https://www.javatpoint.com/html-font-tag" TargetMode="External"/><Relationship Id="rId106" Type="http://schemas.openxmlformats.org/officeDocument/2006/relationships/hyperlink" Target="https://www.javatpoint.com/html-select-tag" TargetMode="External"/><Relationship Id="rId127" Type="http://schemas.openxmlformats.org/officeDocument/2006/relationships/hyperlink" Target="https://www.javatpoint.com/html-tr-tag" TargetMode="External"/><Relationship Id="rId10" Type="http://schemas.openxmlformats.org/officeDocument/2006/relationships/image" Target="media/image6.png"/><Relationship Id="rId31" Type="http://schemas.openxmlformats.org/officeDocument/2006/relationships/hyperlink" Target="https://www.javatpoint.com/html-body-tag" TargetMode="External"/><Relationship Id="rId52" Type="http://schemas.openxmlformats.org/officeDocument/2006/relationships/hyperlink" Target="https://www.javatpoint.com/html-em-tag" TargetMode="External"/><Relationship Id="rId73" Type="http://schemas.openxmlformats.org/officeDocument/2006/relationships/hyperlink" Target="https://www.javatpoint.com/html-kbd-tag" TargetMode="External"/><Relationship Id="rId78" Type="http://schemas.openxmlformats.org/officeDocument/2006/relationships/hyperlink" Target="https://www.javatpoint.com/html-main-tag" TargetMode="External"/><Relationship Id="rId94" Type="http://schemas.openxmlformats.org/officeDocument/2006/relationships/hyperlink" Target="https://www.javatpoint.com/html-param-tag" TargetMode="External"/><Relationship Id="rId99" Type="http://schemas.openxmlformats.org/officeDocument/2006/relationships/hyperlink" Target="https://www.javatpoint.com/html-rp-tag" TargetMode="External"/><Relationship Id="rId101" Type="http://schemas.openxmlformats.org/officeDocument/2006/relationships/hyperlink" Target="https://www.javatpoint.com/html-ruby-tag" TargetMode="External"/><Relationship Id="rId122" Type="http://schemas.openxmlformats.org/officeDocument/2006/relationships/hyperlink" Target="https://www.javatpoint.com/html-tfoot-tag" TargetMode="External"/><Relationship Id="rId143" Type="http://schemas.openxmlformats.org/officeDocument/2006/relationships/image" Target="media/image17.png"/><Relationship Id="rId148" Type="http://schemas.openxmlformats.org/officeDocument/2006/relationships/image" Target="media/image22.png"/><Relationship Id="rId164" Type="http://schemas.openxmlformats.org/officeDocument/2006/relationships/image" Target="media/image38.png"/><Relationship Id="rId169" Type="http://schemas.openxmlformats.org/officeDocument/2006/relationships/image" Target="media/image43.png"/><Relationship Id="rId185"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54.jpeg"/><Relationship Id="rId210" Type="http://schemas.openxmlformats.org/officeDocument/2006/relationships/image" Target="media/image83.png"/><Relationship Id="rId215" Type="http://schemas.openxmlformats.org/officeDocument/2006/relationships/image" Target="media/image88.png"/><Relationship Id="rId26" Type="http://schemas.openxmlformats.org/officeDocument/2006/relationships/hyperlink" Target="https://www.javatpoint.com/html-basefont-tag" TargetMode="External"/><Relationship Id="rId47" Type="http://schemas.openxmlformats.org/officeDocument/2006/relationships/hyperlink" Target="https://www.javatpoint.com/html-dialog-tag" TargetMode="External"/><Relationship Id="rId68" Type="http://schemas.openxmlformats.org/officeDocument/2006/relationships/hyperlink" Target="https://www.javatpoint.com/html-iframes" TargetMode="External"/><Relationship Id="rId89" Type="http://schemas.openxmlformats.org/officeDocument/2006/relationships/hyperlink" Target="https://www.javatpoint.com/html-ordered-list" TargetMode="External"/><Relationship Id="rId112" Type="http://schemas.openxmlformats.org/officeDocument/2006/relationships/hyperlink" Target="https://www.javatpoint.com/html-style" TargetMode="External"/><Relationship Id="rId133" Type="http://schemas.openxmlformats.org/officeDocument/2006/relationships/hyperlink" Target="https://www.javatpoint.com/html-video" TargetMode="External"/><Relationship Id="rId154" Type="http://schemas.openxmlformats.org/officeDocument/2006/relationships/image" Target="media/image28.png"/><Relationship Id="rId175" Type="http://schemas.openxmlformats.org/officeDocument/2006/relationships/image" Target="media/image49.png"/><Relationship Id="rId196" Type="http://schemas.openxmlformats.org/officeDocument/2006/relationships/image" Target="media/image70.jpeg"/><Relationship Id="rId200" Type="http://schemas.openxmlformats.org/officeDocument/2006/relationships/image" Target="media/image73.jpeg"/><Relationship Id="rId16" Type="http://schemas.openxmlformats.org/officeDocument/2006/relationships/hyperlink" Target="https://www.javatpoint.com/html-abbr-tag" TargetMode="External"/><Relationship Id="rId37" Type="http://schemas.openxmlformats.org/officeDocument/2006/relationships/hyperlink" Target="https://www.javatpoint.com/html-cite-tag" TargetMode="External"/><Relationship Id="rId58" Type="http://schemas.openxmlformats.org/officeDocument/2006/relationships/hyperlink" Target="https://www.javatpoint.com/html-footer-tag" TargetMode="External"/><Relationship Id="rId79" Type="http://schemas.openxmlformats.org/officeDocument/2006/relationships/hyperlink" Target="https://www.javatpoint.com/html-map-tag" TargetMode="External"/><Relationship Id="rId102" Type="http://schemas.openxmlformats.org/officeDocument/2006/relationships/hyperlink" Target="https://www.javatpoint.com/html-s-tag" TargetMode="External"/><Relationship Id="rId123" Type="http://schemas.openxmlformats.org/officeDocument/2006/relationships/hyperlink" Target="https://www.javatpoint.com/html-th-tag" TargetMode="External"/><Relationship Id="rId14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235</Pages>
  <Words>25351</Words>
  <Characters>144501</Characters>
  <Application>Microsoft Office Word</Application>
  <DocSecurity>0</DocSecurity>
  <Lines>1204</Lines>
  <Paragraphs>339</Paragraphs>
  <ScaleCrop>false</ScaleCrop>
  <Company/>
  <LinksUpToDate>false</LinksUpToDate>
  <CharactersWithSpaces>169513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776</cp:revision>
  <dcterms:created xsi:type="dcterms:W3CDTF">2023-08-28T17:38:00Z</dcterms:created>
  <dcterms:modified xsi:type="dcterms:W3CDTF">2023-09-02T08:25:00Z</dcterms:modified>
</cp:coreProperties>
</file>